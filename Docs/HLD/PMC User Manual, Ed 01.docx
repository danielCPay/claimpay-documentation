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13003" w14:textId="0AFD357E" w:rsidR="009C45BC" w:rsidRPr="005315C9" w:rsidRDefault="009C45BC" w:rsidP="009B6AFC">
      <w:pPr>
        <w:pStyle w:val="DBN"/>
      </w:pPr>
      <w:bookmarkStart w:id="0" w:name="_Hlk125557424"/>
      <w:bookmarkEnd w:id="0"/>
    </w:p>
    <w:p w14:paraId="7FDBB595" w14:textId="77777777" w:rsidR="009C45BC" w:rsidRPr="005315C9" w:rsidRDefault="009C45BC" w:rsidP="00CE5005"/>
    <w:p w14:paraId="2AD214CF" w14:textId="77777777" w:rsidR="009C45BC" w:rsidRPr="005315C9" w:rsidRDefault="009C45BC" w:rsidP="00CE5005"/>
    <w:p w14:paraId="042AF622" w14:textId="77777777" w:rsidR="004E63A2" w:rsidRPr="005315C9" w:rsidRDefault="004E63A2" w:rsidP="00CE5005"/>
    <w:p w14:paraId="7F312E2B" w14:textId="77777777" w:rsidR="004E63A2" w:rsidRPr="005315C9" w:rsidRDefault="004E63A2" w:rsidP="00CE5005"/>
    <w:p w14:paraId="1CC53430" w14:textId="77777777" w:rsidR="004E63A2" w:rsidRPr="005315C9" w:rsidRDefault="004E63A2" w:rsidP="00CE5005"/>
    <w:p w14:paraId="546FE5FC" w14:textId="77777777" w:rsidR="004E63A2" w:rsidRPr="005315C9" w:rsidRDefault="004E63A2" w:rsidP="00CE5005"/>
    <w:p w14:paraId="58751074" w14:textId="77777777" w:rsidR="009C45BC" w:rsidRPr="005315C9" w:rsidRDefault="009C45BC" w:rsidP="00CE5005">
      <w:pPr>
        <w:rPr>
          <w:sz w:val="32"/>
        </w:rPr>
      </w:pPr>
    </w:p>
    <w:p w14:paraId="1E052861" w14:textId="6F1E99B9" w:rsidR="00CF3A5D" w:rsidRPr="005315C9" w:rsidRDefault="00083199" w:rsidP="00CF3A5D">
      <w:pPr>
        <w:jc w:val="center"/>
        <w:rPr>
          <w:b/>
          <w:color w:val="1F497D"/>
          <w:sz w:val="32"/>
        </w:rPr>
      </w:pPr>
      <w:r w:rsidRPr="005315C9">
        <w:rPr>
          <w:b/>
          <w:color w:val="1F497D"/>
          <w:sz w:val="32"/>
        </w:rPr>
        <w:t>PMC</w:t>
      </w:r>
    </w:p>
    <w:p w14:paraId="46EADCD7" w14:textId="77777777" w:rsidR="009C45BC" w:rsidRPr="005315C9" w:rsidRDefault="009C45BC" w:rsidP="00CE5005">
      <w:pPr>
        <w:jc w:val="center"/>
        <w:rPr>
          <w:b/>
          <w:color w:val="1F497D"/>
          <w:sz w:val="32"/>
        </w:rPr>
      </w:pPr>
    </w:p>
    <w:p w14:paraId="3B270883" w14:textId="77777777" w:rsidR="009C45BC" w:rsidRPr="005315C9" w:rsidRDefault="009C45BC" w:rsidP="00CE5005">
      <w:pPr>
        <w:jc w:val="center"/>
        <w:rPr>
          <w:b/>
          <w:color w:val="1F497D"/>
          <w:sz w:val="32"/>
        </w:rPr>
      </w:pPr>
    </w:p>
    <w:p w14:paraId="040A0634" w14:textId="7DEAAE2B" w:rsidR="003270E1" w:rsidRPr="005315C9" w:rsidRDefault="00083199" w:rsidP="00083199">
      <w:pPr>
        <w:jc w:val="center"/>
        <w:rPr>
          <w:b/>
          <w:color w:val="1F497D"/>
          <w:sz w:val="32"/>
        </w:rPr>
      </w:pPr>
      <w:r w:rsidRPr="005315C9">
        <w:rPr>
          <w:b/>
          <w:bCs/>
          <w:color w:val="1F497D"/>
          <w:sz w:val="32"/>
        </w:rPr>
        <w:t>User manual</w:t>
      </w:r>
      <w:r w:rsidR="00690540" w:rsidRPr="005315C9">
        <w:rPr>
          <w:b/>
          <w:color w:val="1F497D"/>
          <w:sz w:val="32"/>
        </w:rPr>
        <w:t xml:space="preserve"> </w:t>
      </w:r>
    </w:p>
    <w:p w14:paraId="2FC47FCC" w14:textId="77777777" w:rsidR="009C45BC" w:rsidRPr="005315C9" w:rsidRDefault="009C45BC" w:rsidP="00CE5005">
      <w:pPr>
        <w:jc w:val="center"/>
        <w:rPr>
          <w:b/>
          <w:color w:val="1F497D"/>
        </w:rPr>
      </w:pPr>
    </w:p>
    <w:p w14:paraId="2067946C" w14:textId="77777777" w:rsidR="009C45BC" w:rsidRPr="005315C9" w:rsidRDefault="009C45BC" w:rsidP="00CE5005">
      <w:pPr>
        <w:jc w:val="center"/>
        <w:rPr>
          <w:b/>
          <w:color w:val="1F497D"/>
        </w:rPr>
      </w:pPr>
    </w:p>
    <w:p w14:paraId="40B5A882" w14:textId="77777777" w:rsidR="009C45BC" w:rsidRPr="005315C9" w:rsidRDefault="009C45BC" w:rsidP="00CE5005">
      <w:pPr>
        <w:jc w:val="center"/>
        <w:rPr>
          <w:b/>
          <w:color w:val="1F497D"/>
        </w:rPr>
      </w:pPr>
    </w:p>
    <w:p w14:paraId="140E62B0" w14:textId="77777777" w:rsidR="009C45BC" w:rsidRPr="005315C9" w:rsidRDefault="009C45BC" w:rsidP="00CE5005">
      <w:pPr>
        <w:jc w:val="center"/>
        <w:rPr>
          <w:b/>
          <w:color w:val="1F497D"/>
        </w:rPr>
      </w:pPr>
    </w:p>
    <w:p w14:paraId="06ECBD27" w14:textId="77777777" w:rsidR="009C45BC" w:rsidRPr="005315C9" w:rsidRDefault="009C45BC" w:rsidP="00CE5005">
      <w:pPr>
        <w:jc w:val="center"/>
        <w:rPr>
          <w:b/>
          <w:color w:val="1F497D"/>
        </w:rPr>
      </w:pPr>
    </w:p>
    <w:p w14:paraId="43213205" w14:textId="77777777" w:rsidR="009C45BC" w:rsidRPr="005315C9" w:rsidRDefault="009C45BC" w:rsidP="00CE5005">
      <w:pPr>
        <w:jc w:val="center"/>
        <w:rPr>
          <w:b/>
          <w:color w:val="1F497D"/>
        </w:rPr>
      </w:pPr>
    </w:p>
    <w:p w14:paraId="6B88D423" w14:textId="77777777" w:rsidR="009C45BC" w:rsidRPr="005315C9" w:rsidRDefault="009C45BC" w:rsidP="00CE5005">
      <w:pPr>
        <w:jc w:val="center"/>
        <w:rPr>
          <w:b/>
          <w:color w:val="1F497D"/>
        </w:rPr>
      </w:pPr>
    </w:p>
    <w:p w14:paraId="7B3F3940" w14:textId="77777777" w:rsidR="009C45BC" w:rsidRPr="005315C9" w:rsidRDefault="009C45BC" w:rsidP="00CE5005">
      <w:pPr>
        <w:jc w:val="center"/>
        <w:rPr>
          <w:b/>
          <w:color w:val="1F497D"/>
        </w:rPr>
      </w:pPr>
    </w:p>
    <w:p w14:paraId="438433E0" w14:textId="77777777" w:rsidR="009C45BC" w:rsidRPr="005315C9" w:rsidRDefault="009C45BC" w:rsidP="00CE5005">
      <w:pPr>
        <w:pStyle w:val="Tekstpodstawowy"/>
        <w:jc w:val="center"/>
        <w:rPr>
          <w:b/>
          <w:color w:val="1F497D"/>
        </w:rPr>
      </w:pPr>
      <w:r w:rsidRPr="005315C9">
        <w:rPr>
          <w:b/>
          <w:color w:val="1F497D"/>
        </w:rPr>
        <w:t>DOT Systems Sp. z o.o.</w:t>
      </w:r>
    </w:p>
    <w:p w14:paraId="41C6FA4E" w14:textId="2EDBB9C2" w:rsidR="009C45BC" w:rsidRPr="005315C9" w:rsidRDefault="002F38A1" w:rsidP="00CE5005">
      <w:pPr>
        <w:pStyle w:val="Tekstpodstawowy"/>
        <w:jc w:val="center"/>
        <w:rPr>
          <w:b/>
        </w:rPr>
      </w:pPr>
      <w:r w:rsidRPr="005315C9">
        <w:rPr>
          <w:b/>
          <w:color w:val="1F497D"/>
        </w:rPr>
        <w:t xml:space="preserve">Ed </w:t>
      </w:r>
      <w:r w:rsidR="003304DB" w:rsidRPr="005315C9">
        <w:rPr>
          <w:b/>
          <w:color w:val="1F497D"/>
        </w:rPr>
        <w:t>0</w:t>
      </w:r>
      <w:r w:rsidR="003013DE">
        <w:rPr>
          <w:b/>
          <w:color w:val="1F497D"/>
        </w:rPr>
        <w:t>1</w:t>
      </w:r>
      <w:r w:rsidR="00FC6FEA" w:rsidRPr="005315C9">
        <w:rPr>
          <w:b/>
          <w:color w:val="1F497D"/>
        </w:rPr>
        <w:t xml:space="preserve"> </w:t>
      </w:r>
      <w:r w:rsidR="009C45BC" w:rsidRPr="005315C9">
        <w:rPr>
          <w:b/>
        </w:rPr>
        <w:br w:type="page"/>
      </w:r>
      <w:r w:rsidR="005315C9" w:rsidRPr="005315C9">
        <w:rPr>
          <w:b/>
        </w:rPr>
        <w:lastRenderedPageBreak/>
        <w:t>Table of Contents</w:t>
      </w:r>
    </w:p>
    <w:p w14:paraId="097D6BB0" w14:textId="77777777" w:rsidR="009C45BC" w:rsidRPr="005315C9" w:rsidRDefault="009C45BC" w:rsidP="00CE5005">
      <w:pPr>
        <w:pStyle w:val="Tekstpodstawowy"/>
      </w:pPr>
    </w:p>
    <w:bookmarkStart w:id="1" w:name="_Ref285203658"/>
    <w:bookmarkStart w:id="2" w:name="_Toc285228403"/>
    <w:p w14:paraId="3E385C65" w14:textId="1DC567AE" w:rsidR="002603AB" w:rsidRDefault="000E418C">
      <w:pPr>
        <w:pStyle w:val="Spistreci1"/>
        <w:rPr>
          <w:rFonts w:eastAsiaTheme="minorEastAsia" w:cstheme="minorBidi"/>
          <w:b w:val="0"/>
          <w:bCs w:val="0"/>
          <w:caps w:val="0"/>
          <w:szCs w:val="22"/>
          <w:lang w:val="pl-PL" w:eastAsia="pl-PL"/>
        </w:rPr>
      </w:pPr>
      <w:r w:rsidRPr="005315C9">
        <w:rPr>
          <w:sz w:val="32"/>
        </w:rPr>
        <w:fldChar w:fldCharType="begin"/>
      </w:r>
      <w:r w:rsidRPr="005315C9">
        <w:rPr>
          <w:sz w:val="32"/>
        </w:rPr>
        <w:instrText xml:space="preserve"> TOC \o "1-4" </w:instrText>
      </w:r>
      <w:r w:rsidRPr="005315C9">
        <w:rPr>
          <w:sz w:val="32"/>
        </w:rPr>
        <w:fldChar w:fldCharType="separate"/>
      </w:r>
      <w:r w:rsidR="002603AB">
        <w:t>1.</w:t>
      </w:r>
      <w:r w:rsidR="002603AB">
        <w:rPr>
          <w:rFonts w:eastAsiaTheme="minorEastAsia" w:cstheme="minorBidi"/>
          <w:b w:val="0"/>
          <w:bCs w:val="0"/>
          <w:caps w:val="0"/>
          <w:szCs w:val="22"/>
          <w:lang w:val="pl-PL" w:eastAsia="pl-PL"/>
        </w:rPr>
        <w:tab/>
      </w:r>
      <w:r w:rsidR="002603AB">
        <w:t>Email templates</w:t>
      </w:r>
      <w:r w:rsidR="002603AB">
        <w:tab/>
      </w:r>
      <w:r w:rsidR="002603AB">
        <w:fldChar w:fldCharType="begin"/>
      </w:r>
      <w:r w:rsidR="002603AB">
        <w:instrText xml:space="preserve"> PAGEREF _Toc130299597 \h </w:instrText>
      </w:r>
      <w:r w:rsidR="002603AB">
        <w:fldChar w:fldCharType="separate"/>
      </w:r>
      <w:r w:rsidR="002603AB">
        <w:t>14</w:t>
      </w:r>
      <w:r w:rsidR="002603AB">
        <w:fldChar w:fldCharType="end"/>
      </w:r>
    </w:p>
    <w:p w14:paraId="133D5281" w14:textId="64BF29F7" w:rsidR="002603AB" w:rsidRDefault="002603AB">
      <w:pPr>
        <w:pStyle w:val="Spistreci1"/>
        <w:rPr>
          <w:rFonts w:eastAsiaTheme="minorEastAsia" w:cstheme="minorBidi"/>
          <w:b w:val="0"/>
          <w:bCs w:val="0"/>
          <w:caps w:val="0"/>
          <w:szCs w:val="22"/>
          <w:lang w:val="pl-PL" w:eastAsia="pl-PL"/>
        </w:rPr>
      </w:pPr>
      <w:r>
        <w:t>2.</w:t>
      </w:r>
      <w:r>
        <w:rPr>
          <w:rFonts w:eastAsiaTheme="minorEastAsia" w:cstheme="minorBidi"/>
          <w:b w:val="0"/>
          <w:bCs w:val="0"/>
          <w:caps w:val="0"/>
          <w:szCs w:val="22"/>
          <w:lang w:val="pl-PL" w:eastAsia="pl-PL"/>
        </w:rPr>
        <w:tab/>
      </w:r>
      <w:r>
        <w:t>Support for dynamic Email Templates in the PMC Email Client</w:t>
      </w:r>
      <w:r>
        <w:tab/>
      </w:r>
      <w:r>
        <w:fldChar w:fldCharType="begin"/>
      </w:r>
      <w:r>
        <w:instrText xml:space="preserve"> PAGEREF _Toc130299598 \h </w:instrText>
      </w:r>
      <w:r>
        <w:fldChar w:fldCharType="separate"/>
      </w:r>
      <w:r>
        <w:t>16</w:t>
      </w:r>
      <w:r>
        <w:fldChar w:fldCharType="end"/>
      </w:r>
    </w:p>
    <w:p w14:paraId="3292E11A" w14:textId="3F3017FF" w:rsidR="002603AB" w:rsidRDefault="002603AB">
      <w:pPr>
        <w:pStyle w:val="Spistreci1"/>
        <w:rPr>
          <w:rFonts w:eastAsiaTheme="minorEastAsia" w:cstheme="minorBidi"/>
          <w:b w:val="0"/>
          <w:bCs w:val="0"/>
          <w:caps w:val="0"/>
          <w:szCs w:val="22"/>
          <w:lang w:val="pl-PL" w:eastAsia="pl-PL"/>
        </w:rPr>
      </w:pPr>
      <w:r>
        <w:t>3.</w:t>
      </w:r>
      <w:r>
        <w:rPr>
          <w:rFonts w:eastAsiaTheme="minorEastAsia" w:cstheme="minorBidi"/>
          <w:b w:val="0"/>
          <w:bCs w:val="0"/>
          <w:caps w:val="0"/>
          <w:szCs w:val="22"/>
          <w:lang w:val="pl-PL" w:eastAsia="pl-PL"/>
        </w:rPr>
        <w:tab/>
      </w:r>
      <w:r>
        <w:t>Document Types</w:t>
      </w:r>
      <w:r>
        <w:tab/>
      </w:r>
      <w:r>
        <w:fldChar w:fldCharType="begin"/>
      </w:r>
      <w:r>
        <w:instrText xml:space="preserve"> PAGEREF _Toc130299599 \h </w:instrText>
      </w:r>
      <w:r>
        <w:fldChar w:fldCharType="separate"/>
      </w:r>
      <w:r>
        <w:t>19</w:t>
      </w:r>
      <w:r>
        <w:fldChar w:fldCharType="end"/>
      </w:r>
    </w:p>
    <w:p w14:paraId="47D26BCD" w14:textId="64350B07" w:rsidR="002603AB" w:rsidRDefault="002603AB">
      <w:pPr>
        <w:pStyle w:val="Spistreci1"/>
        <w:rPr>
          <w:rFonts w:eastAsiaTheme="minorEastAsia" w:cstheme="minorBidi"/>
          <w:b w:val="0"/>
          <w:bCs w:val="0"/>
          <w:caps w:val="0"/>
          <w:szCs w:val="22"/>
          <w:lang w:val="pl-PL" w:eastAsia="pl-PL"/>
        </w:rPr>
      </w:pPr>
      <w:r>
        <w:t>4.</w:t>
      </w:r>
      <w:r>
        <w:rPr>
          <w:rFonts w:eastAsiaTheme="minorEastAsia" w:cstheme="minorBidi"/>
          <w:b w:val="0"/>
          <w:bCs w:val="0"/>
          <w:caps w:val="0"/>
          <w:szCs w:val="22"/>
          <w:lang w:val="pl-PL" w:eastAsia="pl-PL"/>
        </w:rPr>
        <w:tab/>
      </w:r>
      <w:r>
        <w:t>Document templates</w:t>
      </w:r>
      <w:r>
        <w:tab/>
      </w:r>
      <w:r>
        <w:fldChar w:fldCharType="begin"/>
      </w:r>
      <w:r>
        <w:instrText xml:space="preserve"> PAGEREF _Toc130299600 \h </w:instrText>
      </w:r>
      <w:r>
        <w:fldChar w:fldCharType="separate"/>
      </w:r>
      <w:r>
        <w:t>22</w:t>
      </w:r>
      <w:r>
        <w:fldChar w:fldCharType="end"/>
      </w:r>
    </w:p>
    <w:p w14:paraId="6E7E6AA4" w14:textId="4D5D6AA8" w:rsidR="002603AB" w:rsidRDefault="002603AB">
      <w:pPr>
        <w:pStyle w:val="Spistreci1"/>
        <w:rPr>
          <w:rFonts w:eastAsiaTheme="minorEastAsia" w:cstheme="minorBidi"/>
          <w:b w:val="0"/>
          <w:bCs w:val="0"/>
          <w:caps w:val="0"/>
          <w:szCs w:val="22"/>
          <w:lang w:val="pl-PL" w:eastAsia="pl-PL"/>
        </w:rPr>
      </w:pPr>
      <w:r>
        <w:t>5.</w:t>
      </w:r>
      <w:r>
        <w:rPr>
          <w:rFonts w:eastAsiaTheme="minorEastAsia" w:cstheme="minorBidi"/>
          <w:b w:val="0"/>
          <w:bCs w:val="0"/>
          <w:caps w:val="0"/>
          <w:szCs w:val="22"/>
          <w:lang w:val="pl-PL" w:eastAsia="pl-PL"/>
        </w:rPr>
        <w:tab/>
      </w:r>
      <w:r>
        <w:t>Document packages</w:t>
      </w:r>
      <w:r>
        <w:tab/>
      </w:r>
      <w:r>
        <w:fldChar w:fldCharType="begin"/>
      </w:r>
      <w:r>
        <w:instrText xml:space="preserve"> PAGEREF _Toc130299601 \h </w:instrText>
      </w:r>
      <w:r>
        <w:fldChar w:fldCharType="separate"/>
      </w:r>
      <w:r>
        <w:t>24</w:t>
      </w:r>
      <w:r>
        <w:fldChar w:fldCharType="end"/>
      </w:r>
    </w:p>
    <w:p w14:paraId="02CE0740" w14:textId="306C0B0E" w:rsidR="002603AB" w:rsidRDefault="002603AB">
      <w:pPr>
        <w:pStyle w:val="Spistreci1"/>
        <w:rPr>
          <w:rFonts w:eastAsiaTheme="minorEastAsia" w:cstheme="minorBidi"/>
          <w:b w:val="0"/>
          <w:bCs w:val="0"/>
          <w:caps w:val="0"/>
          <w:szCs w:val="22"/>
          <w:lang w:val="pl-PL" w:eastAsia="pl-PL"/>
        </w:rPr>
      </w:pPr>
      <w:r>
        <w:t>6.</w:t>
      </w:r>
      <w:r>
        <w:rPr>
          <w:rFonts w:eastAsiaTheme="minorEastAsia" w:cstheme="minorBidi"/>
          <w:b w:val="0"/>
          <w:bCs w:val="0"/>
          <w:caps w:val="0"/>
          <w:szCs w:val="22"/>
          <w:lang w:val="pl-PL" w:eastAsia="pl-PL"/>
        </w:rPr>
        <w:tab/>
      </w:r>
      <w:r>
        <w:t>Condition syntax</w:t>
      </w:r>
      <w:r>
        <w:tab/>
      </w:r>
      <w:r>
        <w:fldChar w:fldCharType="begin"/>
      </w:r>
      <w:r>
        <w:instrText xml:space="preserve"> PAGEREF _Toc130299602 \h </w:instrText>
      </w:r>
      <w:r>
        <w:fldChar w:fldCharType="separate"/>
      </w:r>
      <w:r>
        <w:t>28</w:t>
      </w:r>
      <w:r>
        <w:fldChar w:fldCharType="end"/>
      </w:r>
    </w:p>
    <w:p w14:paraId="34F8C47E" w14:textId="4FDE1860" w:rsidR="002603AB" w:rsidRDefault="002603AB">
      <w:pPr>
        <w:pStyle w:val="Spistreci1"/>
        <w:rPr>
          <w:rFonts w:eastAsiaTheme="minorEastAsia" w:cstheme="minorBidi"/>
          <w:b w:val="0"/>
          <w:bCs w:val="0"/>
          <w:caps w:val="0"/>
          <w:szCs w:val="22"/>
          <w:lang w:val="pl-PL" w:eastAsia="pl-PL"/>
        </w:rPr>
      </w:pPr>
      <w:r>
        <w:t>7.</w:t>
      </w:r>
      <w:r>
        <w:rPr>
          <w:rFonts w:eastAsiaTheme="minorEastAsia" w:cstheme="minorBidi"/>
          <w:b w:val="0"/>
          <w:bCs w:val="0"/>
          <w:caps w:val="0"/>
          <w:szCs w:val="22"/>
          <w:lang w:val="pl-PL" w:eastAsia="pl-PL"/>
        </w:rPr>
        <w:tab/>
      </w:r>
      <w:r>
        <w:t>Inserting a signature into a document</w:t>
      </w:r>
      <w:r>
        <w:tab/>
      </w:r>
      <w:r>
        <w:fldChar w:fldCharType="begin"/>
      </w:r>
      <w:r>
        <w:instrText xml:space="preserve"> PAGEREF _Toc130299603 \h </w:instrText>
      </w:r>
      <w:r>
        <w:fldChar w:fldCharType="separate"/>
      </w:r>
      <w:r>
        <w:t>30</w:t>
      </w:r>
      <w:r>
        <w:fldChar w:fldCharType="end"/>
      </w:r>
    </w:p>
    <w:p w14:paraId="4696EFFD" w14:textId="3BFA93A2" w:rsidR="002603AB" w:rsidRDefault="002603AB">
      <w:pPr>
        <w:pStyle w:val="Spistreci1"/>
        <w:rPr>
          <w:rFonts w:eastAsiaTheme="minorEastAsia" w:cstheme="minorBidi"/>
          <w:b w:val="0"/>
          <w:bCs w:val="0"/>
          <w:caps w:val="0"/>
          <w:szCs w:val="22"/>
          <w:lang w:val="pl-PL" w:eastAsia="pl-PL"/>
        </w:rPr>
      </w:pPr>
      <w:r>
        <w:t>8.</w:t>
      </w:r>
      <w:r>
        <w:rPr>
          <w:rFonts w:eastAsiaTheme="minorEastAsia" w:cstheme="minorBidi"/>
          <w:b w:val="0"/>
          <w:bCs w:val="0"/>
          <w:caps w:val="0"/>
          <w:szCs w:val="22"/>
          <w:lang w:val="pl-PL" w:eastAsia="pl-PL"/>
        </w:rPr>
        <w:tab/>
      </w:r>
      <w:r>
        <w:t>Placeholders</w:t>
      </w:r>
      <w:r>
        <w:tab/>
      </w:r>
      <w:r>
        <w:fldChar w:fldCharType="begin"/>
      </w:r>
      <w:r>
        <w:instrText xml:space="preserve"> PAGEREF _Toc130299604 \h </w:instrText>
      </w:r>
      <w:r>
        <w:fldChar w:fldCharType="separate"/>
      </w:r>
      <w:r>
        <w:t>33</w:t>
      </w:r>
      <w:r>
        <w:fldChar w:fldCharType="end"/>
      </w:r>
    </w:p>
    <w:p w14:paraId="2781A211" w14:textId="7E60371A" w:rsidR="002603AB" w:rsidRDefault="002603AB">
      <w:pPr>
        <w:pStyle w:val="Spistreci1"/>
        <w:rPr>
          <w:rFonts w:eastAsiaTheme="minorEastAsia" w:cstheme="minorBidi"/>
          <w:b w:val="0"/>
          <w:bCs w:val="0"/>
          <w:caps w:val="0"/>
          <w:szCs w:val="22"/>
          <w:lang w:val="pl-PL" w:eastAsia="pl-PL"/>
        </w:rPr>
      </w:pPr>
      <w:r>
        <w:t>9.</w:t>
      </w:r>
      <w:r>
        <w:rPr>
          <w:rFonts w:eastAsiaTheme="minorEastAsia" w:cstheme="minorBidi"/>
          <w:b w:val="0"/>
          <w:bCs w:val="0"/>
          <w:caps w:val="0"/>
          <w:szCs w:val="22"/>
          <w:lang w:val="pl-PL" w:eastAsia="pl-PL"/>
        </w:rPr>
        <w:tab/>
      </w:r>
      <w:r>
        <w:t>Docusign placeholders</w:t>
      </w:r>
      <w:r>
        <w:tab/>
      </w:r>
      <w:r>
        <w:fldChar w:fldCharType="begin"/>
      </w:r>
      <w:r>
        <w:instrText xml:space="preserve"> PAGEREF _Toc130299605 \h </w:instrText>
      </w:r>
      <w:r>
        <w:fldChar w:fldCharType="separate"/>
      </w:r>
      <w:r>
        <w:t>35</w:t>
      </w:r>
      <w:r>
        <w:fldChar w:fldCharType="end"/>
      </w:r>
    </w:p>
    <w:p w14:paraId="333321E5" w14:textId="69B01059" w:rsidR="002603AB" w:rsidRDefault="002603AB">
      <w:pPr>
        <w:pStyle w:val="Spistreci1"/>
        <w:rPr>
          <w:rFonts w:eastAsiaTheme="minorEastAsia" w:cstheme="minorBidi"/>
          <w:b w:val="0"/>
          <w:bCs w:val="0"/>
          <w:caps w:val="0"/>
          <w:szCs w:val="22"/>
          <w:lang w:val="pl-PL" w:eastAsia="pl-PL"/>
        </w:rPr>
      </w:pPr>
      <w:r>
        <w:t>10.</w:t>
      </w:r>
      <w:r>
        <w:rPr>
          <w:rFonts w:eastAsiaTheme="minorEastAsia" w:cstheme="minorBidi"/>
          <w:b w:val="0"/>
          <w:bCs w:val="0"/>
          <w:caps w:val="0"/>
          <w:szCs w:val="22"/>
          <w:lang w:val="pl-PL" w:eastAsia="pl-PL"/>
        </w:rPr>
        <w:tab/>
      </w:r>
      <w:r>
        <w:t>Cases Workflows</w:t>
      </w:r>
      <w:r>
        <w:tab/>
      </w:r>
      <w:r>
        <w:fldChar w:fldCharType="begin"/>
      </w:r>
      <w:r>
        <w:instrText xml:space="preserve"> PAGEREF _Toc130299606 \h </w:instrText>
      </w:r>
      <w:r>
        <w:fldChar w:fldCharType="separate"/>
      </w:r>
      <w:r>
        <w:t>35</w:t>
      </w:r>
      <w:r>
        <w:fldChar w:fldCharType="end"/>
      </w:r>
    </w:p>
    <w:p w14:paraId="4BA81F1D" w14:textId="4CF1EED0" w:rsidR="002603AB" w:rsidRDefault="002603AB">
      <w:pPr>
        <w:pStyle w:val="Spistreci2"/>
        <w:tabs>
          <w:tab w:val="left" w:pos="960"/>
          <w:tab w:val="right" w:leader="dot" w:pos="9656"/>
        </w:tabs>
        <w:rPr>
          <w:rFonts w:eastAsiaTheme="minorEastAsia" w:cstheme="minorBidi"/>
          <w:smallCaps w:val="0"/>
          <w:noProof/>
          <w:szCs w:val="22"/>
          <w:lang w:val="pl-PL" w:eastAsia="pl-PL"/>
        </w:rPr>
      </w:pPr>
      <w:r>
        <w:rPr>
          <w:noProof/>
        </w:rPr>
        <w:t>10.1.</w:t>
      </w:r>
      <w:r>
        <w:rPr>
          <w:rFonts w:eastAsiaTheme="minorEastAsia" w:cstheme="minorBidi"/>
          <w:smallCaps w:val="0"/>
          <w:noProof/>
          <w:szCs w:val="22"/>
          <w:lang w:val="pl-PL" w:eastAsia="pl-PL"/>
        </w:rPr>
        <w:tab/>
      </w:r>
      <w:r>
        <w:rPr>
          <w:noProof/>
        </w:rPr>
        <w:t>Module: Cases, MANUAL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0BBE7BF9" w14:textId="2C0F0FA5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  <w:lang w:val="pl-PL" w:eastAsia="pl-PL"/>
        </w:rPr>
        <w:t>10.1.1.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Assign a Case Manager to Shared with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25A6AA2B" w14:textId="51468DD0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10.1.2.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Create Complaint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05DAFBA2" w14:textId="6C77B74F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10.1.3.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DOTS: Copy PDC Case ID to Case 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3CF41852" w14:textId="6AB423FF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10.1.4.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Find County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7B55CA8B" w14:textId="5DEFF574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10.1.5.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Find Similar Cases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25481EA6" w14:textId="150510B5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10.1.6.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Recalculate from Claims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5ACC8C5D" w14:textId="453C02F9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10.1.7.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Set Court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74319F41" w14:textId="0880BFD8" w:rsidR="002603AB" w:rsidRDefault="002603AB">
      <w:pPr>
        <w:pStyle w:val="Spistreci2"/>
        <w:tabs>
          <w:tab w:val="left" w:pos="960"/>
          <w:tab w:val="right" w:leader="dot" w:pos="9656"/>
        </w:tabs>
        <w:rPr>
          <w:rFonts w:eastAsiaTheme="minorEastAsia" w:cstheme="minorBidi"/>
          <w:smallCaps w:val="0"/>
          <w:noProof/>
          <w:szCs w:val="22"/>
          <w:lang w:val="pl-PL" w:eastAsia="pl-PL"/>
        </w:rPr>
      </w:pPr>
      <w:r>
        <w:rPr>
          <w:noProof/>
        </w:rPr>
        <w:t>10.2.</w:t>
      </w:r>
      <w:r>
        <w:rPr>
          <w:rFonts w:eastAsiaTheme="minorEastAsia" w:cstheme="minorBidi"/>
          <w:smallCaps w:val="0"/>
          <w:noProof/>
          <w:szCs w:val="22"/>
          <w:lang w:val="pl-PL" w:eastAsia="pl-PL"/>
        </w:rPr>
        <w:tab/>
      </w:r>
      <w:r>
        <w:rPr>
          <w:noProof/>
        </w:rPr>
        <w:t>Module: Cases, Section: Appeal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2EB767CA" w14:textId="720CE850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  <w:lang w:eastAsia="ja-JP"/>
        </w:rPr>
        <w:t>10.2.1.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  <w:lang w:eastAsia="ja-JP"/>
        </w:rPr>
        <w:t>Appeal Status change to Notice of Appeal Filed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4D158EDE" w14:textId="33582B7B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  <w:lang w:eastAsia="ja-JP"/>
        </w:rPr>
        <w:t>10.2.2.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  <w:lang w:eastAsia="ja-JP"/>
        </w:rPr>
        <w:t>"Change of Appeal Status"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4F16B65C" w14:textId="2F8DC692" w:rsidR="002603AB" w:rsidRDefault="002603AB">
      <w:pPr>
        <w:pStyle w:val="Spistreci2"/>
        <w:tabs>
          <w:tab w:val="left" w:pos="960"/>
          <w:tab w:val="right" w:leader="dot" w:pos="9656"/>
        </w:tabs>
        <w:rPr>
          <w:rFonts w:eastAsiaTheme="minorEastAsia" w:cstheme="minorBidi"/>
          <w:smallCaps w:val="0"/>
          <w:noProof/>
          <w:szCs w:val="22"/>
          <w:lang w:val="pl-PL" w:eastAsia="pl-PL"/>
        </w:rPr>
      </w:pPr>
      <w:r>
        <w:rPr>
          <w:noProof/>
        </w:rPr>
        <w:t>10.3.</w:t>
      </w:r>
      <w:r>
        <w:rPr>
          <w:rFonts w:eastAsiaTheme="minorEastAsia" w:cstheme="minorBidi"/>
          <w:smallCaps w:val="0"/>
          <w:noProof/>
          <w:szCs w:val="22"/>
          <w:lang w:val="pl-PL" w:eastAsia="pl-PL"/>
        </w:rPr>
        <w:tab/>
      </w:r>
      <w:r>
        <w:rPr>
          <w:noProof/>
        </w:rPr>
        <w:t>Module: Cases, Section: Appeal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355ECDDA" w14:textId="4264B70F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  <w:lang w:eastAsia="ja-JP"/>
        </w:rPr>
        <w:t>10.3.1.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  <w:lang w:eastAsia="ja-JP"/>
        </w:rPr>
        <w:t>On change of Attorney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110BE34A" w14:textId="0E04B575" w:rsidR="002603AB" w:rsidRDefault="002603AB">
      <w:pPr>
        <w:pStyle w:val="Spistreci2"/>
        <w:tabs>
          <w:tab w:val="left" w:pos="960"/>
          <w:tab w:val="right" w:leader="dot" w:pos="9656"/>
        </w:tabs>
        <w:rPr>
          <w:rFonts w:eastAsiaTheme="minorEastAsia" w:cstheme="minorBidi"/>
          <w:smallCaps w:val="0"/>
          <w:noProof/>
          <w:szCs w:val="22"/>
          <w:lang w:val="pl-PL" w:eastAsia="pl-PL"/>
        </w:rPr>
      </w:pPr>
      <w:r>
        <w:rPr>
          <w:noProof/>
        </w:rPr>
        <w:t>10.4.</w:t>
      </w:r>
      <w:r>
        <w:rPr>
          <w:rFonts w:eastAsiaTheme="minorEastAsia" w:cstheme="minorBidi"/>
          <w:smallCaps w:val="0"/>
          <w:noProof/>
          <w:szCs w:val="22"/>
          <w:lang w:val="pl-PL" w:eastAsia="pl-PL"/>
        </w:rPr>
        <w:tab/>
      </w:r>
      <w:r>
        <w:rPr>
          <w:noProof/>
        </w:rPr>
        <w:t>Module: Cases, Section: Collections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101B3F1D" w14:textId="13386A54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  <w:lang w:eastAsia="ja-JP"/>
        </w:rPr>
        <w:t>10.4.1.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  <w:lang w:eastAsia="ja-JP"/>
        </w:rPr>
        <w:t>Case Collections Summary data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0050FBFA" w14:textId="1E622D06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10.4.2.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ON_CHANGE_CALCULATE_TOTAL_BALANCE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3DDF6164" w14:textId="79CD7455" w:rsidR="002603AB" w:rsidRDefault="002603AB">
      <w:pPr>
        <w:pStyle w:val="Spistreci2"/>
        <w:tabs>
          <w:tab w:val="left" w:pos="960"/>
          <w:tab w:val="right" w:leader="dot" w:pos="9656"/>
        </w:tabs>
        <w:rPr>
          <w:rFonts w:eastAsiaTheme="minorEastAsia" w:cstheme="minorBidi"/>
          <w:smallCaps w:val="0"/>
          <w:noProof/>
          <w:szCs w:val="22"/>
          <w:lang w:val="pl-PL" w:eastAsia="pl-PL"/>
        </w:rPr>
      </w:pPr>
      <w:r>
        <w:rPr>
          <w:noProof/>
        </w:rPr>
        <w:t>10.5.</w:t>
      </w:r>
      <w:r>
        <w:rPr>
          <w:rFonts w:eastAsiaTheme="minorEastAsia" w:cstheme="minorBidi"/>
          <w:smallCaps w:val="0"/>
          <w:noProof/>
          <w:szCs w:val="22"/>
          <w:lang w:val="pl-PL" w:eastAsia="pl-PL"/>
        </w:rPr>
        <w:tab/>
      </w:r>
      <w:r>
        <w:rPr>
          <w:noProof/>
        </w:rPr>
        <w:t>Module: Cases, Section: Complaint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3DA7FC51" w14:textId="7DD6B9E8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  <w:lang w:val="pl-PL" w:eastAsia="pl-PL"/>
        </w:rPr>
        <w:t>10.5.1.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1 day after Ds Notice of Appearance Entered is set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7087801F" w14:textId="50CDB383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2 days after Complaint Status set to Filing Team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194B1728" w14:textId="03688868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3 day after Ds Notice of Appearance Entered is set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70C4109A" w14:textId="32C9BF4F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90 days after Service of Process change (AOB)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2CBDD131" w14:textId="12DC5B39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Answer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090F1859" w14:textId="307C52C8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lastRenderedPageBreak/>
        <w:t>10.5.6.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Answer date (Complaint stage) changed (AOB)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2325D61E" w14:textId="6CEF116B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10.5.7.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Answer date (Complaint stage) changed (HO)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7D93F0D2" w14:textId="467B6CB1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10.5.8.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Answer Deadline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2F8AA3C6" w14:textId="345F44C4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10.5.9.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Answer field empty 7 days after after Answer Deadline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74B9A397" w14:textId="7DAA6696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10.5.10.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Change of Complaint Status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10C5CEB2" w14:textId="04E7F2A2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10.5.11.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Complaint Status change to Case Filed (Total Balance &gt;=15000)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0F973971" w14:textId="3C32E26D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10.5.12.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Complaint Status change to Case Filed (Total Balance&lt;15000)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37834F0F" w14:textId="34B73ABD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10.5.13.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Complaint Status change to Complaint Printed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437CD654" w14:textId="3016E314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10.5.14.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Complaint Status change to Correction Queue - in Eportal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2737333A" w14:textId="6A8E0DC8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10.5.15.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Complaint Status change to Dismissed - Failure to Appear PTC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0BB50254" w14:textId="2C7CA477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10.5.16.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Complaint Status change to Dismissed - Not Served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3A270438" w14:textId="25F1483F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10.5.17.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Complaint Status change to FWOP - need to set aside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05D99890" w14:textId="4FFD1719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10.5.18.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Complaint Status change to LSOP Case - Pending Pmt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07BE72FB" w14:textId="2C01CD25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10.5.19.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Complaint Status change to LSOP Case - Service Pending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304DB02C" w14:textId="79C6D632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10.5.20.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Complaint Status change to LSOP Package Prepared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2F6C492C" w14:textId="3BB7E97B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10.5.21.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Complaint Status change to Motion to Compel Answer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683FF7DF" w14:textId="69DE20BA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10.5.22.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Complaint Status change to Motion to Set Aside Dismissal - Filed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79150C83" w14:textId="60B50E8F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10.5.23.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Complaint Status change to Motion to Set Aside Dismissal- Prepared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378DEA03" w14:textId="6A56939A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10.5.24.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Complaint Status change to Need to Reissue or Pay for Summons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5A5748A2" w14:textId="077EAC4B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10.5.25.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Complaint Status change to Pending Filing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618A5CFF" w14:textId="1A7844F8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10.5.26.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Complaint Status change to Possible Paid Prior to Filing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141E7CEE" w14:textId="2D36F2B2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10.5.27.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Complaint Status change to Summons - Reissued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70AB6537" w14:textId="74D772F7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10.5.28.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Complaint Status change to Summons - Reissued Miami 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7A56D601" w14:textId="608AE84B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10.5.29.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"Complaint Status change to Voluntary Dismissal w/ Prejudice"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705CDB46" w14:textId="5E9685A9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10.5.30.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Complaint Status change to Voluntary Dismissal w/o Prejudice - No Fees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3554F076" w14:textId="51154757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10.5.31.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Complaint Status change to Voluntary Dismissal w/o Prejudice - Re-file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1699A53A" w14:textId="7140D010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10.5.32.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"Ds MFET to File Answer changed"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1F646B0E" w14:textId="5813BD2E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10.5.33.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Ds Notice of Appearance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6A6BA86A" w14:textId="6505FF20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10.5.34.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Ds Notice of Appearance changed to NULL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3F28CA6B" w14:textId="37B311EC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10.5.35.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Empty Answer date and and Ds MFET to File Answer = current day + 120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1AEA3188" w14:textId="3F60FD72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10.5.36.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Motion to Dismiss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257AECE6" w14:textId="07C01987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10.5.37.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PTC (Small Claims)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77DEF9C2" w14:textId="79807373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10.5.38.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Service of Process date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40208F3F" w14:textId="1A3AB74F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10.5.39.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Service of Process has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3C2442D2" w14:textId="074D1C06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lastRenderedPageBreak/>
        <w:t>10.5.40.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Summons Issued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56245172" w14:textId="4F8C05CB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10.5.41.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Set Lock Automation when Complaint status changed to FIGA - Litigation Stay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4A55767A" w14:textId="5B71D8DA" w:rsidR="002603AB" w:rsidRDefault="002603AB">
      <w:pPr>
        <w:pStyle w:val="Spistreci2"/>
        <w:tabs>
          <w:tab w:val="left" w:pos="960"/>
          <w:tab w:val="right" w:leader="dot" w:pos="9656"/>
        </w:tabs>
        <w:rPr>
          <w:rFonts w:eastAsiaTheme="minorEastAsia" w:cstheme="minorBidi"/>
          <w:smallCaps w:val="0"/>
          <w:noProof/>
          <w:szCs w:val="22"/>
          <w:lang w:val="pl-PL" w:eastAsia="pl-PL"/>
        </w:rPr>
      </w:pPr>
      <w:r>
        <w:rPr>
          <w:noProof/>
        </w:rPr>
        <w:t>10.6.</w:t>
      </w:r>
      <w:r>
        <w:rPr>
          <w:rFonts w:eastAsiaTheme="minorEastAsia" w:cstheme="minorBidi"/>
          <w:smallCaps w:val="0"/>
          <w:noProof/>
          <w:szCs w:val="22"/>
          <w:lang w:val="pl-PL" w:eastAsia="pl-PL"/>
        </w:rPr>
        <w:tab/>
      </w:r>
      <w:r>
        <w:rPr>
          <w:noProof/>
        </w:rPr>
        <w:t>Module: Cases, Section: Defendant Deposition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4BAF0E05" w14:textId="66DF64F0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  <w:lang w:val="pl-PL" w:eastAsia="pl-PL"/>
        </w:rPr>
        <w:t>10.6.1.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1 day before Depo of Plaintiff Date create task for Attorney (User)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15B9BEA5" w14:textId="355E1853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10.6.2.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1 day before Insured Depo Date create task for Attorney (User)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11D377D7" w14:textId="34A90C06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10.6.3.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1 day before Ps Engineer Depo Date create task for Attorney (User)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78A939E9" w14:textId="5AB2963C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10.6.4.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1 day before Ps Insurance Expert Depo Date create task for Attorney (User)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0F1F9270" w14:textId="63298602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10.6.5.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1 day before Ps Pricing Expert Depo Date create task for Attorney (User)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494190A7" w14:textId="20A90461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10.6.6.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Change of Defendant Deposition Status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735738D2" w14:textId="6FF1A9CD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10.6.7.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Defendant Deposition change to Plaintiff Depo - Requested (AOB)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742BCE8A" w14:textId="43EF48B3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10.6.8.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Defendant Deposition change to Plaintiff Depo - Requested (HO)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4F9F86E2" w14:textId="5836AEC6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10.6.9.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Defendant Deposition Status change to Engineer Expert Depo - Requested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36066498" w14:textId="2E95CE79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10.6.10.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Defendant Deposition Status change to Ins Expert Depo - Requested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2E4DE28D" w14:textId="6599B397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10.6.11.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Defendant Deposition Status change to Insured Depo - Requested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7CF91210" w14:textId="7CD2AE6A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10.6.12.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Defendant Deposition Status change to Pricing Expert Depo - Requested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7A36DDA7" w14:textId="407A9A6B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10.6.13.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Depo of Plaintiff Date changed (AOB)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25E25AF6" w14:textId="09F9ACA5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10.6.14.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Depo of Plaintiff Date changed (HO)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77C85C9D" w14:textId="7010FE38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10.6.15.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Insured Depo Date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5C95FDA7" w14:textId="29BAE641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10.6.16.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Ps Engineer Depo Date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0130CB02" w14:textId="185957E2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10.6.17.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Ps Insurance Expert Depo Date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47E8CF50" w14:textId="69B3C322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10.6.18.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Ps MPO (Engineer)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496603C2" w14:textId="66A2DEA0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10.6.19.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Ps MPO (Ins Expert)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69AB0AA8" w14:textId="0482181B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10.6.20.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Ps MPO (Insured)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61C4BF6C" w14:textId="20AFC78E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10.6.21.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Ps MPO (Plaintiff)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53F07DC1" w14:textId="38B7A532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10.6.22.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Ps MPO (Pricing Expert)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4C15480E" w14:textId="5910B541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10.6.23.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Ps Pricing Expert Depo Date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677A0CFC" w14:textId="234906F3" w:rsidR="002603AB" w:rsidRDefault="002603AB">
      <w:pPr>
        <w:pStyle w:val="Spistreci2"/>
        <w:tabs>
          <w:tab w:val="left" w:pos="960"/>
          <w:tab w:val="right" w:leader="dot" w:pos="9656"/>
        </w:tabs>
        <w:rPr>
          <w:rFonts w:eastAsiaTheme="minorEastAsia" w:cstheme="minorBidi"/>
          <w:smallCaps w:val="0"/>
          <w:noProof/>
          <w:szCs w:val="22"/>
          <w:lang w:val="pl-PL" w:eastAsia="pl-PL"/>
        </w:rPr>
      </w:pPr>
      <w:r>
        <w:rPr>
          <w:noProof/>
        </w:rPr>
        <w:t>10.7.</w:t>
      </w:r>
      <w:r>
        <w:rPr>
          <w:rFonts w:eastAsiaTheme="minorEastAsia" w:cstheme="minorBidi"/>
          <w:smallCaps w:val="0"/>
          <w:noProof/>
          <w:szCs w:val="22"/>
          <w:lang w:val="pl-PL" w:eastAsia="pl-PL"/>
        </w:rPr>
        <w:tab/>
      </w:r>
      <w:r>
        <w:rPr>
          <w:noProof/>
        </w:rPr>
        <w:t>Module: Cases, Section: Defendant Discovery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50511FD3" w14:textId="055B95D0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  <w:lang w:val="pl-PL" w:eastAsia="pl-PL"/>
        </w:rPr>
        <w:t>10.7.1.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Change of Defendant Discovery Status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533EBA4B" w14:textId="5CBEA0A1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10.7.2.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Defendnat Discovery change to 1st Disco Set - Ds MTC Better Responses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287DA484" w14:textId="6046A334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10.7.3.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Defendnat Discovery change to 1st Disco Set - Ds MTC Responses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771D2A8D" w14:textId="134A048A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10.7.4.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Defendnat Discovery change to 1st Disco Set - Response Pending Review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34F651D1" w14:textId="1EBA3177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10.7.5.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Defendnat Discovery change to 1st Disco Set - Response Served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68AD9CA9" w14:textId="1EB8916A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10.7.6.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Defendnat Discovery change to 2nd Disco Set - Ds MTC Better Responses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675FE226" w14:textId="6E698DCC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10.7.7.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Defendnat Discovery change to 2nd Disco Set - Ds MTC Responses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6473B514" w14:textId="75082AF1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lastRenderedPageBreak/>
        <w:t>10.7.8.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Defendnat Discovery change to 2nd Disco Set - Response Pending Review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45F6A1F9" w14:textId="57B12890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10.7.9.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Defendnat Discovery change to 2nd Disco Set - Response Served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21B0A1E7" w14:textId="5BFE10DE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10.7.10.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Defendnat Discovery change to Expert Disco Set - Ds MTC Better Responses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_Toc130299699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103FE999" w14:textId="037506DB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10.7.11.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Defendnat Discovery change to Expert Disco Set - Ds MTC Responses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7EF13B6A" w14:textId="7AEE9309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10.7.12.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Defendnat Discovery change to Expert Disco Set - Response Pending Review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0781517D" w14:textId="11C6E70B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10.7.13.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Defendnat Discovery change to Expert Disco Set - Response Served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14:paraId="071FE52E" w14:textId="7AD38FF7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10.7.14.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Ds 1st Disco Set - Received Date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14:paraId="6DA7D519" w14:textId="5099E3AD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10.7.15.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Ds 2nd Disco Set - Received date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14:paraId="5AA7138C" w14:textId="2F14BB29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10.7.16.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Ds Expert Disco Set - Received date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14:paraId="56A5B840" w14:textId="59AB91CB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10.7.17.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No date in Ds 1st Disco Set - Response Served within 25 days of Ds 1st Disco Set - Received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14:paraId="2E9A59A6" w14:textId="5A663F29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10.7.18.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No date in Ds 2nd Disco Set - Response Served within 25 days of Ds 2nd Disco Set - Received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14:paraId="726E0C72" w14:textId="28DAAF07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10.7.19.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No date in Ds Expert Disco Set - Response Served within 25 days of Ds Expert Disco Set - Received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14:paraId="02E054C6" w14:textId="53A33F69" w:rsidR="002603AB" w:rsidRDefault="002603AB">
      <w:pPr>
        <w:pStyle w:val="Spistreci2"/>
        <w:tabs>
          <w:tab w:val="left" w:pos="960"/>
          <w:tab w:val="right" w:leader="dot" w:pos="9656"/>
        </w:tabs>
        <w:rPr>
          <w:rFonts w:eastAsiaTheme="minorEastAsia" w:cstheme="minorBidi"/>
          <w:smallCaps w:val="0"/>
          <w:noProof/>
          <w:szCs w:val="22"/>
          <w:lang w:val="pl-PL" w:eastAsia="pl-PL"/>
        </w:rPr>
      </w:pPr>
      <w:r>
        <w:rPr>
          <w:noProof/>
        </w:rPr>
        <w:t>10.8.</w:t>
      </w:r>
      <w:r>
        <w:rPr>
          <w:rFonts w:eastAsiaTheme="minorEastAsia" w:cstheme="minorBidi"/>
          <w:smallCaps w:val="0"/>
          <w:noProof/>
          <w:szCs w:val="22"/>
          <w:lang w:val="pl-PL" w:eastAsia="pl-PL"/>
        </w:rPr>
        <w:tab/>
      </w:r>
      <w:r>
        <w:rPr>
          <w:noProof/>
        </w:rPr>
        <w:t>Module: Cases, Section: Defendant MSJ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14:paraId="7320DE02" w14:textId="256D96BC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  <w:lang w:val="pl-PL" w:eastAsia="pl-PL"/>
        </w:rPr>
        <w:t>10.8.1.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Change of Defendant MSJ Status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14:paraId="4EF1E7C4" w14:textId="6B610660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10.8.2.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Defendant MSJ Status change to Ds MSJ Denied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14:paraId="3155307B" w14:textId="7E9D8AD9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10.8.3.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Defendant MSJ Status change to Ds MSJ Received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14:paraId="2C31B634" w14:textId="6D696664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10.8.4.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Defendant MSJ Status change to Ps Response to MSJ Drafted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14:paraId="0A27A25D" w14:textId="70F376C6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10.8.5.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Defendant MSJ Status change to Ps Response to MSJ Filed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14:paraId="2D8C897A" w14:textId="6275A008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10.8.6.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Defendant MSJ Status change toDs MSJ Granted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14:paraId="0382CFF0" w14:textId="360B0C83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10.8.7.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"Ds MSJ Hearing Date changed"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14:paraId="4C6FC9A8" w14:textId="1A077077" w:rsidR="002603AB" w:rsidRDefault="002603AB">
      <w:pPr>
        <w:pStyle w:val="Spistreci2"/>
        <w:tabs>
          <w:tab w:val="left" w:pos="960"/>
          <w:tab w:val="right" w:leader="dot" w:pos="9656"/>
        </w:tabs>
        <w:rPr>
          <w:rFonts w:eastAsiaTheme="minorEastAsia" w:cstheme="minorBidi"/>
          <w:smallCaps w:val="0"/>
          <w:noProof/>
          <w:szCs w:val="22"/>
          <w:lang w:val="pl-PL" w:eastAsia="pl-PL"/>
        </w:rPr>
      </w:pPr>
      <w:r>
        <w:rPr>
          <w:noProof/>
        </w:rPr>
        <w:t>10.9.</w:t>
      </w:r>
      <w:r>
        <w:rPr>
          <w:rFonts w:eastAsiaTheme="minorEastAsia" w:cstheme="minorBidi"/>
          <w:smallCaps w:val="0"/>
          <w:noProof/>
          <w:szCs w:val="22"/>
          <w:lang w:val="pl-PL" w:eastAsia="pl-PL"/>
        </w:rPr>
        <w:tab/>
      </w:r>
      <w:r>
        <w:rPr>
          <w:noProof/>
        </w:rPr>
        <w:t>Module: Cases, Section: Insurance Details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14:paraId="779816F5" w14:textId="1FA36020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  <w:lang w:val="pl-PL" w:eastAsia="pl-PL"/>
        </w:rPr>
        <w:t>10.9.1.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on change Insurance Company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14:paraId="20B5A88C" w14:textId="3C1183C6" w:rsidR="002603AB" w:rsidRDefault="002603AB">
      <w:pPr>
        <w:pStyle w:val="Spistreci2"/>
        <w:tabs>
          <w:tab w:val="left" w:pos="1200"/>
          <w:tab w:val="right" w:leader="dot" w:pos="9656"/>
        </w:tabs>
        <w:rPr>
          <w:rFonts w:eastAsiaTheme="minorEastAsia" w:cstheme="minorBidi"/>
          <w:smallCaps w:val="0"/>
          <w:noProof/>
          <w:szCs w:val="22"/>
          <w:lang w:val="pl-PL" w:eastAsia="pl-PL"/>
        </w:rPr>
      </w:pPr>
      <w:r>
        <w:rPr>
          <w:noProof/>
        </w:rPr>
        <w:t>10.10.</w:t>
      </w:r>
      <w:r>
        <w:rPr>
          <w:rFonts w:eastAsiaTheme="minorEastAsia" w:cstheme="minorBidi"/>
          <w:smallCaps w:val="0"/>
          <w:noProof/>
          <w:szCs w:val="22"/>
          <w:lang w:val="pl-PL" w:eastAsia="pl-PL"/>
        </w:rPr>
        <w:tab/>
      </w:r>
      <w:r>
        <w:rPr>
          <w:noProof/>
        </w:rPr>
        <w:t>Module: Cases, Section: Basic information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14:paraId="740FB9EE" w14:textId="2112D6DA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  <w:lang w:val="pl-PL" w:eastAsia="pl-PL"/>
        </w:rPr>
        <w:t>10.10.1.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on change of Provider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14:paraId="1A5CCCB6" w14:textId="18C03A86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10.10.2.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On change of County set Court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14:paraId="75260F4C" w14:textId="11E5C118" w:rsidR="002603AB" w:rsidRDefault="002603AB">
      <w:pPr>
        <w:pStyle w:val="Spistreci2"/>
        <w:tabs>
          <w:tab w:val="left" w:pos="1200"/>
          <w:tab w:val="right" w:leader="dot" w:pos="9656"/>
        </w:tabs>
        <w:rPr>
          <w:rFonts w:eastAsiaTheme="minorEastAsia" w:cstheme="minorBidi"/>
          <w:smallCaps w:val="0"/>
          <w:noProof/>
          <w:szCs w:val="22"/>
          <w:lang w:val="pl-PL" w:eastAsia="pl-PL"/>
        </w:rPr>
      </w:pPr>
      <w:r>
        <w:rPr>
          <w:noProof/>
        </w:rPr>
        <w:t>10.11.</w:t>
      </w:r>
      <w:r>
        <w:rPr>
          <w:rFonts w:eastAsiaTheme="minorEastAsia" w:cstheme="minorBidi"/>
          <w:smallCaps w:val="0"/>
          <w:noProof/>
          <w:szCs w:val="22"/>
          <w:lang w:val="pl-PL" w:eastAsia="pl-PL"/>
        </w:rPr>
        <w:tab/>
      </w:r>
      <w:r>
        <w:rPr>
          <w:noProof/>
        </w:rPr>
        <w:t>Module: Cases, Section: Custom information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14:paraId="5025C4C1" w14:textId="32918815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  <w:lang w:val="pl-PL" w:eastAsia="pl-PL"/>
        </w:rPr>
        <w:t>10.11.1.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Assign to change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14:paraId="53F9FA8D" w14:textId="621549B9" w:rsidR="002603AB" w:rsidRDefault="002603AB">
      <w:pPr>
        <w:pStyle w:val="Spistreci2"/>
        <w:tabs>
          <w:tab w:val="left" w:pos="1200"/>
          <w:tab w:val="right" w:leader="dot" w:pos="9656"/>
        </w:tabs>
        <w:rPr>
          <w:rFonts w:eastAsiaTheme="minorEastAsia" w:cstheme="minorBidi"/>
          <w:smallCaps w:val="0"/>
          <w:noProof/>
          <w:szCs w:val="22"/>
          <w:lang w:val="pl-PL" w:eastAsia="pl-PL"/>
        </w:rPr>
      </w:pPr>
      <w:r>
        <w:rPr>
          <w:noProof/>
        </w:rPr>
        <w:t>10.12.</w:t>
      </w:r>
      <w:r>
        <w:rPr>
          <w:rFonts w:eastAsiaTheme="minorEastAsia" w:cstheme="minorBidi"/>
          <w:smallCaps w:val="0"/>
          <w:noProof/>
          <w:szCs w:val="22"/>
          <w:lang w:val="pl-PL" w:eastAsia="pl-PL"/>
        </w:rPr>
        <w:tab/>
      </w:r>
      <w:r>
        <w:rPr>
          <w:noProof/>
        </w:rPr>
        <w:t>Module: Cases, Section: Mediation Arbitration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14:paraId="380DD647" w14:textId="78CD0B73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  <w:lang w:val="pl-PL" w:eastAsia="pl-PL"/>
        </w:rPr>
        <w:t>10.12.1.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Arbitration - Deadline date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14:paraId="05E24095" w14:textId="72DD937F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10.12.2.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Arbitration Date changed (AOB)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14:paraId="53D43EFD" w14:textId="468D1966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10.12.3.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Arbitration Date changed (HO)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14:paraId="108145DB" w14:textId="6EF6FC12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10.12.4.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Change of Mediation Arbitration Status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14:paraId="4A61A325" w14:textId="7C4FB1C5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lastRenderedPageBreak/>
        <w:t>10.12.5.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Mediation - Deadline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14:paraId="1EBCB250" w14:textId="51249951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10.12.6.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Mediation Arbitration change to Arbitration - Award Entered (ABO)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69</w:t>
      </w:r>
      <w:r>
        <w:rPr>
          <w:noProof/>
        </w:rPr>
        <w:fldChar w:fldCharType="end"/>
      </w:r>
    </w:p>
    <w:p w14:paraId="481161CE" w14:textId="7BD14DC4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10.12.7.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Mediation Arbitration change to Arbitration - Award Entered (HO)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69</w:t>
      </w:r>
      <w:r>
        <w:rPr>
          <w:noProof/>
        </w:rPr>
        <w:fldChar w:fldCharType="end"/>
      </w:r>
    </w:p>
    <w:p w14:paraId="5DE20542" w14:textId="01F064FB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10.12.8.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Mediation Arbitration change to Arbitration - Mtn for Trial De Novo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14:paraId="42F0A49F" w14:textId="033138A5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10.12.9.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Mediation Arbitration change to Mediation - Settled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14:paraId="24E833F7" w14:textId="0E045CE8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10.12.10.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Mediation Date changed (AOB)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14:paraId="7B1E5A27" w14:textId="6A81D578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10.12.11.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Mediation Date changed (HO)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14:paraId="567578B0" w14:textId="3988B851" w:rsidR="002603AB" w:rsidRDefault="002603AB">
      <w:pPr>
        <w:pStyle w:val="Spistreci2"/>
        <w:tabs>
          <w:tab w:val="left" w:pos="1200"/>
          <w:tab w:val="right" w:leader="dot" w:pos="9656"/>
        </w:tabs>
        <w:rPr>
          <w:rFonts w:eastAsiaTheme="minorEastAsia" w:cstheme="minorBidi"/>
          <w:smallCaps w:val="0"/>
          <w:noProof/>
          <w:szCs w:val="22"/>
          <w:lang w:val="pl-PL" w:eastAsia="pl-PL"/>
        </w:rPr>
      </w:pPr>
      <w:r>
        <w:rPr>
          <w:noProof/>
        </w:rPr>
        <w:t>10.13.</w:t>
      </w:r>
      <w:r>
        <w:rPr>
          <w:rFonts w:eastAsiaTheme="minorEastAsia" w:cstheme="minorBidi"/>
          <w:smallCaps w:val="0"/>
          <w:noProof/>
          <w:szCs w:val="22"/>
          <w:lang w:val="pl-PL" w:eastAsia="pl-PL"/>
        </w:rPr>
        <w:tab/>
      </w:r>
      <w:r>
        <w:rPr>
          <w:noProof/>
        </w:rPr>
        <w:t>Module: Cases, Section: Other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71</w:t>
      </w:r>
      <w:r>
        <w:rPr>
          <w:noProof/>
        </w:rPr>
        <w:fldChar w:fldCharType="end"/>
      </w:r>
    </w:p>
    <w:p w14:paraId="73A3CEC7" w14:textId="43625883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  <w:lang w:val="pl-PL" w:eastAsia="pl-PL"/>
        </w:rPr>
        <w:t>10.13.1.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"Add to Popup Message changed"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71</w:t>
      </w:r>
      <w:r>
        <w:rPr>
          <w:noProof/>
        </w:rPr>
        <w:fldChar w:fldCharType="end"/>
      </w:r>
    </w:p>
    <w:p w14:paraId="6E409623" w14:textId="6E61C972" w:rsidR="002603AB" w:rsidRDefault="002603AB">
      <w:pPr>
        <w:pStyle w:val="Spistreci2"/>
        <w:tabs>
          <w:tab w:val="left" w:pos="1200"/>
          <w:tab w:val="right" w:leader="dot" w:pos="9656"/>
        </w:tabs>
        <w:rPr>
          <w:rFonts w:eastAsiaTheme="minorEastAsia" w:cstheme="minorBidi"/>
          <w:smallCaps w:val="0"/>
          <w:noProof/>
          <w:szCs w:val="22"/>
          <w:lang w:val="pl-PL" w:eastAsia="pl-PL"/>
        </w:rPr>
      </w:pPr>
      <w:r>
        <w:rPr>
          <w:noProof/>
        </w:rPr>
        <w:t>10.14.</w:t>
      </w:r>
      <w:r>
        <w:rPr>
          <w:rFonts w:eastAsiaTheme="minorEastAsia" w:cstheme="minorBidi"/>
          <w:smallCaps w:val="0"/>
          <w:noProof/>
          <w:szCs w:val="22"/>
          <w:lang w:val="pl-PL" w:eastAsia="pl-PL"/>
        </w:rPr>
        <w:tab/>
      </w:r>
      <w:r>
        <w:rPr>
          <w:noProof/>
        </w:rPr>
        <w:t>Module: Cases, Section: PFS CRN 57.105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71</w:t>
      </w:r>
      <w:r>
        <w:rPr>
          <w:noProof/>
        </w:rPr>
        <w:fldChar w:fldCharType="end"/>
      </w:r>
    </w:p>
    <w:p w14:paraId="3ECCA1A5" w14:textId="4F3DE18C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  <w:lang w:val="pl-PL" w:eastAsia="pl-PL"/>
        </w:rPr>
        <w:t>10.14.1.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Change of PFS CRN 57.105 Status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71</w:t>
      </w:r>
      <w:r>
        <w:rPr>
          <w:noProof/>
        </w:rPr>
        <w:fldChar w:fldCharType="end"/>
      </w:r>
    </w:p>
    <w:p w14:paraId="4B620431" w14:textId="6E029021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10.14.2.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PFS CRN 57.105 change to CRN Filed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71</w:t>
      </w:r>
      <w:r>
        <w:rPr>
          <w:noProof/>
        </w:rPr>
        <w:fldChar w:fldCharType="end"/>
      </w:r>
    </w:p>
    <w:p w14:paraId="0A47B00F" w14:textId="0A466EB5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10.14.3.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PFS CRN 57.105 change to CRN Ready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72</w:t>
      </w:r>
      <w:r>
        <w:rPr>
          <w:noProof/>
        </w:rPr>
        <w:fldChar w:fldCharType="end"/>
      </w:r>
    </w:p>
    <w:p w14:paraId="7B39E445" w14:textId="3FD074C1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10.14.4.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PFS CRN 57.105 change to PROVIDER PFS Ready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72</w:t>
      </w:r>
      <w:r>
        <w:rPr>
          <w:noProof/>
        </w:rPr>
        <w:fldChar w:fldCharType="end"/>
      </w:r>
    </w:p>
    <w:p w14:paraId="76F72D70" w14:textId="10677422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10.14.5.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PFS CRN 57.105 change to PROVIDER PFS Served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72</w:t>
      </w:r>
      <w:r>
        <w:rPr>
          <w:noProof/>
        </w:rPr>
        <w:fldChar w:fldCharType="end"/>
      </w:r>
    </w:p>
    <w:p w14:paraId="039723FE" w14:textId="0C62F6CD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10.14.6.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PFS Received date changed (AOB)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72</w:t>
      </w:r>
      <w:r>
        <w:rPr>
          <w:noProof/>
        </w:rPr>
        <w:fldChar w:fldCharType="end"/>
      </w:r>
    </w:p>
    <w:p w14:paraId="584C75F4" w14:textId="54941069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10.14.7.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PFS Received date changed (HO)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73</w:t>
      </w:r>
      <w:r>
        <w:rPr>
          <w:noProof/>
        </w:rPr>
        <w:fldChar w:fldCharType="end"/>
      </w:r>
    </w:p>
    <w:p w14:paraId="0855F1B4" w14:textId="39CFBE5C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10.14.8.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Safe Harbor Letter Received date changed (AOB)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73</w:t>
      </w:r>
      <w:r>
        <w:rPr>
          <w:noProof/>
        </w:rPr>
        <w:fldChar w:fldCharType="end"/>
      </w:r>
    </w:p>
    <w:p w14:paraId="6426349F" w14:textId="781F299E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10.14.9.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Safe Harbor Letter Received date changed (HO)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74</w:t>
      </w:r>
      <w:r>
        <w:rPr>
          <w:noProof/>
        </w:rPr>
        <w:fldChar w:fldCharType="end"/>
      </w:r>
    </w:p>
    <w:p w14:paraId="28BD9460" w14:textId="62960CB4" w:rsidR="002603AB" w:rsidRDefault="002603AB">
      <w:pPr>
        <w:pStyle w:val="Spistreci2"/>
        <w:tabs>
          <w:tab w:val="left" w:pos="1200"/>
          <w:tab w:val="right" w:leader="dot" w:pos="9656"/>
        </w:tabs>
        <w:rPr>
          <w:rFonts w:eastAsiaTheme="minorEastAsia" w:cstheme="minorBidi"/>
          <w:smallCaps w:val="0"/>
          <w:noProof/>
          <w:szCs w:val="22"/>
          <w:lang w:val="pl-PL" w:eastAsia="pl-PL"/>
        </w:rPr>
      </w:pPr>
      <w:r>
        <w:rPr>
          <w:noProof/>
        </w:rPr>
        <w:t>10.15.</w:t>
      </w:r>
      <w:r>
        <w:rPr>
          <w:rFonts w:eastAsiaTheme="minorEastAsia" w:cstheme="minorBidi"/>
          <w:smallCaps w:val="0"/>
          <w:noProof/>
          <w:szCs w:val="22"/>
          <w:lang w:val="pl-PL" w:eastAsia="pl-PL"/>
        </w:rPr>
        <w:tab/>
      </w:r>
      <w:r>
        <w:rPr>
          <w:noProof/>
        </w:rPr>
        <w:t>Module: Cases, Section: Plaintiff Deposition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74</w:t>
      </w:r>
      <w:r>
        <w:rPr>
          <w:noProof/>
        </w:rPr>
        <w:fldChar w:fldCharType="end"/>
      </w:r>
    </w:p>
    <w:p w14:paraId="0BF1EDD6" w14:textId="6CA2540C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  <w:lang w:val="pl-PL" w:eastAsia="pl-PL"/>
        </w:rPr>
        <w:t>10.15.1.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1 day before Contractor Depo Date create task for Attorney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74</w:t>
      </w:r>
      <w:r>
        <w:rPr>
          <w:noProof/>
        </w:rPr>
        <w:fldChar w:fldCharType="end"/>
      </w:r>
    </w:p>
    <w:p w14:paraId="5B3DDEBE" w14:textId="1FC0DEDA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1 day before Corp Rep Depo Date create task for Attorney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75</w:t>
      </w:r>
      <w:r>
        <w:rPr>
          <w:noProof/>
        </w:rPr>
        <w:fldChar w:fldCharType="end"/>
      </w:r>
    </w:p>
    <w:p w14:paraId="6F96FB1C" w14:textId="3C7C388D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1 day before Engineer Depo Date create task for Attorney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75</w:t>
      </w:r>
      <w:r>
        <w:rPr>
          <w:noProof/>
        </w:rPr>
        <w:fldChar w:fldCharType="end"/>
      </w:r>
    </w:p>
    <w:p w14:paraId="0E2C4415" w14:textId="6A8BC682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1 day before FA Depo Date create task for Attorney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75</w:t>
      </w:r>
      <w:r>
        <w:rPr>
          <w:noProof/>
        </w:rPr>
        <w:fldChar w:fldCharType="end"/>
      </w:r>
    </w:p>
    <w:p w14:paraId="533C841D" w14:textId="5C87035A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1 day before Insured Depo Date create task for Attorney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75</w:t>
      </w:r>
      <w:r>
        <w:rPr>
          <w:noProof/>
        </w:rPr>
        <w:fldChar w:fldCharType="end"/>
      </w:r>
    </w:p>
    <w:p w14:paraId="53A52600" w14:textId="282B1305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1 day Pricing Expert Depo Date create task for Attorney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76</w:t>
      </w:r>
      <w:r>
        <w:rPr>
          <w:noProof/>
        </w:rPr>
        <w:fldChar w:fldCharType="end"/>
      </w:r>
    </w:p>
    <w:p w14:paraId="01AFA333" w14:textId="3AC63267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10.15.7.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Change of Plaintiff Deposition Status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76</w:t>
      </w:r>
      <w:r>
        <w:rPr>
          <w:noProof/>
        </w:rPr>
        <w:fldChar w:fldCharType="end"/>
      </w:r>
    </w:p>
    <w:p w14:paraId="4A147CCC" w14:textId="53BEDAA9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10.15.8.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Contractor Depo Date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76</w:t>
      </w:r>
      <w:r>
        <w:rPr>
          <w:noProof/>
        </w:rPr>
        <w:fldChar w:fldCharType="end"/>
      </w:r>
    </w:p>
    <w:p w14:paraId="0F046A78" w14:textId="46B41CAB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10.15.9.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Corp Rep Depo Date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77</w:t>
      </w:r>
      <w:r>
        <w:rPr>
          <w:noProof/>
        </w:rPr>
        <w:fldChar w:fldCharType="end"/>
      </w:r>
    </w:p>
    <w:p w14:paraId="3775253B" w14:textId="3DF8024F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10.15.10.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Ds MPO (Contractor)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77</w:t>
      </w:r>
      <w:r>
        <w:rPr>
          <w:noProof/>
        </w:rPr>
        <w:fldChar w:fldCharType="end"/>
      </w:r>
    </w:p>
    <w:p w14:paraId="242225A5" w14:textId="1E3BDEA8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10.15.11.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Ds MPO (Corp Rep)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77</w:t>
      </w:r>
      <w:r>
        <w:rPr>
          <w:noProof/>
        </w:rPr>
        <w:fldChar w:fldCharType="end"/>
      </w:r>
    </w:p>
    <w:p w14:paraId="4D0B0348" w14:textId="2A18FC9A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10.15.12.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Ds MPO (Engineer)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78</w:t>
      </w:r>
      <w:r>
        <w:rPr>
          <w:noProof/>
        </w:rPr>
        <w:fldChar w:fldCharType="end"/>
      </w:r>
    </w:p>
    <w:p w14:paraId="3A89C0EA" w14:textId="22EF635B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10.15.13.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Ds MPO (FA)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78</w:t>
      </w:r>
      <w:r>
        <w:rPr>
          <w:noProof/>
        </w:rPr>
        <w:fldChar w:fldCharType="end"/>
      </w:r>
    </w:p>
    <w:p w14:paraId="51BAB017" w14:textId="698DEAC4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10.15.14.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Ds MPO (Insured)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78</w:t>
      </w:r>
      <w:r>
        <w:rPr>
          <w:noProof/>
        </w:rPr>
        <w:fldChar w:fldCharType="end"/>
      </w:r>
    </w:p>
    <w:p w14:paraId="02024F75" w14:textId="0D634C0C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lastRenderedPageBreak/>
        <w:t>10.15.15.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Ds MPO (Pricing Expert)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79</w:t>
      </w:r>
      <w:r>
        <w:rPr>
          <w:noProof/>
        </w:rPr>
        <w:fldChar w:fldCharType="end"/>
      </w:r>
    </w:p>
    <w:p w14:paraId="2DAEDA9A" w14:textId="6CAF5337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10.15.16.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Engineer Depo Date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79</w:t>
      </w:r>
      <w:r>
        <w:rPr>
          <w:noProof/>
        </w:rPr>
        <w:fldChar w:fldCharType="end"/>
      </w:r>
    </w:p>
    <w:p w14:paraId="28050809" w14:textId="4307A74B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10.15.17.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FA Depo Date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79</w:t>
      </w:r>
      <w:r>
        <w:rPr>
          <w:noProof/>
        </w:rPr>
        <w:fldChar w:fldCharType="end"/>
      </w:r>
    </w:p>
    <w:p w14:paraId="641213B0" w14:textId="0492DCAF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10.15.18.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Insured Depo Date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79</w:t>
      </w:r>
      <w:r>
        <w:rPr>
          <w:noProof/>
        </w:rPr>
        <w:fldChar w:fldCharType="end"/>
      </w:r>
    </w:p>
    <w:p w14:paraId="248A3FA6" w14:textId="14F9DCB2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10.15.19.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Deposition Status = CR Depo - Requested and no date has been entered within 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80</w:t>
      </w:r>
      <w:r>
        <w:rPr>
          <w:noProof/>
        </w:rPr>
        <w:fldChar w:fldCharType="end"/>
      </w:r>
    </w:p>
    <w:p w14:paraId="66B88EAE" w14:textId="715B4626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10.15.20.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Deposition Status = Insured Depo - Requested and no date has been entered within 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80</w:t>
      </w:r>
      <w:r>
        <w:rPr>
          <w:noProof/>
        </w:rPr>
        <w:fldChar w:fldCharType="end"/>
      </w:r>
    </w:p>
    <w:p w14:paraId="51469F13" w14:textId="42DC8465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10.15.21.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Deposition Status = Contractor Depo - Requested and no date has been entered within 14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80</w:t>
      </w:r>
      <w:r>
        <w:rPr>
          <w:noProof/>
        </w:rPr>
        <w:fldChar w:fldCharType="end"/>
      </w:r>
    </w:p>
    <w:p w14:paraId="1D516B07" w14:textId="04304660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10.15.22.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Deposition Status = Contractor Depo - Requested and no date has been entered within 21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81</w:t>
      </w:r>
      <w:r>
        <w:rPr>
          <w:noProof/>
        </w:rPr>
        <w:fldChar w:fldCharType="end"/>
      </w:r>
    </w:p>
    <w:p w14:paraId="5783BE30" w14:textId="3FCBE614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10.15.23.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Deposition Status = Contractor Depo - Requested and no date has been entered within 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81</w:t>
      </w:r>
      <w:r>
        <w:rPr>
          <w:noProof/>
        </w:rPr>
        <w:fldChar w:fldCharType="end"/>
      </w:r>
    </w:p>
    <w:p w14:paraId="74241EB0" w14:textId="477BD1C5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10.15.24.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Deposition Status = CR Depo - Requested and no date has been entered within 14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81</w:t>
      </w:r>
      <w:r>
        <w:rPr>
          <w:noProof/>
        </w:rPr>
        <w:fldChar w:fldCharType="end"/>
      </w:r>
    </w:p>
    <w:p w14:paraId="28BA2B51" w14:textId="0F188DFE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10.15.25.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Deposition Status = CR Depo - Requested and no date has been entered within 21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82</w:t>
      </w:r>
      <w:r>
        <w:rPr>
          <w:noProof/>
        </w:rPr>
        <w:fldChar w:fldCharType="end"/>
      </w:r>
    </w:p>
    <w:p w14:paraId="091C9321" w14:textId="1806D35E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10.15.26.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Deposition Status = Engineer Depo - Requested and no date has been entered within 14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82</w:t>
      </w:r>
      <w:r>
        <w:rPr>
          <w:noProof/>
        </w:rPr>
        <w:fldChar w:fldCharType="end"/>
      </w:r>
    </w:p>
    <w:p w14:paraId="2844FE28" w14:textId="07479822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10.15.27.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Deposition Status = Engineer Depo - Requested and no date has been entered within 21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82</w:t>
      </w:r>
      <w:r>
        <w:rPr>
          <w:noProof/>
        </w:rPr>
        <w:fldChar w:fldCharType="end"/>
      </w:r>
    </w:p>
    <w:p w14:paraId="79D6FB9A" w14:textId="5230A169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10.15.28.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Deposition Status = Engineer Depo - Requested and no date has been entered within 7Status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83</w:t>
      </w:r>
      <w:r>
        <w:rPr>
          <w:noProof/>
        </w:rPr>
        <w:fldChar w:fldCharType="end"/>
      </w:r>
    </w:p>
    <w:p w14:paraId="477F3031" w14:textId="23366716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10.15.29.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Deposition Status = FA Depo - Requested and no date has been entered within 14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83</w:t>
      </w:r>
      <w:r>
        <w:rPr>
          <w:noProof/>
        </w:rPr>
        <w:fldChar w:fldCharType="end"/>
      </w:r>
    </w:p>
    <w:p w14:paraId="75689B58" w14:textId="0FE757DB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10.15.30.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Deposition Status = FA Depo - Requested and no date has been entered within 21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83</w:t>
      </w:r>
      <w:r>
        <w:rPr>
          <w:noProof/>
        </w:rPr>
        <w:fldChar w:fldCharType="end"/>
      </w:r>
    </w:p>
    <w:p w14:paraId="491C6D1D" w14:textId="37F0CAF9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10.15.31.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Deposition Status = FA Depo - Requested and no date has been entered within 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83</w:t>
      </w:r>
      <w:r>
        <w:rPr>
          <w:noProof/>
        </w:rPr>
        <w:fldChar w:fldCharType="end"/>
      </w:r>
    </w:p>
    <w:p w14:paraId="6292CBF9" w14:textId="660F578B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10.15.32.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Deposition Status = Insured Depo - Requested and no date has been entered within 14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84</w:t>
      </w:r>
      <w:r>
        <w:rPr>
          <w:noProof/>
        </w:rPr>
        <w:fldChar w:fldCharType="end"/>
      </w:r>
    </w:p>
    <w:p w14:paraId="34A7F283" w14:textId="6097ED6D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10.15.33.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Deposition Status = Insured Depo - Requested and no date has been entered within 21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84</w:t>
      </w:r>
      <w:r>
        <w:rPr>
          <w:noProof/>
        </w:rPr>
        <w:fldChar w:fldCharType="end"/>
      </w:r>
    </w:p>
    <w:p w14:paraId="2A0F6A60" w14:textId="2748FD5D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lastRenderedPageBreak/>
        <w:t>10.15.34.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Deposition Status = Pricing Expert Depo - Requested and no date has been entered within 14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84</w:t>
      </w:r>
      <w:r>
        <w:rPr>
          <w:noProof/>
        </w:rPr>
        <w:fldChar w:fldCharType="end"/>
      </w:r>
    </w:p>
    <w:p w14:paraId="2C70B619" w14:textId="5DDF6A2F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10.15.35.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Deposition Status = Pricing Expert Depo - Requested and no date has been entered within 21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85</w:t>
      </w:r>
      <w:r>
        <w:rPr>
          <w:noProof/>
        </w:rPr>
        <w:fldChar w:fldCharType="end"/>
      </w:r>
    </w:p>
    <w:p w14:paraId="7B06B306" w14:textId="1A2BA5E3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10.15.36.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Deposition Status = Pricing Expert Depo - Requested and no date has been entered within 7Status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85</w:t>
      </w:r>
      <w:r>
        <w:rPr>
          <w:noProof/>
        </w:rPr>
        <w:fldChar w:fldCharType="end"/>
      </w:r>
    </w:p>
    <w:p w14:paraId="4B0ED421" w14:textId="0605B079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10.15.37.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Deposition Status change to Contractor Depo - MTC Filed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85</w:t>
      </w:r>
      <w:r>
        <w:rPr>
          <w:noProof/>
        </w:rPr>
        <w:fldChar w:fldCharType="end"/>
      </w:r>
    </w:p>
    <w:p w14:paraId="12ECE602" w14:textId="08A3E5C7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10.15.38.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Deposition Status change to CR Depo - MTC Filed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86</w:t>
      </w:r>
      <w:r>
        <w:rPr>
          <w:noProof/>
        </w:rPr>
        <w:fldChar w:fldCharType="end"/>
      </w:r>
    </w:p>
    <w:p w14:paraId="2540A369" w14:textId="7D411243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10.15.39.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Deposition Status change to Engineer Depo - MTC Filed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86</w:t>
      </w:r>
      <w:r>
        <w:rPr>
          <w:noProof/>
        </w:rPr>
        <w:fldChar w:fldCharType="end"/>
      </w:r>
    </w:p>
    <w:p w14:paraId="3BC9ADF7" w14:textId="5D23EE1E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10.15.40.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Deposition Status change to FA Depo - MTC Filed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86</w:t>
      </w:r>
      <w:r>
        <w:rPr>
          <w:noProof/>
        </w:rPr>
        <w:fldChar w:fldCharType="end"/>
      </w:r>
    </w:p>
    <w:p w14:paraId="4323A6C2" w14:textId="5414F180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10.15.41.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Deposition Status change to Pricing Expert Depo - MTC Filed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87</w:t>
      </w:r>
      <w:r>
        <w:rPr>
          <w:noProof/>
        </w:rPr>
        <w:fldChar w:fldCharType="end"/>
      </w:r>
    </w:p>
    <w:p w14:paraId="49C14C00" w14:textId="55F54239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10.15.42.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Pricing Expert Depo Date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87</w:t>
      </w:r>
      <w:r>
        <w:rPr>
          <w:noProof/>
        </w:rPr>
        <w:fldChar w:fldCharType="end"/>
      </w:r>
    </w:p>
    <w:p w14:paraId="178D6894" w14:textId="20C8B500" w:rsidR="002603AB" w:rsidRDefault="002603AB">
      <w:pPr>
        <w:pStyle w:val="Spistreci2"/>
        <w:tabs>
          <w:tab w:val="left" w:pos="1200"/>
          <w:tab w:val="right" w:leader="dot" w:pos="9656"/>
        </w:tabs>
        <w:rPr>
          <w:rFonts w:eastAsiaTheme="minorEastAsia" w:cstheme="minorBidi"/>
          <w:smallCaps w:val="0"/>
          <w:noProof/>
          <w:szCs w:val="22"/>
          <w:lang w:val="pl-PL" w:eastAsia="pl-PL"/>
        </w:rPr>
      </w:pPr>
      <w:r>
        <w:rPr>
          <w:noProof/>
        </w:rPr>
        <w:t>10.16.</w:t>
      </w:r>
      <w:r>
        <w:rPr>
          <w:rFonts w:eastAsiaTheme="minorEastAsia" w:cstheme="minorBidi"/>
          <w:smallCaps w:val="0"/>
          <w:noProof/>
          <w:szCs w:val="22"/>
          <w:lang w:val="pl-PL" w:eastAsia="pl-PL"/>
        </w:rPr>
        <w:tab/>
      </w:r>
      <w:r>
        <w:rPr>
          <w:noProof/>
        </w:rPr>
        <w:t>Module: Cases, Section: Plaintiff Discovery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87</w:t>
      </w:r>
      <w:r>
        <w:rPr>
          <w:noProof/>
        </w:rPr>
        <w:fldChar w:fldCharType="end"/>
      </w:r>
    </w:p>
    <w:p w14:paraId="26F1C1AB" w14:textId="5D69D873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  <w:lang w:val="pl-PL" w:eastAsia="pl-PL"/>
        </w:rPr>
        <w:t>10.16.1.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IF 7 days after Ps 3rd Disco Set - Agreed Due Date no date has been entered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87</w:t>
      </w:r>
      <w:r>
        <w:rPr>
          <w:noProof/>
        </w:rPr>
        <w:fldChar w:fldCharType="end"/>
      </w:r>
    </w:p>
    <w:p w14:paraId="239F9709" w14:textId="466F5BCA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"1 day before Ps 1st Disco Set - Ds MFET Hearing date create task for Attorney to 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88</w:t>
      </w:r>
      <w:r>
        <w:rPr>
          <w:noProof/>
        </w:rPr>
        <w:fldChar w:fldCharType="end"/>
      </w:r>
    </w:p>
    <w:p w14:paraId="3C720CE9" w14:textId="6785A6DE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1 day before Ps 2nd Disco Set - Ds MFET Hearing date create task for Attorney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88</w:t>
      </w:r>
      <w:r>
        <w:rPr>
          <w:noProof/>
        </w:rPr>
        <w:fldChar w:fldCharType="end"/>
      </w:r>
    </w:p>
    <w:p w14:paraId="7E661BE9" w14:textId="22E4E23B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"1 day before Ps 3rd Disco Set - Ds MFET Hearing create task for Attorney"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88</w:t>
      </w:r>
      <w:r>
        <w:rPr>
          <w:noProof/>
        </w:rPr>
        <w:fldChar w:fldCharType="end"/>
      </w:r>
    </w:p>
    <w:p w14:paraId="2E49AE9C" w14:textId="7CA27ECA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1 day before Ps Expert Disco Set - Ds MFET Hearing date create task for Attorney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88</w:t>
      </w:r>
      <w:r>
        <w:rPr>
          <w:noProof/>
        </w:rPr>
        <w:fldChar w:fldCharType="end"/>
      </w:r>
    </w:p>
    <w:p w14:paraId="5BBC5EFA" w14:textId="6EC0B02F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2nd Disco Set - Response Received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89</w:t>
      </w:r>
      <w:r>
        <w:rPr>
          <w:noProof/>
        </w:rPr>
        <w:fldChar w:fldCharType="end"/>
      </w:r>
    </w:p>
    <w:p w14:paraId="64948186" w14:textId="67796EAB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10.16.7.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"45 days after Ps 1st Disco Set - Served"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89</w:t>
      </w:r>
      <w:r>
        <w:rPr>
          <w:noProof/>
        </w:rPr>
        <w:fldChar w:fldCharType="end"/>
      </w:r>
    </w:p>
    <w:p w14:paraId="3039D051" w14:textId="08553CE7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10.16.8.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7 days after Ps 1st Disco Set - Agreed Due Date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89</w:t>
      </w:r>
      <w:r>
        <w:rPr>
          <w:noProof/>
        </w:rPr>
        <w:fldChar w:fldCharType="end"/>
      </w:r>
    </w:p>
    <w:p w14:paraId="34F976B6" w14:textId="5D59E682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10.16.9.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7 days after Ps 2nd Disco Set - Agreed Due Date no date has been entered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90</w:t>
      </w:r>
      <w:r>
        <w:rPr>
          <w:noProof/>
        </w:rPr>
        <w:fldChar w:fldCharType="end"/>
      </w:r>
    </w:p>
    <w:p w14:paraId="614C024D" w14:textId="569802D0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10.16.10.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7 days after Ps Expert Disco Set - Agreed Due Date no date has been entered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90</w:t>
      </w:r>
      <w:r>
        <w:rPr>
          <w:noProof/>
        </w:rPr>
        <w:fldChar w:fldCharType="end"/>
      </w:r>
    </w:p>
    <w:p w14:paraId="3C012A2D" w14:textId="2131ADAD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  <w:lang w:val="pl-PL" w:eastAsia="pl-PL"/>
        </w:rPr>
        <w:t>10.16.11.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Change of Plaintiff Discovery Status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90</w:t>
      </w:r>
      <w:r>
        <w:rPr>
          <w:noProof/>
        </w:rPr>
        <w:fldChar w:fldCharType="end"/>
      </w:r>
    </w:p>
    <w:p w14:paraId="13BBD0E6" w14:textId="3F47369B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10.16.12.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Expert Disco Set - Response Received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91</w:t>
      </w:r>
      <w:r>
        <w:rPr>
          <w:noProof/>
        </w:rPr>
        <w:fldChar w:fldCharType="end"/>
      </w:r>
    </w:p>
    <w:p w14:paraId="2749C526" w14:textId="1FD9007C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10.16.13.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No date in Request for Disco Update - Received within 30 days of Request for Disco Update - Served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91</w:t>
      </w:r>
      <w:r>
        <w:rPr>
          <w:noProof/>
        </w:rPr>
        <w:fldChar w:fldCharType="end"/>
      </w:r>
    </w:p>
    <w:p w14:paraId="541D021E" w14:textId="3E1D23E0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10.16.14.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Discovery Status = 1st Disco Set - Served and no date has been entered within 60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91</w:t>
      </w:r>
      <w:r>
        <w:rPr>
          <w:noProof/>
        </w:rPr>
        <w:fldChar w:fldCharType="end"/>
      </w:r>
    </w:p>
    <w:p w14:paraId="77E72564" w14:textId="26E8EEFF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10.16.15.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Discovery Status = 2nd Disco Set - Served and no date has been entered within 45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92</w:t>
      </w:r>
      <w:r>
        <w:rPr>
          <w:noProof/>
        </w:rPr>
        <w:fldChar w:fldCharType="end"/>
      </w:r>
    </w:p>
    <w:p w14:paraId="79926E20" w14:textId="485F58BD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10.16.16.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Discovery Status = 2nd Disco Set - Served and no date has been entered within 60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92</w:t>
      </w:r>
      <w:r>
        <w:rPr>
          <w:noProof/>
        </w:rPr>
        <w:fldChar w:fldCharType="end"/>
      </w:r>
    </w:p>
    <w:p w14:paraId="0197CB1F" w14:textId="0D3014BB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lastRenderedPageBreak/>
        <w:t>10.16.17.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Discovery Status = 3rd Disco Set - Served and no date has been entered within 45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93</w:t>
      </w:r>
      <w:r>
        <w:rPr>
          <w:noProof/>
        </w:rPr>
        <w:fldChar w:fldCharType="end"/>
      </w:r>
    </w:p>
    <w:p w14:paraId="375823BA" w14:textId="45E6A2E2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10.16.18.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Discovery Status = 3rd Disco Set - Served and no date has been entered within 60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93</w:t>
      </w:r>
      <w:r>
        <w:rPr>
          <w:noProof/>
        </w:rPr>
        <w:fldChar w:fldCharType="end"/>
      </w:r>
    </w:p>
    <w:p w14:paraId="4B5F6AA4" w14:textId="2B432ADD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10.16.19.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Discovery Status = Expert Disco Set - Served and no date has been entered within 45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93</w:t>
      </w:r>
      <w:r>
        <w:rPr>
          <w:noProof/>
        </w:rPr>
        <w:fldChar w:fldCharType="end"/>
      </w:r>
    </w:p>
    <w:p w14:paraId="268AF33E" w14:textId="50660C8E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10.16.20.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Discovery Status = Expert Disco Set - Served and no date has been entered within 60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94</w:t>
      </w:r>
      <w:r>
        <w:rPr>
          <w:noProof/>
        </w:rPr>
        <w:fldChar w:fldCharType="end"/>
      </w:r>
    </w:p>
    <w:p w14:paraId="3BA246F3" w14:textId="0178224C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10.16.21.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Discovery Status change to 1st Disco Set - MTC Better Responses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94</w:t>
      </w:r>
      <w:r>
        <w:rPr>
          <w:noProof/>
        </w:rPr>
        <w:fldChar w:fldCharType="end"/>
      </w:r>
    </w:p>
    <w:p w14:paraId="5B889F4F" w14:textId="4E845630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10.16.22.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Discovery Status change to 1st Disco Set - MTC Responses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95</w:t>
      </w:r>
      <w:r>
        <w:rPr>
          <w:noProof/>
        </w:rPr>
        <w:fldChar w:fldCharType="end"/>
      </w:r>
    </w:p>
    <w:p w14:paraId="23547B08" w14:textId="772E249D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10.16.23.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Discovery Status change to 2nd Disco Set - MTC Better Responses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95</w:t>
      </w:r>
      <w:r>
        <w:rPr>
          <w:noProof/>
        </w:rPr>
        <w:fldChar w:fldCharType="end"/>
      </w:r>
    </w:p>
    <w:p w14:paraId="7B00B9DE" w14:textId="2B7F1783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10.16.24.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Discovery Status change to 2nd Disco Set - MTC Responses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95</w:t>
      </w:r>
      <w:r>
        <w:rPr>
          <w:noProof/>
        </w:rPr>
        <w:fldChar w:fldCharType="end"/>
      </w:r>
    </w:p>
    <w:p w14:paraId="65E7834A" w14:textId="1F02C493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10.16.25.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Discovery Status change to 3rd Disco Set - MTC Better Responses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95</w:t>
      </w:r>
      <w:r>
        <w:rPr>
          <w:noProof/>
        </w:rPr>
        <w:fldChar w:fldCharType="end"/>
      </w:r>
    </w:p>
    <w:p w14:paraId="7DA4A1A5" w14:textId="35F17635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10.16.26.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Discovery Status change to 3rd Disco Set - MTC Responses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96</w:t>
      </w:r>
      <w:r>
        <w:rPr>
          <w:noProof/>
        </w:rPr>
        <w:fldChar w:fldCharType="end"/>
      </w:r>
    </w:p>
    <w:p w14:paraId="2FDA2922" w14:textId="17662007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10.16.27.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Discovery Status change to Expert Disco Set - MTC Better Responses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96</w:t>
      </w:r>
      <w:r>
        <w:rPr>
          <w:noProof/>
        </w:rPr>
        <w:fldChar w:fldCharType="end"/>
      </w:r>
    </w:p>
    <w:p w14:paraId="5F68D04C" w14:textId="01998953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10.16.28.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Discovery Status change to Expert Disco Set - MTC Responses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96</w:t>
      </w:r>
      <w:r>
        <w:rPr>
          <w:noProof/>
        </w:rPr>
        <w:fldChar w:fldCharType="end"/>
      </w:r>
    </w:p>
    <w:p w14:paraId="530BD05F" w14:textId="78FBBC5C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10.16.29.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Ps 1st Disco Set - Agreed Due Date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97</w:t>
      </w:r>
      <w:r>
        <w:rPr>
          <w:noProof/>
        </w:rPr>
        <w:fldChar w:fldCharType="end"/>
      </w:r>
    </w:p>
    <w:p w14:paraId="0745A169" w14:textId="6D00AADE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10.16.30.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Ps 1st Disco Set - Ds MFET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97</w:t>
      </w:r>
      <w:r>
        <w:rPr>
          <w:noProof/>
        </w:rPr>
        <w:fldChar w:fldCharType="end"/>
      </w:r>
    </w:p>
    <w:p w14:paraId="154DE4E8" w14:textId="1D1B7713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10.16.31.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Ps 1st Disco Set - Ds MFET Hearing date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97</w:t>
      </w:r>
      <w:r>
        <w:rPr>
          <w:noProof/>
        </w:rPr>
        <w:fldChar w:fldCharType="end"/>
      </w:r>
    </w:p>
    <w:p w14:paraId="68534EC1" w14:textId="2C6BDC84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10.16.32.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Ps 1st Disco Set - Response Received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98</w:t>
      </w:r>
      <w:r>
        <w:rPr>
          <w:noProof/>
        </w:rPr>
        <w:fldChar w:fldCharType="end"/>
      </w:r>
    </w:p>
    <w:p w14:paraId="5F011DF9" w14:textId="5190108E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10.16.33.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Ps 2nd Disco Set - Agreed Due Date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98</w:t>
      </w:r>
      <w:r>
        <w:rPr>
          <w:noProof/>
        </w:rPr>
        <w:fldChar w:fldCharType="end"/>
      </w:r>
    </w:p>
    <w:p w14:paraId="48E7CDD2" w14:textId="4941D0E7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10.16.34.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Ps 2nd Disco Set - Ds MFET date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98</w:t>
      </w:r>
      <w:r>
        <w:rPr>
          <w:noProof/>
        </w:rPr>
        <w:fldChar w:fldCharType="end"/>
      </w:r>
    </w:p>
    <w:p w14:paraId="7FCFCE7F" w14:textId="0A525F6B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10.16.35.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Ps 2nd Disco Set - Ds MFET Hearing date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98</w:t>
      </w:r>
      <w:r>
        <w:rPr>
          <w:noProof/>
        </w:rPr>
        <w:fldChar w:fldCharType="end"/>
      </w:r>
    </w:p>
    <w:p w14:paraId="6231DCD7" w14:textId="2831173C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10.16.36.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Ps 2nd Disco Set - Served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99</w:t>
      </w:r>
      <w:r>
        <w:rPr>
          <w:noProof/>
        </w:rPr>
        <w:fldChar w:fldCharType="end"/>
      </w:r>
    </w:p>
    <w:p w14:paraId="2DF203F1" w14:textId="30F14395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10.16.37.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Ps 3rd Disco Set - Agreed Due Date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99</w:t>
      </w:r>
      <w:r>
        <w:rPr>
          <w:noProof/>
        </w:rPr>
        <w:fldChar w:fldCharType="end"/>
      </w:r>
    </w:p>
    <w:p w14:paraId="388DF43E" w14:textId="2474960D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10.16.38.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Ps 3rd Disco Set - Ds MFET date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99</w:t>
      </w:r>
      <w:r>
        <w:rPr>
          <w:noProof/>
        </w:rPr>
        <w:fldChar w:fldCharType="end"/>
      </w:r>
    </w:p>
    <w:p w14:paraId="38DFB123" w14:textId="29CF3725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10.16.39.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Ps 3rd Disco Set - Ds MFET Hearing date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100</w:t>
      </w:r>
      <w:r>
        <w:rPr>
          <w:noProof/>
        </w:rPr>
        <w:fldChar w:fldCharType="end"/>
      </w:r>
    </w:p>
    <w:p w14:paraId="789B518B" w14:textId="08CB9472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10.16.40.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Ps 3rd Disco Set - Response Received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100</w:t>
      </w:r>
      <w:r>
        <w:rPr>
          <w:noProof/>
        </w:rPr>
        <w:fldChar w:fldCharType="end"/>
      </w:r>
    </w:p>
    <w:p w14:paraId="79944CC9" w14:textId="51E05A3C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10.16.41.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Ps 3rd Disco Set - Served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100</w:t>
      </w:r>
      <w:r>
        <w:rPr>
          <w:noProof/>
        </w:rPr>
        <w:fldChar w:fldCharType="end"/>
      </w:r>
    </w:p>
    <w:p w14:paraId="4952AEA2" w14:textId="26453536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10.16.42.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Ps Expert Disco Set - Agreed Due Date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100</w:t>
      </w:r>
      <w:r>
        <w:rPr>
          <w:noProof/>
        </w:rPr>
        <w:fldChar w:fldCharType="end"/>
      </w:r>
    </w:p>
    <w:p w14:paraId="0402612F" w14:textId="4C0B5C1D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10.16.43.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Ps Expert Disco Set - Ds MFET date change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101</w:t>
      </w:r>
      <w:r>
        <w:rPr>
          <w:noProof/>
        </w:rPr>
        <w:fldChar w:fldCharType="end"/>
      </w:r>
    </w:p>
    <w:p w14:paraId="6A5703DD" w14:textId="6033DB29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10.16.44.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Ps Expert Disco Set - Ds MFET Hearing date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101</w:t>
      </w:r>
      <w:r>
        <w:rPr>
          <w:noProof/>
        </w:rPr>
        <w:fldChar w:fldCharType="end"/>
      </w:r>
    </w:p>
    <w:p w14:paraId="273C338B" w14:textId="258224F8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10.16.45.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Ps Expert Disco Set - Served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101</w:t>
      </w:r>
      <w:r>
        <w:rPr>
          <w:noProof/>
        </w:rPr>
        <w:fldChar w:fldCharType="end"/>
      </w:r>
    </w:p>
    <w:p w14:paraId="4B921172" w14:textId="0FFC3EE7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10.16.46.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Request for Disco Update - Received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102</w:t>
      </w:r>
      <w:r>
        <w:rPr>
          <w:noProof/>
        </w:rPr>
        <w:fldChar w:fldCharType="end"/>
      </w:r>
    </w:p>
    <w:p w14:paraId="3DB413DD" w14:textId="6BFA2D02" w:rsidR="002603AB" w:rsidRDefault="002603AB">
      <w:pPr>
        <w:pStyle w:val="Spistreci2"/>
        <w:tabs>
          <w:tab w:val="left" w:pos="1200"/>
          <w:tab w:val="right" w:leader="dot" w:pos="9656"/>
        </w:tabs>
        <w:rPr>
          <w:rFonts w:eastAsiaTheme="minorEastAsia" w:cstheme="minorBidi"/>
          <w:smallCaps w:val="0"/>
          <w:noProof/>
          <w:szCs w:val="22"/>
          <w:lang w:val="pl-PL" w:eastAsia="pl-PL"/>
        </w:rPr>
      </w:pPr>
      <w:r>
        <w:rPr>
          <w:noProof/>
        </w:rPr>
        <w:lastRenderedPageBreak/>
        <w:t>10.17.</w:t>
      </w:r>
      <w:r>
        <w:rPr>
          <w:rFonts w:eastAsiaTheme="minorEastAsia" w:cstheme="minorBidi"/>
          <w:smallCaps w:val="0"/>
          <w:noProof/>
          <w:szCs w:val="22"/>
          <w:lang w:val="pl-PL" w:eastAsia="pl-PL"/>
        </w:rPr>
        <w:tab/>
      </w:r>
      <w:r>
        <w:rPr>
          <w:noProof/>
        </w:rPr>
        <w:t>Module: Cases, Section: Plaintiff MSJ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102</w:t>
      </w:r>
      <w:r>
        <w:rPr>
          <w:noProof/>
        </w:rPr>
        <w:fldChar w:fldCharType="end"/>
      </w:r>
    </w:p>
    <w:p w14:paraId="406AC9C5" w14:textId="5E5271C4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  <w:lang w:val="pl-PL" w:eastAsia="pl-PL"/>
        </w:rPr>
        <w:t>10.17.1.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Change of Plaintiff MSJ Status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102</w:t>
      </w:r>
      <w:r>
        <w:rPr>
          <w:noProof/>
        </w:rPr>
        <w:fldChar w:fldCharType="end"/>
      </w:r>
    </w:p>
    <w:p w14:paraId="5BCB6527" w14:textId="20BDF2AB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10.17.2.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MSJ Status change to Ds Response to MSJ Received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102</w:t>
      </w:r>
      <w:r>
        <w:rPr>
          <w:noProof/>
        </w:rPr>
        <w:fldChar w:fldCharType="end"/>
      </w:r>
    </w:p>
    <w:p w14:paraId="24F47A29" w14:textId="2BC65CA3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10.17.3.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MSJ Status change to Ps MSJ Denied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102</w:t>
      </w:r>
      <w:r>
        <w:rPr>
          <w:noProof/>
        </w:rPr>
        <w:fldChar w:fldCharType="end"/>
      </w:r>
    </w:p>
    <w:p w14:paraId="51FF4D70" w14:textId="14824002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10.17.4.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MSJ Status change to Ps MSJ Drafted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103</w:t>
      </w:r>
      <w:r>
        <w:rPr>
          <w:noProof/>
        </w:rPr>
        <w:fldChar w:fldCharType="end"/>
      </w:r>
    </w:p>
    <w:p w14:paraId="4A4A93A9" w14:textId="07D821C8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10.17.5.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MSJ Status change to Ps MSJ Filed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103</w:t>
      </w:r>
      <w:r>
        <w:rPr>
          <w:noProof/>
        </w:rPr>
        <w:fldChar w:fldCharType="end"/>
      </w:r>
    </w:p>
    <w:p w14:paraId="2A0F894C" w14:textId="753FE5D3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10.17.6.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Plaintiff MSJ Status change to Ps MSJ Granted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103</w:t>
      </w:r>
      <w:r>
        <w:rPr>
          <w:noProof/>
        </w:rPr>
        <w:fldChar w:fldCharType="end"/>
      </w:r>
    </w:p>
    <w:p w14:paraId="3112E65A" w14:textId="2B0A01F7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10.17.7.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Ps MSJ Hearing Date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104</w:t>
      </w:r>
      <w:r>
        <w:rPr>
          <w:noProof/>
        </w:rPr>
        <w:fldChar w:fldCharType="end"/>
      </w:r>
    </w:p>
    <w:p w14:paraId="3D1BD7F2" w14:textId="58DD4EE0" w:rsidR="002603AB" w:rsidRDefault="002603AB">
      <w:pPr>
        <w:pStyle w:val="Spistreci2"/>
        <w:tabs>
          <w:tab w:val="left" w:pos="1200"/>
          <w:tab w:val="right" w:leader="dot" w:pos="9656"/>
        </w:tabs>
        <w:rPr>
          <w:rFonts w:eastAsiaTheme="minorEastAsia" w:cstheme="minorBidi"/>
          <w:smallCaps w:val="0"/>
          <w:noProof/>
          <w:szCs w:val="22"/>
          <w:lang w:val="pl-PL" w:eastAsia="pl-PL"/>
        </w:rPr>
      </w:pPr>
      <w:r>
        <w:rPr>
          <w:noProof/>
        </w:rPr>
        <w:t>10.18.</w:t>
      </w:r>
      <w:r>
        <w:rPr>
          <w:rFonts w:eastAsiaTheme="minorEastAsia" w:cstheme="minorBidi"/>
          <w:smallCaps w:val="0"/>
          <w:noProof/>
          <w:szCs w:val="22"/>
          <w:lang w:val="pl-PL" w:eastAsia="pl-PL"/>
        </w:rPr>
        <w:tab/>
      </w:r>
      <w:r>
        <w:rPr>
          <w:noProof/>
        </w:rPr>
        <w:t>Module: Cases, Section: Pre-Litigation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104</w:t>
      </w:r>
      <w:r>
        <w:rPr>
          <w:noProof/>
        </w:rPr>
        <w:fldChar w:fldCharType="end"/>
      </w:r>
    </w:p>
    <w:p w14:paraId="7038432A" w14:textId="44B837E6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  <w:lang w:val="pl-PL" w:eastAsia="pl-PL"/>
        </w:rPr>
        <w:t>10.18.1.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2nd Inspection Date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104</w:t>
      </w:r>
      <w:r>
        <w:rPr>
          <w:noProof/>
        </w:rPr>
        <w:fldChar w:fldCharType="end"/>
      </w:r>
    </w:p>
    <w:p w14:paraId="3975A3CF" w14:textId="2AD96F46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Change of Pre-Litigation Status status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104</w:t>
      </w:r>
      <w:r>
        <w:rPr>
          <w:noProof/>
        </w:rPr>
        <w:fldChar w:fldCharType="end"/>
      </w:r>
    </w:p>
    <w:p w14:paraId="711A1849" w14:textId="7CFDDEB3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EUO Scheduled date changed AOB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105</w:t>
      </w:r>
      <w:r>
        <w:rPr>
          <w:noProof/>
        </w:rPr>
        <w:fldChar w:fldCharType="end"/>
      </w:r>
    </w:p>
    <w:p w14:paraId="11228B6E" w14:textId="25B85814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EUO Scheduled date changed 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105</w:t>
      </w:r>
      <w:r>
        <w:rPr>
          <w:noProof/>
        </w:rPr>
        <w:fldChar w:fldCharType="end"/>
      </w:r>
    </w:p>
    <w:p w14:paraId="754BA571" w14:textId="65312578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If Status = 10-Day Demand - Settled Awaiting Payment for 45 days for RECEIVABLES to Review if Payment Received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105</w:t>
      </w:r>
      <w:r>
        <w:rPr>
          <w:noProof/>
        </w:rPr>
        <w:fldChar w:fldCharType="end"/>
      </w:r>
    </w:p>
    <w:p w14:paraId="7216DFE0" w14:textId="22D67106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If Status = Mediation - Settled Awaiting Payment for 45 days  create task for RECEIVABLES to Review if Payment Received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106</w:t>
      </w:r>
      <w:r>
        <w:rPr>
          <w:noProof/>
        </w:rPr>
        <w:fldChar w:fldCharType="end"/>
      </w:r>
    </w:p>
    <w:p w14:paraId="72979014" w14:textId="5B2EF5AB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10.18.7.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If status = Presuit - Settlement with fees for 45 days create task for RECEIVABLES to Review if Payment Received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106</w:t>
      </w:r>
      <w:r>
        <w:rPr>
          <w:noProof/>
        </w:rPr>
        <w:fldChar w:fldCharType="end"/>
      </w:r>
    </w:p>
    <w:p w14:paraId="3B7F4B46" w14:textId="1A344D40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10.18.8.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If status = SPOL - Request Received for 45 days create task for HOS PRE-SUIT to Review file for completed SPOL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106</w:t>
      </w:r>
      <w:r>
        <w:rPr>
          <w:noProof/>
        </w:rPr>
        <w:fldChar w:fldCharType="end"/>
      </w:r>
    </w:p>
    <w:p w14:paraId="1D778796" w14:textId="304B1AF9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10.18.9.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Inspection Date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107</w:t>
      </w:r>
      <w:r>
        <w:rPr>
          <w:noProof/>
        </w:rPr>
        <w:fldChar w:fldCharType="end"/>
      </w:r>
    </w:p>
    <w:p w14:paraId="0D994017" w14:textId="6C0336B8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10.18.10.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change to 10-Day Demand - Error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107</w:t>
      </w:r>
      <w:r>
        <w:rPr>
          <w:noProof/>
        </w:rPr>
        <w:fldChar w:fldCharType="end"/>
      </w:r>
    </w:p>
    <w:p w14:paraId="4B3C677B" w14:textId="1DBA5530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10.18.11.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change to 10-Day Demand - Missing info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107</w:t>
      </w:r>
      <w:r>
        <w:rPr>
          <w:noProof/>
        </w:rPr>
        <w:fldChar w:fldCharType="end"/>
      </w:r>
    </w:p>
    <w:p w14:paraId="675AAB34" w14:textId="273443CE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10.18.12.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change to 10-Day Demand - Non-Conforming AOB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107</w:t>
      </w:r>
      <w:r>
        <w:rPr>
          <w:noProof/>
        </w:rPr>
        <w:fldChar w:fldCharType="end"/>
      </w:r>
    </w:p>
    <w:p w14:paraId="1C66DBB6" w14:textId="72982894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10.18.13.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change to 10-Day Demand - Partial Payment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108</w:t>
      </w:r>
      <w:r>
        <w:rPr>
          <w:noProof/>
        </w:rPr>
        <w:fldChar w:fldCharType="end"/>
      </w:r>
    </w:p>
    <w:p w14:paraId="31078539" w14:textId="5B9A4ADE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10.18.14.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change to 10-Day Demand - Possible Payment Rcvd - Review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108</w:t>
      </w:r>
      <w:r>
        <w:rPr>
          <w:noProof/>
        </w:rPr>
        <w:fldChar w:fldCharType="end"/>
      </w:r>
    </w:p>
    <w:p w14:paraId="088EA6B7" w14:textId="7072A306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10.18.15.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change to 10-Day Demand - Requested Mediation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108</w:t>
      </w:r>
      <w:r>
        <w:rPr>
          <w:noProof/>
        </w:rPr>
        <w:fldChar w:fldCharType="end"/>
      </w:r>
    </w:p>
    <w:p w14:paraId="639E6723" w14:textId="684B62D6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10.18.16.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change to 10-Day Demand - Sent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108</w:t>
      </w:r>
      <w:r>
        <w:rPr>
          <w:noProof/>
        </w:rPr>
        <w:fldChar w:fldCharType="end"/>
      </w:r>
    </w:p>
    <w:p w14:paraId="4EE78D72" w14:textId="7979346C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10.18.17.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change to 10-Day Demand Response - Denied (failure to cooperate)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109</w:t>
      </w:r>
      <w:r>
        <w:rPr>
          <w:noProof/>
        </w:rPr>
        <w:fldChar w:fldCharType="end"/>
      </w:r>
    </w:p>
    <w:p w14:paraId="242A1F30" w14:textId="7F9DF95B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10.18.18.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change to 10-Day Demand Response - Offer pay in full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109</w:t>
      </w:r>
      <w:r>
        <w:rPr>
          <w:noProof/>
        </w:rPr>
        <w:fldChar w:fldCharType="end"/>
      </w:r>
    </w:p>
    <w:p w14:paraId="7EFB46EE" w14:textId="37953F88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10.18.19.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change to 10-Day Demand Response - Partial offer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109</w:t>
      </w:r>
      <w:r>
        <w:rPr>
          <w:noProof/>
        </w:rPr>
        <w:fldChar w:fldCharType="end"/>
      </w:r>
    </w:p>
    <w:p w14:paraId="08DD1824" w14:textId="40DADA86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10.18.20.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change to 2nd Inspection Requested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110</w:t>
      </w:r>
      <w:r>
        <w:rPr>
          <w:noProof/>
        </w:rPr>
        <w:fldChar w:fldCharType="end"/>
      </w:r>
    </w:p>
    <w:p w14:paraId="24F3E456" w14:textId="795FF600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10.18.21.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change to Appraisal - Demanded HOMEOWNER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110</w:t>
      </w:r>
      <w:r>
        <w:rPr>
          <w:noProof/>
        </w:rPr>
        <w:fldChar w:fldCharType="end"/>
      </w:r>
    </w:p>
    <w:p w14:paraId="3B8B871E" w14:textId="42DAECE5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lastRenderedPageBreak/>
        <w:t>10.18.22.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change to Appraisal - Demanded PROVIDER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110</w:t>
      </w:r>
      <w:r>
        <w:rPr>
          <w:noProof/>
        </w:rPr>
        <w:fldChar w:fldCharType="end"/>
      </w:r>
    </w:p>
    <w:p w14:paraId="72CB5580" w14:textId="62E2F735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10.18.23.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change to EUO Request Received - 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110</w:t>
      </w:r>
      <w:r>
        <w:rPr>
          <w:noProof/>
        </w:rPr>
        <w:fldChar w:fldCharType="end"/>
      </w:r>
    </w:p>
    <w:p w14:paraId="7D9BF3E7" w14:textId="4C1C39E9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10.18.24.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change to EUO Request Received - PROVIDER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111</w:t>
      </w:r>
      <w:r>
        <w:rPr>
          <w:noProof/>
        </w:rPr>
        <w:fldChar w:fldCharType="end"/>
      </w:r>
    </w:p>
    <w:p w14:paraId="62E8CE0A" w14:textId="460FF332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10.18.25.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change to Inspection Requested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111</w:t>
      </w:r>
      <w:r>
        <w:rPr>
          <w:noProof/>
        </w:rPr>
        <w:fldChar w:fldCharType="end"/>
      </w:r>
    </w:p>
    <w:p w14:paraId="18354FD8" w14:textId="37CA9BF6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10.18.26.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change to Mediation - Demanded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111</w:t>
      </w:r>
      <w:r>
        <w:rPr>
          <w:noProof/>
        </w:rPr>
        <w:fldChar w:fldCharType="end"/>
      </w:r>
    </w:p>
    <w:p w14:paraId="5044CEC2" w14:textId="2EE4DB85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10.18.27.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change to New Case Entered - Missing info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112</w:t>
      </w:r>
      <w:r>
        <w:rPr>
          <w:noProof/>
        </w:rPr>
        <w:fldChar w:fldCharType="end"/>
      </w:r>
    </w:p>
    <w:p w14:paraId="7ABCD8A4" w14:textId="19C09BD1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10.18.28.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change to NOI - Appraisal Requested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112</w:t>
      </w:r>
      <w:r>
        <w:rPr>
          <w:noProof/>
        </w:rPr>
        <w:fldChar w:fldCharType="end"/>
      </w:r>
    </w:p>
    <w:p w14:paraId="39D0088F" w14:textId="0AC85A6F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10.18.29.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change to NOI - Information Requested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112</w:t>
      </w:r>
      <w:r>
        <w:rPr>
          <w:noProof/>
        </w:rPr>
        <w:fldChar w:fldCharType="end"/>
      </w:r>
    </w:p>
    <w:p w14:paraId="7CE52EE3" w14:textId="0010253B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10.18.30.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change to NOI - Inspection Requested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113</w:t>
      </w:r>
      <w:r>
        <w:rPr>
          <w:noProof/>
        </w:rPr>
        <w:fldChar w:fldCharType="end"/>
      </w:r>
    </w:p>
    <w:p w14:paraId="7F44AB9A" w14:textId="684D215E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10.18.31.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change to NOI - Offer Made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113</w:t>
      </w:r>
      <w:r>
        <w:rPr>
          <w:noProof/>
        </w:rPr>
        <w:fldChar w:fldCharType="end"/>
      </w:r>
    </w:p>
    <w:p w14:paraId="08783DF1" w14:textId="13213560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10.18.32.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change to NOI – Mediation Requested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113</w:t>
      </w:r>
      <w:r>
        <w:rPr>
          <w:noProof/>
        </w:rPr>
        <w:fldChar w:fldCharType="end"/>
      </w:r>
    </w:p>
    <w:p w14:paraId="07ECF7EF" w14:textId="0AE6B0A1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10.18.33.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change to Presuit - Partial Offer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113</w:t>
      </w:r>
      <w:r>
        <w:rPr>
          <w:noProof/>
        </w:rPr>
        <w:fldChar w:fldCharType="end"/>
      </w:r>
    </w:p>
    <w:p w14:paraId="28F033D6" w14:textId="1F8B231A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10.18.34.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change to Record Statement Requested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114</w:t>
      </w:r>
      <w:r>
        <w:rPr>
          <w:noProof/>
        </w:rPr>
        <w:fldChar w:fldCharType="end"/>
      </w:r>
    </w:p>
    <w:p w14:paraId="2201726F" w14:textId="1F01D39E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10.18.35.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change to Request for Documents Received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114</w:t>
      </w:r>
      <w:r>
        <w:rPr>
          <w:noProof/>
        </w:rPr>
        <w:fldChar w:fldCharType="end"/>
      </w:r>
    </w:p>
    <w:p w14:paraId="2C8FD010" w14:textId="5D70232F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10.18.36.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change to Request for Documents Responded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114</w:t>
      </w:r>
      <w:r>
        <w:rPr>
          <w:noProof/>
        </w:rPr>
        <w:fldChar w:fldCharType="end"/>
      </w:r>
    </w:p>
    <w:p w14:paraId="242DB115" w14:textId="256E26F4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10.18.37.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change to SPOL - Completed Received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115</w:t>
      </w:r>
      <w:r>
        <w:rPr>
          <w:noProof/>
        </w:rPr>
        <w:fldChar w:fldCharType="end"/>
      </w:r>
    </w:p>
    <w:p w14:paraId="07EF401C" w14:textId="5CD92A19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10.18.38.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change to SPOL - Request Received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115</w:t>
      </w:r>
      <w:r>
        <w:rPr>
          <w:noProof/>
        </w:rPr>
        <w:fldChar w:fldCharType="end"/>
      </w:r>
    </w:p>
    <w:p w14:paraId="007B1E9C" w14:textId="60368B7F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10.18.39.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change to SPOL - Sent to Ins 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115</w:t>
      </w:r>
      <w:r>
        <w:rPr>
          <w:noProof/>
        </w:rPr>
        <w:fldChar w:fldCharType="end"/>
      </w:r>
    </w:p>
    <w:p w14:paraId="0E51EF23" w14:textId="70A39493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10.18.40.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change to Voluntary Payment in Full - 10% HOMEOWNER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115</w:t>
      </w:r>
      <w:r>
        <w:rPr>
          <w:noProof/>
        </w:rPr>
        <w:fldChar w:fldCharType="end"/>
      </w:r>
    </w:p>
    <w:p w14:paraId="784FC87C" w14:textId="76F18248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10.18.41.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change to Voluntary Payment in Full -10-day - 10%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116</w:t>
      </w:r>
      <w:r>
        <w:rPr>
          <w:noProof/>
        </w:rPr>
        <w:fldChar w:fldCharType="end"/>
      </w:r>
    </w:p>
    <w:p w14:paraId="27CB4049" w14:textId="0ACBD9E5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10.18.42.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change to Voluntary Payment Offer - No fees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116</w:t>
      </w:r>
      <w:r>
        <w:rPr>
          <w:noProof/>
        </w:rPr>
        <w:fldChar w:fldCharType="end"/>
      </w:r>
    </w:p>
    <w:p w14:paraId="3B6DFCB9" w14:textId="407C76A2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10.18.43.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Status change to 10-Day Demand - No Fees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116</w:t>
      </w:r>
      <w:r>
        <w:rPr>
          <w:noProof/>
        </w:rPr>
        <w:fldChar w:fldCharType="end"/>
      </w:r>
    </w:p>
    <w:p w14:paraId="058514A3" w14:textId="04FAAF50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10.18.44.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Status change to 10-Day Demand - Paid Through Client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117</w:t>
      </w:r>
      <w:r>
        <w:rPr>
          <w:noProof/>
        </w:rPr>
        <w:fldChar w:fldCharType="end"/>
      </w:r>
    </w:p>
    <w:p w14:paraId="5D755302" w14:textId="0D6C66A6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10.18.45.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Status change to 10-Day Demand - Payment Rcvd by Client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117</w:t>
      </w:r>
      <w:r>
        <w:rPr>
          <w:noProof/>
        </w:rPr>
        <w:fldChar w:fldCharType="end"/>
      </w:r>
    </w:p>
    <w:p w14:paraId="78FE4A7E" w14:textId="4ED41DDA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10.18.46.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Status change to 10-Day Demand - with Fees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117</w:t>
      </w:r>
      <w:r>
        <w:rPr>
          <w:noProof/>
        </w:rPr>
        <w:fldChar w:fldCharType="end"/>
      </w:r>
    </w:p>
    <w:p w14:paraId="4E7CAAA6" w14:textId="5C2818A9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10.18.47.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Status change to Contact Pending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118</w:t>
      </w:r>
      <w:r>
        <w:rPr>
          <w:noProof/>
        </w:rPr>
        <w:fldChar w:fldCharType="end"/>
      </w:r>
    </w:p>
    <w:p w14:paraId="1FAB8B48" w14:textId="5A24208A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10.18.48.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Status change to Presuit - 2nd Demand Sent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118</w:t>
      </w:r>
      <w:r>
        <w:rPr>
          <w:noProof/>
        </w:rPr>
        <w:fldChar w:fldCharType="end"/>
      </w:r>
    </w:p>
    <w:p w14:paraId="130B0EFE" w14:textId="24F29115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10.18.49.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Status change to Presuit - 3rd Demand Sent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118</w:t>
      </w:r>
      <w:r>
        <w:rPr>
          <w:noProof/>
        </w:rPr>
        <w:fldChar w:fldCharType="end"/>
      </w:r>
    </w:p>
    <w:p w14:paraId="2A4AE4D7" w14:textId="0536517B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10.18.50.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Status change to Presuit - 4th Demand Sent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118</w:t>
      </w:r>
      <w:r>
        <w:rPr>
          <w:noProof/>
        </w:rPr>
        <w:fldChar w:fldCharType="end"/>
      </w:r>
    </w:p>
    <w:p w14:paraId="1639D949" w14:textId="3BC377F6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10.18.51.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Status change to Presuit - Offer to Pay in Full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119</w:t>
      </w:r>
      <w:r>
        <w:rPr>
          <w:noProof/>
        </w:rPr>
        <w:fldChar w:fldCharType="end"/>
      </w:r>
    </w:p>
    <w:p w14:paraId="44517C71" w14:textId="1DFC4EFB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10.18.52.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Status change to Presuit - Paid and Closed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119</w:t>
      </w:r>
      <w:r>
        <w:rPr>
          <w:noProof/>
        </w:rPr>
        <w:fldChar w:fldCharType="end"/>
      </w:r>
    </w:p>
    <w:p w14:paraId="051FDA5D" w14:textId="360B9318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10.18.53.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Status change to Presuit - Paid No Fees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_Toc130299899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119</w:t>
      </w:r>
      <w:r>
        <w:rPr>
          <w:noProof/>
        </w:rPr>
        <w:fldChar w:fldCharType="end"/>
      </w:r>
    </w:p>
    <w:p w14:paraId="3208D70F" w14:textId="051465AE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10.18.54.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Status change to Ready for Litigation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120</w:t>
      </w:r>
      <w:r>
        <w:rPr>
          <w:noProof/>
        </w:rPr>
        <w:fldChar w:fldCharType="end"/>
      </w:r>
    </w:p>
    <w:p w14:paraId="182F39E9" w14:textId="70188E9D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10.18.55.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Status change to Retainer Agreement - Received (LIT)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120</w:t>
      </w:r>
      <w:r>
        <w:rPr>
          <w:noProof/>
        </w:rPr>
        <w:fldChar w:fldCharType="end"/>
      </w:r>
    </w:p>
    <w:p w14:paraId="66CD62DA" w14:textId="77A32807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lastRenderedPageBreak/>
        <w:t>10.18.56.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Status change to Retainer Agreement - Received (PRE-SUIT)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120</w:t>
      </w:r>
      <w:r>
        <w:rPr>
          <w:noProof/>
        </w:rPr>
        <w:fldChar w:fldCharType="end"/>
      </w:r>
    </w:p>
    <w:p w14:paraId="705642C6" w14:textId="21863066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10.18.57.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Status: 90 days have passed since FNOL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121</w:t>
      </w:r>
      <w:r>
        <w:rPr>
          <w:noProof/>
        </w:rPr>
        <w:fldChar w:fldCharType="end"/>
      </w:r>
    </w:p>
    <w:p w14:paraId="384C9041" w14:textId="5666E813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10.18.58.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Status: New Case Entered - Not Ripe does not change within 10 days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121</w:t>
      </w:r>
      <w:r>
        <w:rPr>
          <w:noProof/>
        </w:rPr>
        <w:fldChar w:fldCharType="end"/>
      </w:r>
    </w:p>
    <w:p w14:paraId="6C46DDDC" w14:textId="4DDDEB0B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10.18.59.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Status: Presuit - 2nd Demand Sent does not change within 10 days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121</w:t>
      </w:r>
      <w:r>
        <w:rPr>
          <w:noProof/>
        </w:rPr>
        <w:fldChar w:fldCharType="end"/>
      </w:r>
    </w:p>
    <w:p w14:paraId="75BA2F5D" w14:textId="6961B8C4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10.18.60.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Status: Presuit - 3rd Demand Sent does not change within 10 days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121</w:t>
      </w:r>
      <w:r>
        <w:rPr>
          <w:noProof/>
        </w:rPr>
        <w:fldChar w:fldCharType="end"/>
      </w:r>
    </w:p>
    <w:p w14:paraId="02B7F91A" w14:textId="6CF697DB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10.18.61.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Status: Presuit - 4th Demand Sent does not change 90 days since First Notice of Loss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122</w:t>
      </w:r>
      <w:r>
        <w:rPr>
          <w:noProof/>
        </w:rPr>
        <w:fldChar w:fldCharType="end"/>
      </w:r>
    </w:p>
    <w:p w14:paraId="66DC06BA" w14:textId="2DBE8B38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10.18.62.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Status: Presuit - Demand Sent does not change within 10 days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122</w:t>
      </w:r>
      <w:r>
        <w:rPr>
          <w:noProof/>
        </w:rPr>
        <w:fldChar w:fldCharType="end"/>
      </w:r>
    </w:p>
    <w:p w14:paraId="21FAF4D3" w14:textId="37A6089F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10.18.63.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Status: Presuit - Settlement Negotiations does not change 90 days since First Notice of Loss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122</w:t>
      </w:r>
      <w:r>
        <w:rPr>
          <w:noProof/>
        </w:rPr>
        <w:fldChar w:fldCharType="end"/>
      </w:r>
    </w:p>
    <w:p w14:paraId="338F18AC" w14:textId="203CCE62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10.18.64.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 Status: Retainer Agreement - Pending not change within 3 days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123</w:t>
      </w:r>
      <w:r>
        <w:rPr>
          <w:noProof/>
        </w:rPr>
        <w:fldChar w:fldCharType="end"/>
      </w:r>
    </w:p>
    <w:p w14:paraId="13B2460B" w14:textId="3CFA4C84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10.18.65.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Pre-Litigation: NOI - Filed does not change within 16 days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123</w:t>
      </w:r>
      <w:r>
        <w:rPr>
          <w:noProof/>
        </w:rPr>
        <w:fldChar w:fldCharType="end"/>
      </w:r>
    </w:p>
    <w:p w14:paraId="3935D961" w14:textId="23ED89D5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10.18.66.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Recorded Statement Date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123</w:t>
      </w:r>
      <w:r>
        <w:rPr>
          <w:noProof/>
        </w:rPr>
        <w:fldChar w:fldCharType="end"/>
      </w:r>
    </w:p>
    <w:p w14:paraId="61E13FB8" w14:textId="1748BDAB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10.18.67.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Status of Pre-Litigation change to New Case Entered - 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124</w:t>
      </w:r>
      <w:r>
        <w:rPr>
          <w:noProof/>
        </w:rPr>
        <w:fldChar w:fldCharType="end"/>
      </w:r>
    </w:p>
    <w:p w14:paraId="19565BC0" w14:textId="1530B69D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10.18.68.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Status of Pre-Litigation change to Presuit-Demand Sent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124</w:t>
      </w:r>
      <w:r>
        <w:rPr>
          <w:noProof/>
        </w:rPr>
        <w:fldChar w:fldCharType="end"/>
      </w:r>
    </w:p>
    <w:p w14:paraId="210A896D" w14:textId="7224D0B9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10.18.69.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Status Pre-Litigation 10-Day Demand - Sent does not change within 16 days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124</w:t>
      </w:r>
      <w:r>
        <w:rPr>
          <w:noProof/>
        </w:rPr>
        <w:fldChar w:fldCharType="end"/>
      </w:r>
    </w:p>
    <w:p w14:paraId="2C46E8AD" w14:textId="2168A643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10.18.70.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Status UNDECIDED does not change within 14 days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125</w:t>
      </w:r>
      <w:r>
        <w:rPr>
          <w:noProof/>
        </w:rPr>
        <w:fldChar w:fldCharType="end"/>
      </w:r>
    </w:p>
    <w:p w14:paraId="3758F2AA" w14:textId="0AAFE479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10.18.71.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Status UNDECIDED does not change within 90 days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125</w:t>
      </w:r>
      <w:r>
        <w:rPr>
          <w:noProof/>
        </w:rPr>
        <w:fldChar w:fldCharType="end"/>
      </w:r>
    </w:p>
    <w:p w14:paraId="6A6237FA" w14:textId="352D047D" w:rsidR="002603AB" w:rsidRDefault="002603AB">
      <w:pPr>
        <w:pStyle w:val="Spistreci2"/>
        <w:tabs>
          <w:tab w:val="left" w:pos="1200"/>
          <w:tab w:val="right" w:leader="dot" w:pos="9656"/>
        </w:tabs>
        <w:rPr>
          <w:rFonts w:eastAsiaTheme="minorEastAsia" w:cstheme="minorBidi"/>
          <w:smallCaps w:val="0"/>
          <w:noProof/>
          <w:szCs w:val="22"/>
          <w:lang w:val="pl-PL" w:eastAsia="pl-PL"/>
        </w:rPr>
      </w:pPr>
      <w:r>
        <w:rPr>
          <w:noProof/>
        </w:rPr>
        <w:t>10.19.</w:t>
      </w:r>
      <w:r>
        <w:rPr>
          <w:rFonts w:eastAsiaTheme="minorEastAsia" w:cstheme="minorBidi"/>
          <w:smallCaps w:val="0"/>
          <w:noProof/>
          <w:szCs w:val="22"/>
          <w:lang w:val="pl-PL" w:eastAsia="pl-PL"/>
        </w:rPr>
        <w:tab/>
      </w:r>
      <w:r>
        <w:rPr>
          <w:noProof/>
        </w:rPr>
        <w:t>Module: Cases, Section: Settlement Negotiations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125</w:t>
      </w:r>
      <w:r>
        <w:rPr>
          <w:noProof/>
        </w:rPr>
        <w:fldChar w:fldCharType="end"/>
      </w:r>
    </w:p>
    <w:p w14:paraId="550A51F4" w14:textId="7D35D155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  <w:lang w:val="pl-PL" w:eastAsia="pl-PL"/>
        </w:rPr>
        <w:t>10.19.1.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ON_CHANGE Settl. Negot. Demand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125</w:t>
      </w:r>
      <w:r>
        <w:rPr>
          <w:noProof/>
        </w:rPr>
        <w:fldChar w:fldCharType="end"/>
      </w:r>
    </w:p>
    <w:p w14:paraId="07F6D935" w14:textId="57E09125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10.19.2.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ON_CHANGE Settl. Negot. Offer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125</w:t>
      </w:r>
      <w:r>
        <w:rPr>
          <w:noProof/>
        </w:rPr>
        <w:fldChar w:fldCharType="end"/>
      </w:r>
    </w:p>
    <w:p w14:paraId="23F77862" w14:textId="3A4C1FA2" w:rsidR="002603AB" w:rsidRDefault="002603AB">
      <w:pPr>
        <w:pStyle w:val="Spistreci2"/>
        <w:tabs>
          <w:tab w:val="left" w:pos="1200"/>
          <w:tab w:val="right" w:leader="dot" w:pos="9656"/>
        </w:tabs>
        <w:rPr>
          <w:rFonts w:eastAsiaTheme="minorEastAsia" w:cstheme="minorBidi"/>
          <w:smallCaps w:val="0"/>
          <w:noProof/>
          <w:szCs w:val="22"/>
          <w:lang w:val="pl-PL" w:eastAsia="pl-PL"/>
        </w:rPr>
      </w:pPr>
      <w:r>
        <w:rPr>
          <w:noProof/>
        </w:rPr>
        <w:t>10.20.</w:t>
      </w:r>
      <w:r>
        <w:rPr>
          <w:rFonts w:eastAsiaTheme="minorEastAsia" w:cstheme="minorBidi"/>
          <w:smallCaps w:val="0"/>
          <w:noProof/>
          <w:szCs w:val="22"/>
          <w:lang w:val="pl-PL" w:eastAsia="pl-PL"/>
        </w:rPr>
        <w:tab/>
      </w:r>
      <w:r>
        <w:rPr>
          <w:noProof/>
        </w:rPr>
        <w:t>Module: Cases, Section: Settlement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126</w:t>
      </w:r>
      <w:r>
        <w:rPr>
          <w:noProof/>
        </w:rPr>
        <w:fldChar w:fldCharType="end"/>
      </w:r>
    </w:p>
    <w:p w14:paraId="67D20EEE" w14:textId="43E923E6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  <w:lang w:val="pl-PL" w:eastAsia="pl-PL"/>
        </w:rPr>
        <w:t>10.20.1.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Change of Settlement Status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126</w:t>
      </w:r>
      <w:r>
        <w:rPr>
          <w:noProof/>
        </w:rPr>
        <w:fldChar w:fldCharType="end"/>
      </w:r>
    </w:p>
    <w:p w14:paraId="0093BDAC" w14:textId="4E04045A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10.20.2.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Copy AOB/DTP Attorney to Demand Attorney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126</w:t>
      </w:r>
      <w:r>
        <w:rPr>
          <w:noProof/>
        </w:rPr>
        <w:fldChar w:fldCharType="end"/>
      </w:r>
    </w:p>
    <w:p w14:paraId="3EE0109A" w14:textId="081B7E59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10.20.3.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Set Fees and Costs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126</w:t>
      </w:r>
      <w:r>
        <w:rPr>
          <w:noProof/>
        </w:rPr>
        <w:fldChar w:fldCharType="end"/>
      </w:r>
    </w:p>
    <w:p w14:paraId="34E9C8BA" w14:textId="2446F6CE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10.20.4.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Settlement Status change to Motion to Compel Settlement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127</w:t>
      </w:r>
      <w:r>
        <w:rPr>
          <w:noProof/>
        </w:rPr>
        <w:fldChar w:fldCharType="end"/>
      </w:r>
    </w:p>
    <w:p w14:paraId="07C65247" w14:textId="00584B95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10.20.5.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Settlement Status change to SETTLED &amp; PAID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127</w:t>
      </w:r>
      <w:r>
        <w:rPr>
          <w:noProof/>
        </w:rPr>
        <w:fldChar w:fldCharType="end"/>
      </w:r>
    </w:p>
    <w:p w14:paraId="5E4F24F0" w14:textId="37163C4A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10.20.6.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Settlement Status change to SETTLED &amp; PAID - Benefits Only - Pending Fees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127</w:t>
      </w:r>
      <w:r>
        <w:rPr>
          <w:noProof/>
        </w:rPr>
        <w:fldChar w:fldCharType="end"/>
      </w:r>
    </w:p>
    <w:p w14:paraId="1D48FF67" w14:textId="195284B7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10.20.7.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Settlement Status change to SETTLED &amp; PAID - Fees Only - Pending Benefits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128</w:t>
      </w:r>
      <w:r>
        <w:rPr>
          <w:noProof/>
        </w:rPr>
        <w:fldChar w:fldCharType="end"/>
      </w:r>
    </w:p>
    <w:p w14:paraId="147AE1B2" w14:textId="7CC4CA0E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10.20.8.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Settlement Status change to SETTLED &amp; PAID - Global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128</w:t>
      </w:r>
      <w:r>
        <w:rPr>
          <w:noProof/>
        </w:rPr>
        <w:fldChar w:fldCharType="end"/>
      </w:r>
    </w:p>
    <w:p w14:paraId="493123E2" w14:textId="737DC2FC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10.20.9.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Settlement Status change to SETTLED &amp; PAID - Presuit w Fees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128</w:t>
      </w:r>
      <w:r>
        <w:rPr>
          <w:noProof/>
        </w:rPr>
        <w:fldChar w:fldCharType="end"/>
      </w:r>
    </w:p>
    <w:p w14:paraId="7D3A741B" w14:textId="59063684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10.20.10.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Settlement Status change to SETTLED - Awaiting Release (AOB)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128</w:t>
      </w:r>
      <w:r>
        <w:rPr>
          <w:noProof/>
        </w:rPr>
        <w:fldChar w:fldCharType="end"/>
      </w:r>
    </w:p>
    <w:p w14:paraId="46853C4D" w14:textId="1612C365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10.20.11.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Settlement Status change to SETTLED - Awaiting Release (HO)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129</w:t>
      </w:r>
      <w:r>
        <w:rPr>
          <w:noProof/>
        </w:rPr>
        <w:fldChar w:fldCharType="end"/>
      </w:r>
    </w:p>
    <w:p w14:paraId="00671FA2" w14:textId="362BA337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10.20.12.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Settlement Status change to SETTLED - Executed Release Sent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129</w:t>
      </w:r>
      <w:r>
        <w:rPr>
          <w:noProof/>
        </w:rPr>
        <w:fldChar w:fldCharType="end"/>
      </w:r>
    </w:p>
    <w:p w14:paraId="0F352C2C" w14:textId="46193F99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lastRenderedPageBreak/>
        <w:t>10.20.13.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Settlement Status change to SETTLED - Global Awaiting Release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129</w:t>
      </w:r>
      <w:r>
        <w:rPr>
          <w:noProof/>
        </w:rPr>
        <w:fldChar w:fldCharType="end"/>
      </w:r>
    </w:p>
    <w:p w14:paraId="05EC4ECF" w14:textId="582309BB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10.20.14.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Settlement Status change to SETTLED - Global Executed Release Sent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130</w:t>
      </w:r>
      <w:r>
        <w:rPr>
          <w:noProof/>
        </w:rPr>
        <w:fldChar w:fldCharType="end"/>
      </w:r>
    </w:p>
    <w:p w14:paraId="55980D3B" w14:textId="3B84697D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10.20.15.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Settlement Status change to SETTLED - Global Release Sent to Client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130</w:t>
      </w:r>
      <w:r>
        <w:rPr>
          <w:noProof/>
        </w:rPr>
        <w:fldChar w:fldCharType="end"/>
      </w:r>
    </w:p>
    <w:p w14:paraId="45407F02" w14:textId="4C19BFDA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10.20.16.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Settlement Status change to SETTLED - Proposed Release Rcvd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130</w:t>
      </w:r>
      <w:r>
        <w:rPr>
          <w:noProof/>
        </w:rPr>
        <w:fldChar w:fldCharType="end"/>
      </w:r>
    </w:p>
    <w:p w14:paraId="56555554" w14:textId="09D46593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10.20.17.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Settlement Status change to SETTLED - Release Sent to Client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131</w:t>
      </w:r>
      <w:r>
        <w:rPr>
          <w:noProof/>
        </w:rPr>
        <w:fldChar w:fldCharType="end"/>
      </w:r>
    </w:p>
    <w:p w14:paraId="22B75D0C" w14:textId="2948CBC2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10.20.18.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Settlement Status change to Settlement Negotiation - Demand Sent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131</w:t>
      </w:r>
      <w:r>
        <w:rPr>
          <w:noProof/>
        </w:rPr>
        <w:fldChar w:fldCharType="end"/>
      </w:r>
    </w:p>
    <w:p w14:paraId="6F794D8E" w14:textId="4257FD25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10.20.19.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Settlement Status change to Settlement Negotiation - Offer Received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131</w:t>
      </w:r>
      <w:r>
        <w:rPr>
          <w:noProof/>
        </w:rPr>
        <w:fldChar w:fldCharType="end"/>
      </w:r>
    </w:p>
    <w:p w14:paraId="1BA12345" w14:textId="6C37D1CB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10.20.20.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Settlement Status change to Settlement Payment Reminder Letter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131</w:t>
      </w:r>
      <w:r>
        <w:rPr>
          <w:noProof/>
        </w:rPr>
        <w:fldChar w:fldCharType="end"/>
      </w:r>
    </w:p>
    <w:p w14:paraId="0FD2CA16" w14:textId="299AA13A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10.20.21.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Settlement Status change to Settlement Payment Reminder Letter - 2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132</w:t>
      </w:r>
      <w:r>
        <w:rPr>
          <w:noProof/>
        </w:rPr>
        <w:fldChar w:fldCharType="end"/>
      </w:r>
    </w:p>
    <w:p w14:paraId="249F746D" w14:textId="65AEBC37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10.20.22.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Settlement Status change to Settlement Payment Reminder Letter - Final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132</w:t>
      </w:r>
      <w:r>
        <w:rPr>
          <w:noProof/>
        </w:rPr>
        <w:fldChar w:fldCharType="end"/>
      </w:r>
    </w:p>
    <w:p w14:paraId="1442498D" w14:textId="41AD2FD2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10.20.23.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Status SETTLED - Executed Release Sent does not change within 45 days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132</w:t>
      </w:r>
      <w:r>
        <w:rPr>
          <w:noProof/>
        </w:rPr>
        <w:fldChar w:fldCharType="end"/>
      </w:r>
    </w:p>
    <w:p w14:paraId="4E0C526E" w14:textId="2DC3007D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10.20.24.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Status SETTLED - Release Sent to Client does not change within 15 days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132</w:t>
      </w:r>
      <w:r>
        <w:rPr>
          <w:noProof/>
        </w:rPr>
        <w:fldChar w:fldCharType="end"/>
      </w:r>
    </w:p>
    <w:p w14:paraId="49C3263E" w14:textId="409F4D97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10.20.25.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Status Settlement Payment Reminder Letter does not change within 14 days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133</w:t>
      </w:r>
      <w:r>
        <w:rPr>
          <w:noProof/>
        </w:rPr>
        <w:fldChar w:fldCharType="end"/>
      </w:r>
    </w:p>
    <w:p w14:paraId="5E9F0205" w14:textId="20C60FEF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10.20.26.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Status Settlement Payment Reminder Letter - 2 does not change within 14 days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133</w:t>
      </w:r>
      <w:r>
        <w:rPr>
          <w:noProof/>
        </w:rPr>
        <w:fldChar w:fldCharType="end"/>
      </w:r>
    </w:p>
    <w:p w14:paraId="151D706E" w14:textId="2427BFC9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10.20.27.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Status Settlement Payment Reminder Letter - Final does not change within 14 days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133</w:t>
      </w:r>
      <w:r>
        <w:rPr>
          <w:noProof/>
        </w:rPr>
        <w:fldChar w:fldCharType="end"/>
      </w:r>
    </w:p>
    <w:p w14:paraId="256EF40B" w14:textId="0617C3BE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10.20.28.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Update Total Settlement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134</w:t>
      </w:r>
      <w:r>
        <w:rPr>
          <w:noProof/>
        </w:rPr>
        <w:fldChar w:fldCharType="end"/>
      </w:r>
    </w:p>
    <w:p w14:paraId="2C9519CC" w14:textId="71765F06" w:rsidR="002603AB" w:rsidRDefault="002603AB">
      <w:pPr>
        <w:pStyle w:val="Spistreci2"/>
        <w:tabs>
          <w:tab w:val="left" w:pos="1200"/>
          <w:tab w:val="right" w:leader="dot" w:pos="9656"/>
        </w:tabs>
        <w:rPr>
          <w:rFonts w:eastAsiaTheme="minorEastAsia" w:cstheme="minorBidi"/>
          <w:smallCaps w:val="0"/>
          <w:noProof/>
          <w:szCs w:val="22"/>
          <w:lang w:val="pl-PL" w:eastAsia="pl-PL"/>
        </w:rPr>
      </w:pPr>
      <w:r>
        <w:rPr>
          <w:noProof/>
        </w:rPr>
        <w:t>10.21.</w:t>
      </w:r>
      <w:r>
        <w:rPr>
          <w:rFonts w:eastAsiaTheme="minorEastAsia" w:cstheme="minorBidi"/>
          <w:smallCaps w:val="0"/>
          <w:noProof/>
          <w:szCs w:val="22"/>
          <w:lang w:val="pl-PL" w:eastAsia="pl-PL"/>
        </w:rPr>
        <w:tab/>
      </w:r>
      <w:r>
        <w:rPr>
          <w:noProof/>
        </w:rPr>
        <w:t>Module: Cases, Section: Statuses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134</w:t>
      </w:r>
      <w:r>
        <w:rPr>
          <w:noProof/>
        </w:rPr>
        <w:fldChar w:fldCharType="end"/>
      </w:r>
    </w:p>
    <w:p w14:paraId="6F0B6BBE" w14:textId="4E68ECC8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  <w:lang w:val="pl-PL" w:eastAsia="pl-PL"/>
        </w:rPr>
        <w:t>10.21.1.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On change of Stage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134</w:t>
      </w:r>
      <w:r>
        <w:rPr>
          <w:noProof/>
        </w:rPr>
        <w:fldChar w:fldCharType="end"/>
      </w:r>
    </w:p>
    <w:p w14:paraId="2431408D" w14:textId="3BFF5DC1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10.21.2.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ON_CHANGE of Status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134</w:t>
      </w:r>
      <w:r>
        <w:rPr>
          <w:noProof/>
        </w:rPr>
        <w:fldChar w:fldCharType="end"/>
      </w:r>
    </w:p>
    <w:p w14:paraId="108623B0" w14:textId="61428812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10.21.3.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ON_CHANGE_STATUS_DATE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135</w:t>
      </w:r>
      <w:r>
        <w:rPr>
          <w:noProof/>
        </w:rPr>
        <w:fldChar w:fldCharType="end"/>
      </w:r>
    </w:p>
    <w:p w14:paraId="0513CED7" w14:textId="75987D20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10.21.4.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Set Lock Automation = Yes when Final status change Closed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135</w:t>
      </w:r>
      <w:r>
        <w:rPr>
          <w:noProof/>
        </w:rPr>
        <w:fldChar w:fldCharType="end"/>
      </w:r>
    </w:p>
    <w:p w14:paraId="63F2AE8C" w14:textId="6A266D9D" w:rsidR="002603AB" w:rsidRDefault="002603AB">
      <w:pPr>
        <w:pStyle w:val="Spistreci2"/>
        <w:tabs>
          <w:tab w:val="left" w:pos="1200"/>
          <w:tab w:val="right" w:leader="dot" w:pos="9656"/>
        </w:tabs>
        <w:rPr>
          <w:rFonts w:eastAsiaTheme="minorEastAsia" w:cstheme="minorBidi"/>
          <w:smallCaps w:val="0"/>
          <w:noProof/>
          <w:szCs w:val="22"/>
          <w:lang w:val="pl-PL" w:eastAsia="pl-PL"/>
        </w:rPr>
      </w:pPr>
      <w:r>
        <w:rPr>
          <w:noProof/>
        </w:rPr>
        <w:t>10.22.</w:t>
      </w:r>
      <w:r>
        <w:rPr>
          <w:rFonts w:eastAsiaTheme="minorEastAsia" w:cstheme="minorBidi"/>
          <w:smallCaps w:val="0"/>
          <w:noProof/>
          <w:szCs w:val="22"/>
          <w:lang w:val="pl-PL" w:eastAsia="pl-PL"/>
        </w:rPr>
        <w:tab/>
      </w:r>
      <w:r>
        <w:rPr>
          <w:noProof/>
        </w:rPr>
        <w:t>Module: Cases, Section: Trial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135</w:t>
      </w:r>
      <w:r>
        <w:rPr>
          <w:noProof/>
        </w:rPr>
        <w:fldChar w:fldCharType="end"/>
      </w:r>
    </w:p>
    <w:p w14:paraId="701F23A6" w14:textId="51D38C45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  <w:lang w:val="pl-PL" w:eastAsia="pl-PL"/>
        </w:rPr>
        <w:t>10.22.1.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1 day after Notice for Trial date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135</w:t>
      </w:r>
      <w:r>
        <w:rPr>
          <w:noProof/>
        </w:rPr>
        <w:fldChar w:fldCharType="end"/>
      </w:r>
    </w:p>
    <w:p w14:paraId="75A77BA1" w14:textId="56B03A8E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10.22.2.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1 day after Notice for Trial date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135</w:t>
      </w:r>
      <w:r>
        <w:rPr>
          <w:noProof/>
        </w:rPr>
        <w:fldChar w:fldCharType="end"/>
      </w:r>
    </w:p>
    <w:p w14:paraId="353ED815" w14:textId="121E2B13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10.22.3.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45 day before Motion in Limine Deadline date create task for Scheduling Team - Hearings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136</w:t>
      </w:r>
      <w:r>
        <w:rPr>
          <w:noProof/>
        </w:rPr>
        <w:fldChar w:fldCharType="end"/>
      </w:r>
    </w:p>
    <w:p w14:paraId="46F47C90" w14:textId="31702B0A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10.22.4.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Add task 30 days before Date Exhibit List Deadline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136</w:t>
      </w:r>
      <w:r>
        <w:rPr>
          <w:noProof/>
        </w:rPr>
        <w:fldChar w:fldCharType="end"/>
      </w:r>
    </w:p>
    <w:p w14:paraId="2C5B7F79" w14:textId="32C9CDD5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10.22.5.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Add task 30 days before Date Fact Witness Deadline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136</w:t>
      </w:r>
      <w:r>
        <w:rPr>
          <w:noProof/>
        </w:rPr>
        <w:fldChar w:fldCharType="end"/>
      </w:r>
    </w:p>
    <w:p w14:paraId="4D3612A8" w14:textId="27B2CA8E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10.22.6.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Add task 30 days before Expert Witness Deadline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136</w:t>
      </w:r>
      <w:r>
        <w:rPr>
          <w:noProof/>
        </w:rPr>
        <w:fldChar w:fldCharType="end"/>
      </w:r>
    </w:p>
    <w:p w14:paraId="2E769EBC" w14:textId="5291E06A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10.22.7.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Add task 30 days before Motion Cut Off Date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137</w:t>
      </w:r>
      <w:r>
        <w:rPr>
          <w:noProof/>
        </w:rPr>
        <w:fldChar w:fldCharType="end"/>
      </w:r>
    </w:p>
    <w:p w14:paraId="17B454C3" w14:textId="0AB9108E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10.22.8.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Calendar Call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137</w:t>
      </w:r>
      <w:r>
        <w:rPr>
          <w:noProof/>
        </w:rPr>
        <w:fldChar w:fldCharType="end"/>
      </w:r>
    </w:p>
    <w:p w14:paraId="7C2474BC" w14:textId="41696F85" w:rsidR="002603AB" w:rsidRDefault="002603AB">
      <w:pPr>
        <w:pStyle w:val="Spistreci3"/>
        <w:tabs>
          <w:tab w:val="left" w:pos="144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10.22.9.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Change of Trial Status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137</w:t>
      </w:r>
      <w:r>
        <w:rPr>
          <w:noProof/>
        </w:rPr>
        <w:fldChar w:fldCharType="end"/>
      </w:r>
    </w:p>
    <w:p w14:paraId="1D9F3D78" w14:textId="0B109A79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10.22.10.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Daubert Deadline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138</w:t>
      </w:r>
      <w:r>
        <w:rPr>
          <w:noProof/>
        </w:rPr>
        <w:fldChar w:fldCharType="end"/>
      </w:r>
    </w:p>
    <w:p w14:paraId="0105F11A" w14:textId="6AF1F8EB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10.22.11.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Discovery Cut Off Date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138</w:t>
      </w:r>
      <w:r>
        <w:rPr>
          <w:noProof/>
        </w:rPr>
        <w:fldChar w:fldCharType="end"/>
      </w:r>
    </w:p>
    <w:p w14:paraId="5BFF1104" w14:textId="53CFF78E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lastRenderedPageBreak/>
        <w:t>10.22.12.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Exhibit List Deadline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138</w:t>
      </w:r>
      <w:r>
        <w:rPr>
          <w:noProof/>
        </w:rPr>
        <w:fldChar w:fldCharType="end"/>
      </w:r>
    </w:p>
    <w:p w14:paraId="633CA47D" w14:textId="3BDE099C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10.22.13.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Expert Witness Deadline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138</w:t>
      </w:r>
      <w:r>
        <w:rPr>
          <w:noProof/>
        </w:rPr>
        <w:fldChar w:fldCharType="end"/>
      </w:r>
    </w:p>
    <w:p w14:paraId="287F3324" w14:textId="26502659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10.22.14.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Fact Witness Deadline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139</w:t>
      </w:r>
      <w:r>
        <w:rPr>
          <w:noProof/>
        </w:rPr>
        <w:fldChar w:fldCharType="end"/>
      </w:r>
    </w:p>
    <w:p w14:paraId="32D9BCDA" w14:textId="056AC38F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10.22.15.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Generate documents 45 days before Discovery Cut Off Date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139</w:t>
      </w:r>
      <w:r>
        <w:rPr>
          <w:noProof/>
        </w:rPr>
        <w:fldChar w:fldCharType="end"/>
      </w:r>
    </w:p>
    <w:p w14:paraId="662EC9B0" w14:textId="1011421D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10.22.16.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Joint Pre-Trial Statement Due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139</w:t>
      </w:r>
      <w:r>
        <w:rPr>
          <w:noProof/>
        </w:rPr>
        <w:fldChar w:fldCharType="end"/>
      </w:r>
    </w:p>
    <w:p w14:paraId="2BFC649E" w14:textId="4CF66F5A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10.22.17.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Mediation Deadline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140</w:t>
      </w:r>
      <w:r>
        <w:rPr>
          <w:noProof/>
        </w:rPr>
        <w:fldChar w:fldCharType="end"/>
      </w:r>
    </w:p>
    <w:p w14:paraId="0CACC8A9" w14:textId="15F70717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10.22.18.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Motion in Limine Deadline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140</w:t>
      </w:r>
      <w:r>
        <w:rPr>
          <w:noProof/>
        </w:rPr>
        <w:fldChar w:fldCharType="end"/>
      </w:r>
    </w:p>
    <w:p w14:paraId="5B9AA4E7" w14:textId="15F1F7A5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10.22.19.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Pre-Trial Conference (Trial)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140</w:t>
      </w:r>
      <w:r>
        <w:rPr>
          <w:noProof/>
        </w:rPr>
        <w:fldChar w:fldCharType="end"/>
      </w:r>
    </w:p>
    <w:p w14:paraId="56B523E2" w14:textId="28E16F6C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10.22.20.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Trial Date changed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141</w:t>
      </w:r>
      <w:r>
        <w:rPr>
          <w:noProof/>
        </w:rPr>
        <w:fldChar w:fldCharType="end"/>
      </w:r>
    </w:p>
    <w:p w14:paraId="7E2E7981" w14:textId="52F1BF79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10.22.21.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Trial Status change to Jury Instuctions/Verdict Form Filed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141</w:t>
      </w:r>
      <w:r>
        <w:rPr>
          <w:noProof/>
        </w:rPr>
        <w:fldChar w:fldCharType="end"/>
      </w:r>
    </w:p>
    <w:p w14:paraId="57F832FD" w14:textId="2F921CE0" w:rsidR="002603AB" w:rsidRDefault="002603AB">
      <w:pPr>
        <w:pStyle w:val="Spistreci3"/>
        <w:tabs>
          <w:tab w:val="left" w:pos="1680"/>
          <w:tab w:val="right" w:leader="dot" w:pos="9656"/>
        </w:tabs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</w:pPr>
      <w:r w:rsidRPr="001F0CD9">
        <w:rPr>
          <w:noProof/>
        </w:rPr>
        <w:t>10.22.22.</w:t>
      </w:r>
      <w:r>
        <w:rPr>
          <w:rFonts w:eastAsiaTheme="minorEastAsia" w:cstheme="minorBidi"/>
          <w:i w:val="0"/>
          <w:iCs w:val="0"/>
          <w:noProof/>
          <w:szCs w:val="22"/>
          <w:lang w:val="pl-PL" w:eastAsia="pl-PL"/>
        </w:rPr>
        <w:tab/>
      </w:r>
      <w:r>
        <w:rPr>
          <w:noProof/>
        </w:rPr>
        <w:t>Trial Status change to Motion to Notice of Trial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_Toc130299977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141</w:t>
      </w:r>
      <w:r>
        <w:rPr>
          <w:noProof/>
        </w:rPr>
        <w:fldChar w:fldCharType="end"/>
      </w:r>
    </w:p>
    <w:p w14:paraId="1D9384F1" w14:textId="67C8E7C1" w:rsidR="00CF3A5D" w:rsidRPr="005315C9" w:rsidRDefault="000E418C" w:rsidP="00C83528">
      <w:pPr>
        <w:pStyle w:val="Spistreci1"/>
        <w:rPr>
          <w:rFonts w:eastAsiaTheme="minorEastAsia" w:cstheme="minorBidi"/>
          <w:b w:val="0"/>
          <w:bCs w:val="0"/>
          <w:caps w:val="0"/>
          <w:szCs w:val="22"/>
          <w:lang w:eastAsia="pl-PL"/>
        </w:rPr>
      </w:pPr>
      <w:r w:rsidRPr="005315C9">
        <w:rPr>
          <w:caps w:val="0"/>
        </w:rPr>
        <w:fldChar w:fldCharType="end"/>
      </w:r>
    </w:p>
    <w:p w14:paraId="3F5FE04D" w14:textId="77777777" w:rsidR="00CF3A5D" w:rsidRPr="005315C9" w:rsidRDefault="00CF3A5D">
      <w:pPr>
        <w:overflowPunct/>
        <w:autoSpaceDE/>
        <w:autoSpaceDN/>
        <w:adjustRightInd/>
        <w:spacing w:line="240" w:lineRule="auto"/>
        <w:jc w:val="left"/>
        <w:textAlignment w:val="auto"/>
        <w:rPr>
          <w:rFonts w:ascii="Calibri" w:hAnsi="Calibri"/>
          <w:b/>
          <w:bCs/>
          <w:color w:val="FF9900"/>
          <w:sz w:val="32"/>
          <w:szCs w:val="36"/>
          <w:lang w:eastAsia="ja-JP"/>
        </w:rPr>
      </w:pPr>
      <w:r w:rsidRPr="005315C9">
        <w:rPr>
          <w:sz w:val="32"/>
        </w:rPr>
        <w:br w:type="page"/>
      </w:r>
    </w:p>
    <w:p w14:paraId="09BA1712" w14:textId="27F7F64A" w:rsidR="007702E8" w:rsidRDefault="007702E8" w:rsidP="007702E8">
      <w:pPr>
        <w:pStyle w:val="DBH1"/>
      </w:pPr>
      <w:bookmarkStart w:id="3" w:name="_Toc130299597"/>
      <w:bookmarkEnd w:id="1"/>
      <w:bookmarkEnd w:id="2"/>
      <w:r>
        <w:lastRenderedPageBreak/>
        <w:t>Email templates</w:t>
      </w:r>
      <w:bookmarkEnd w:id="3"/>
    </w:p>
    <w:p w14:paraId="4313C98F" w14:textId="59DCB94A" w:rsidR="007702E8" w:rsidRDefault="007702E8" w:rsidP="007702E8">
      <w:r w:rsidRPr="005315C9">
        <w:t xml:space="preserve">The </w:t>
      </w:r>
      <w:r>
        <w:rPr>
          <w:i/>
          <w:iCs/>
        </w:rPr>
        <w:t>Email templates</w:t>
      </w:r>
      <w:r>
        <w:t xml:space="preserve"> form </w:t>
      </w:r>
      <w:r w:rsidRPr="005315C9">
        <w:t xml:space="preserve">allows you to define </w:t>
      </w:r>
      <w:r>
        <w:t>email</w:t>
      </w:r>
      <w:r w:rsidRPr="005315C9">
        <w:t xml:space="preserve"> templates.</w:t>
      </w:r>
    </w:p>
    <w:p w14:paraId="69283961" w14:textId="21F9D5DC" w:rsidR="007702E8" w:rsidRDefault="007702E8" w:rsidP="007702E8">
      <w:r>
        <w:rPr>
          <w:i/>
          <w:iCs/>
        </w:rPr>
        <w:t>Email</w:t>
      </w:r>
      <w:r w:rsidRPr="00605E50">
        <w:rPr>
          <w:i/>
          <w:iCs/>
        </w:rPr>
        <w:t xml:space="preserve"> templates</w:t>
      </w:r>
      <w:r>
        <w:t xml:space="preserve"> are defined for modules. They can be used to send an email directly from a record in a selected module, through workflow or used in directly </w:t>
      </w:r>
      <w:r w:rsidRPr="007702E8">
        <w:t>the PMC Email Client (through "Compose", "Reply", "Forward" etc.)</w:t>
      </w:r>
      <w:r>
        <w:t>.</w:t>
      </w:r>
    </w:p>
    <w:p w14:paraId="472E348D" w14:textId="5AE15F0C" w:rsidR="007702E8" w:rsidRDefault="007702E8" w:rsidP="007702E8">
      <w:pPr>
        <w:spacing w:before="240"/>
      </w:pPr>
      <w:r>
        <w:t xml:space="preserve">To open the </w:t>
      </w:r>
      <w:r>
        <w:rPr>
          <w:i/>
          <w:iCs/>
        </w:rPr>
        <w:t>Email</w:t>
      </w:r>
      <w:r w:rsidRPr="00605E50">
        <w:rPr>
          <w:i/>
          <w:iCs/>
        </w:rPr>
        <w:t xml:space="preserve"> template</w:t>
      </w:r>
      <w:r>
        <w:t xml:space="preserve"> form select </w:t>
      </w:r>
      <w:r w:rsidRPr="00605E50">
        <w:rPr>
          <w:i/>
          <w:iCs/>
        </w:rPr>
        <w:t>Configuration</w:t>
      </w:r>
      <w:r>
        <w:t xml:space="preserve"> from the menu, and then select </w:t>
      </w:r>
      <w:r>
        <w:rPr>
          <w:i/>
          <w:iCs/>
        </w:rPr>
        <w:t>Email</w:t>
      </w:r>
      <w:r w:rsidRPr="00605E50">
        <w:rPr>
          <w:i/>
          <w:iCs/>
        </w:rPr>
        <w:t xml:space="preserve"> Templates</w:t>
      </w:r>
      <w:r>
        <w:t>.</w:t>
      </w:r>
    </w:p>
    <w:p w14:paraId="52A2D7CB" w14:textId="1E96FBA0" w:rsidR="007702E8" w:rsidRDefault="007702E8" w:rsidP="007702E8">
      <w:r>
        <w:t xml:space="preserve">To add a new </w:t>
      </w:r>
      <w:r>
        <w:rPr>
          <w:i/>
          <w:iCs/>
        </w:rPr>
        <w:t>Email</w:t>
      </w:r>
      <w:r w:rsidRPr="00605E50">
        <w:rPr>
          <w:i/>
          <w:iCs/>
        </w:rPr>
        <w:t xml:space="preserve"> Templates</w:t>
      </w:r>
      <w:r>
        <w:t>:</w:t>
      </w:r>
    </w:p>
    <w:p w14:paraId="39298AAE" w14:textId="213FEAC4" w:rsidR="007702E8" w:rsidRDefault="007702E8" w:rsidP="007702E8">
      <w:pPr>
        <w:pStyle w:val="Akapitzlist"/>
        <w:numPr>
          <w:ilvl w:val="0"/>
          <w:numId w:val="14"/>
        </w:numPr>
      </w:pPr>
      <w:r>
        <w:t xml:space="preserve">press the </w:t>
      </w:r>
      <w:r w:rsidRPr="002820F3">
        <w:rPr>
          <w:i/>
          <w:iCs/>
        </w:rPr>
        <w:t>+ Add record</w:t>
      </w:r>
      <w:r>
        <w:t xml:space="preserve"> button:</w:t>
      </w:r>
    </w:p>
    <w:p w14:paraId="2C1E192D" w14:textId="179AD20B" w:rsidR="007702E8" w:rsidRDefault="007702E8" w:rsidP="00A2368A">
      <w:pPr>
        <w:jc w:val="center"/>
      </w:pPr>
      <w:r w:rsidRPr="007702E8">
        <w:rPr>
          <w:noProof/>
        </w:rPr>
        <w:drawing>
          <wp:inline distT="0" distB="0" distL="0" distR="0" wp14:anchorId="75BC8515" wp14:editId="4982C783">
            <wp:extent cx="6137910" cy="303466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B588" w14:textId="6C785E6D" w:rsidR="00BB044C" w:rsidRDefault="00BB044C" w:rsidP="00A2368A">
      <w:pPr>
        <w:jc w:val="center"/>
      </w:pPr>
      <w:r w:rsidRPr="00A2368A">
        <w:rPr>
          <w:noProof/>
        </w:rPr>
        <w:drawing>
          <wp:inline distT="0" distB="0" distL="0" distR="0" wp14:anchorId="62F75D33" wp14:editId="4B58A599">
            <wp:extent cx="6137910" cy="320548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84DB" w14:textId="59CD53E6" w:rsidR="00BB044C" w:rsidRDefault="00BB044C" w:rsidP="00BB044C">
      <w:pPr>
        <w:pStyle w:val="Akapitzlist"/>
        <w:numPr>
          <w:ilvl w:val="0"/>
          <w:numId w:val="14"/>
        </w:numPr>
        <w:rPr>
          <w:sz w:val="20"/>
          <w:szCs w:val="22"/>
        </w:rPr>
      </w:pPr>
      <w:r>
        <w:rPr>
          <w:sz w:val="20"/>
          <w:szCs w:val="22"/>
        </w:rPr>
        <w:lastRenderedPageBreak/>
        <w:t xml:space="preserve">in the filed </w:t>
      </w:r>
      <w:r w:rsidRPr="001B31F9">
        <w:rPr>
          <w:i/>
          <w:iCs/>
          <w:sz w:val="20"/>
          <w:szCs w:val="22"/>
        </w:rPr>
        <w:t>Module</w:t>
      </w:r>
      <w:r>
        <w:rPr>
          <w:i/>
          <w:iCs/>
          <w:sz w:val="20"/>
          <w:szCs w:val="22"/>
        </w:rPr>
        <w:t xml:space="preserve"> </w:t>
      </w:r>
      <w:r w:rsidRPr="00654118">
        <w:rPr>
          <w:sz w:val="20"/>
          <w:szCs w:val="22"/>
        </w:rPr>
        <w:t xml:space="preserve">select a module, </w:t>
      </w:r>
      <w:r>
        <w:rPr>
          <w:sz w:val="20"/>
          <w:szCs w:val="22"/>
        </w:rPr>
        <w:t>for which you want to make an email template</w:t>
      </w:r>
      <w:r w:rsidRPr="001B31F9">
        <w:rPr>
          <w:sz w:val="20"/>
          <w:szCs w:val="22"/>
        </w:rPr>
        <w:t xml:space="preserve"> </w:t>
      </w:r>
      <w:r w:rsidRPr="00654118">
        <w:rPr>
          <w:sz w:val="20"/>
          <w:szCs w:val="22"/>
        </w:rPr>
        <w:t>e.g. Case</w:t>
      </w:r>
      <w:r>
        <w:rPr>
          <w:sz w:val="20"/>
          <w:szCs w:val="22"/>
        </w:rPr>
        <w:t>,</w:t>
      </w:r>
    </w:p>
    <w:p w14:paraId="2A33BF8B" w14:textId="3C3273D2" w:rsidR="00BB044C" w:rsidRDefault="00BB044C" w:rsidP="00BB044C">
      <w:pPr>
        <w:pStyle w:val="Akapitzlist"/>
        <w:numPr>
          <w:ilvl w:val="0"/>
          <w:numId w:val="14"/>
        </w:numPr>
        <w:rPr>
          <w:sz w:val="20"/>
          <w:szCs w:val="22"/>
        </w:rPr>
      </w:pPr>
      <w:r>
        <w:rPr>
          <w:sz w:val="20"/>
          <w:szCs w:val="22"/>
        </w:rPr>
        <w:t xml:space="preserve">in the field </w:t>
      </w:r>
      <w:r w:rsidRPr="00AC4049">
        <w:rPr>
          <w:i/>
          <w:iCs/>
          <w:sz w:val="20"/>
          <w:szCs w:val="22"/>
        </w:rPr>
        <w:t>Name</w:t>
      </w:r>
      <w:r>
        <w:rPr>
          <w:i/>
          <w:iCs/>
          <w:sz w:val="20"/>
          <w:szCs w:val="22"/>
        </w:rPr>
        <w:t xml:space="preserve"> </w:t>
      </w:r>
      <w:r>
        <w:rPr>
          <w:sz w:val="20"/>
          <w:szCs w:val="22"/>
        </w:rPr>
        <w:t>type a name (the name of the email template should be unique),</w:t>
      </w:r>
    </w:p>
    <w:p w14:paraId="5DCF592D" w14:textId="017E172A" w:rsidR="00BB044C" w:rsidRDefault="00BB044C" w:rsidP="00BB044C">
      <w:pPr>
        <w:pStyle w:val="Akapitzlist"/>
        <w:numPr>
          <w:ilvl w:val="0"/>
          <w:numId w:val="14"/>
        </w:numPr>
      </w:pPr>
      <w:r w:rsidRPr="000A0485">
        <w:rPr>
          <w:sz w:val="20"/>
          <w:szCs w:val="22"/>
        </w:rPr>
        <w:t xml:space="preserve">in the </w:t>
      </w:r>
      <w:r w:rsidRPr="000A0485">
        <w:rPr>
          <w:i/>
          <w:iCs/>
          <w:sz w:val="20"/>
          <w:szCs w:val="22"/>
        </w:rPr>
        <w:t xml:space="preserve">From (SMTP Name) </w:t>
      </w:r>
      <w:r w:rsidRPr="000A0485">
        <w:rPr>
          <w:sz w:val="20"/>
          <w:szCs w:val="22"/>
        </w:rPr>
        <w:t>field, indicate the appropriate Case Handlers (</w:t>
      </w:r>
      <w:r>
        <w:t>in simple terms: a defined outgoing mailbox),</w:t>
      </w:r>
    </w:p>
    <w:p w14:paraId="4C25AE3D" w14:textId="16F3A99B" w:rsidR="00BB044C" w:rsidRDefault="00BB044C" w:rsidP="00BB044C">
      <w:pPr>
        <w:pStyle w:val="Akapitzlist"/>
        <w:numPr>
          <w:ilvl w:val="0"/>
          <w:numId w:val="14"/>
        </w:numPr>
      </w:pPr>
      <w:r w:rsidRPr="000A0485">
        <w:rPr>
          <w:sz w:val="20"/>
          <w:szCs w:val="22"/>
        </w:rPr>
        <w:t xml:space="preserve">in the </w:t>
      </w:r>
      <w:r>
        <w:rPr>
          <w:i/>
          <w:iCs/>
          <w:sz w:val="20"/>
          <w:szCs w:val="22"/>
        </w:rPr>
        <w:t>To</w:t>
      </w:r>
      <w:r w:rsidRPr="000A0485">
        <w:rPr>
          <w:i/>
          <w:iCs/>
          <w:sz w:val="20"/>
          <w:szCs w:val="22"/>
        </w:rPr>
        <w:t xml:space="preserve"> </w:t>
      </w:r>
      <w:r w:rsidRPr="000A0485">
        <w:rPr>
          <w:sz w:val="20"/>
          <w:szCs w:val="22"/>
        </w:rPr>
        <w:t xml:space="preserve">field, indicate the appropriate </w:t>
      </w:r>
      <w:r>
        <w:rPr>
          <w:sz w:val="20"/>
          <w:szCs w:val="22"/>
        </w:rPr>
        <w:t>email address</w:t>
      </w:r>
      <w:r w:rsidRPr="000A0485">
        <w:rPr>
          <w:sz w:val="20"/>
          <w:szCs w:val="22"/>
        </w:rPr>
        <w:t xml:space="preserve"> </w:t>
      </w:r>
      <w:r>
        <w:rPr>
          <w:sz w:val="20"/>
          <w:szCs w:val="22"/>
        </w:rPr>
        <w:t>from defined</w:t>
      </w:r>
      <w:r>
        <w:t xml:space="preserve"> placeholdes,</w:t>
      </w:r>
    </w:p>
    <w:p w14:paraId="5C9A4887" w14:textId="01607EB7" w:rsidR="00BB044C" w:rsidRDefault="00BB044C" w:rsidP="00BB044C">
      <w:pPr>
        <w:pStyle w:val="Akapitzlist"/>
        <w:numPr>
          <w:ilvl w:val="0"/>
          <w:numId w:val="14"/>
        </w:numPr>
      </w:pPr>
      <w:r>
        <w:t xml:space="preserve">fill in the </w:t>
      </w:r>
      <w:r w:rsidRPr="0099408C">
        <w:rPr>
          <w:i/>
          <w:iCs/>
        </w:rPr>
        <w:t>Subject</w:t>
      </w:r>
      <w:r>
        <w:t xml:space="preserve"> field (in order for the email sent to be associated with the record from which it was sent, place in the </w:t>
      </w:r>
      <w:r w:rsidRPr="0099408C">
        <w:rPr>
          <w:i/>
          <w:iCs/>
        </w:rPr>
        <w:t>Subject</w:t>
      </w:r>
      <w:r>
        <w:t xml:space="preserve"> in [] the placeholder with the record ID, e.g. for emails sent from Case modu</w:t>
      </w:r>
      <w:r w:rsidR="00D079D0">
        <w:t>l</w:t>
      </w:r>
      <w:r>
        <w:t>e: [@@CASE_ID@@]</w:t>
      </w:r>
      <w:r w:rsidR="00A2368A">
        <w:t>; you can also use dynamic fields</w:t>
      </w:r>
      <w:r w:rsidR="00A2368A" w:rsidRPr="00A2368A">
        <w:t xml:space="preserve"> </w:t>
      </w:r>
      <w:r w:rsidR="00A2368A">
        <w:t>described below</w:t>
      </w:r>
      <w:r>
        <w:t>),</w:t>
      </w:r>
    </w:p>
    <w:p w14:paraId="25DD523D" w14:textId="081D315A" w:rsidR="00BB044C" w:rsidRDefault="00BB044C" w:rsidP="00BB044C">
      <w:pPr>
        <w:pStyle w:val="Akapitzlist"/>
        <w:numPr>
          <w:ilvl w:val="0"/>
          <w:numId w:val="14"/>
        </w:numPr>
        <w:rPr>
          <w:sz w:val="20"/>
          <w:szCs w:val="20"/>
        </w:rPr>
      </w:pPr>
      <w:r w:rsidRPr="00BB044C">
        <w:rPr>
          <w:sz w:val="20"/>
          <w:szCs w:val="20"/>
        </w:rPr>
        <w:t xml:space="preserve">fill in the </w:t>
      </w:r>
      <w:r w:rsidRPr="00BB044C">
        <w:rPr>
          <w:i/>
          <w:iCs/>
          <w:sz w:val="20"/>
          <w:szCs w:val="20"/>
        </w:rPr>
        <w:t>Content</w:t>
      </w:r>
      <w:r w:rsidRPr="00BB044C">
        <w:rPr>
          <w:sz w:val="20"/>
          <w:szCs w:val="20"/>
        </w:rPr>
        <w:t xml:space="preserve"> field; if you want to use dynamic fields go to </w:t>
      </w:r>
      <w:r w:rsidRPr="00BB044C">
        <w:rPr>
          <w:i/>
          <w:iCs/>
          <w:sz w:val="20"/>
          <w:szCs w:val="20"/>
        </w:rPr>
        <w:t>Fields from module</w:t>
      </w:r>
      <w:r w:rsidRPr="00BB044C">
        <w:rPr>
          <w:sz w:val="20"/>
          <w:szCs w:val="20"/>
        </w:rPr>
        <w:t xml:space="preserve"> or </w:t>
      </w:r>
      <w:r w:rsidRPr="00BB044C">
        <w:rPr>
          <w:i/>
          <w:iCs/>
          <w:sz w:val="20"/>
          <w:szCs w:val="20"/>
        </w:rPr>
        <w:t>Fields from dependent modules</w:t>
      </w:r>
      <w:r w:rsidRPr="00BB044C">
        <w:rPr>
          <w:sz w:val="20"/>
          <w:szCs w:val="20"/>
        </w:rPr>
        <w:t xml:space="preserve"> field and find the field you want </w:t>
      </w:r>
      <w:r>
        <w:rPr>
          <w:sz w:val="20"/>
          <w:szCs w:val="20"/>
        </w:rPr>
        <w:t>use as a dynamic</w:t>
      </w:r>
      <w:r w:rsidRPr="00BB044C">
        <w:rPr>
          <w:sz w:val="20"/>
          <w:szCs w:val="20"/>
        </w:rPr>
        <w:t xml:space="preserve">, </w:t>
      </w:r>
      <w:r>
        <w:rPr>
          <w:sz w:val="20"/>
          <w:szCs w:val="22"/>
        </w:rPr>
        <w:t xml:space="preserve">, e.g. </w:t>
      </w:r>
      <w:r w:rsidRPr="00BB044C">
        <w:rPr>
          <w:i/>
          <w:iCs/>
          <w:sz w:val="20"/>
          <w:szCs w:val="22"/>
        </w:rPr>
        <w:t>Claim Number</w:t>
      </w:r>
      <w:r>
        <w:rPr>
          <w:sz w:val="20"/>
          <w:szCs w:val="20"/>
        </w:rPr>
        <w:t xml:space="preserve">, </w:t>
      </w:r>
      <w:r w:rsidRPr="00BB044C">
        <w:rPr>
          <w:sz w:val="20"/>
          <w:szCs w:val="20"/>
        </w:rPr>
        <w:t xml:space="preserve">then click </w:t>
      </w:r>
      <w:r w:rsidRPr="00BB044C">
        <w:rPr>
          <w:i/>
          <w:iCs/>
          <w:sz w:val="20"/>
          <w:szCs w:val="20"/>
        </w:rPr>
        <w:t xml:space="preserve">Copy to clipboard – Field Value </w:t>
      </w:r>
      <w:r w:rsidRPr="00BB044C">
        <w:rPr>
          <w:sz w:val="20"/>
          <w:szCs w:val="20"/>
        </w:rPr>
        <w:t>button (blue one, next to the field</w:t>
      </w:r>
      <w:r>
        <w:rPr>
          <w:sz w:val="20"/>
          <w:szCs w:val="20"/>
        </w:rPr>
        <w:t>):</w:t>
      </w:r>
    </w:p>
    <w:p w14:paraId="5A0FE189" w14:textId="2E4C31B7" w:rsidR="00BB044C" w:rsidRPr="00BB044C" w:rsidRDefault="00BB044C" w:rsidP="00A2368A">
      <w:pPr>
        <w:jc w:val="center"/>
        <w:rPr>
          <w:sz w:val="20"/>
          <w:szCs w:val="20"/>
        </w:rPr>
      </w:pPr>
      <w:r w:rsidRPr="006461DE">
        <w:rPr>
          <w:noProof/>
        </w:rPr>
        <w:drawing>
          <wp:inline distT="0" distB="0" distL="0" distR="0" wp14:anchorId="3C1C175E" wp14:editId="1D6A2E42">
            <wp:extent cx="6137910" cy="2149475"/>
            <wp:effectExtent l="0" t="0" r="0" b="317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6740" w14:textId="14DE6CDC" w:rsidR="00BB044C" w:rsidRDefault="00BB044C" w:rsidP="00BB044C">
      <w:pPr>
        <w:ind w:left="720"/>
        <w:rPr>
          <w:sz w:val="20"/>
          <w:szCs w:val="22"/>
        </w:rPr>
      </w:pPr>
      <w:r w:rsidRPr="00BB044C">
        <w:rPr>
          <w:sz w:val="20"/>
          <w:szCs w:val="22"/>
        </w:rPr>
        <w:t xml:space="preserve">now go back to the </w:t>
      </w:r>
      <w:r>
        <w:rPr>
          <w:i/>
          <w:iCs/>
          <w:sz w:val="20"/>
          <w:szCs w:val="22"/>
        </w:rPr>
        <w:t xml:space="preserve">Content field </w:t>
      </w:r>
      <w:r w:rsidRPr="00BB044C">
        <w:rPr>
          <w:sz w:val="20"/>
          <w:szCs w:val="22"/>
        </w:rPr>
        <w:t>and copy the clipboard contents</w:t>
      </w:r>
      <w:r>
        <w:rPr>
          <w:sz w:val="20"/>
          <w:szCs w:val="22"/>
        </w:rPr>
        <w:t>:</w:t>
      </w:r>
    </w:p>
    <w:p w14:paraId="3403012D" w14:textId="50E412E2" w:rsidR="00BB044C" w:rsidRDefault="00A2368A" w:rsidP="00A2368A">
      <w:pPr>
        <w:rPr>
          <w:sz w:val="20"/>
          <w:szCs w:val="22"/>
        </w:rPr>
      </w:pPr>
      <w:r w:rsidRPr="00A2368A">
        <w:rPr>
          <w:noProof/>
          <w:sz w:val="20"/>
          <w:szCs w:val="22"/>
        </w:rPr>
        <w:drawing>
          <wp:inline distT="0" distB="0" distL="0" distR="0" wp14:anchorId="6F4C2A05" wp14:editId="5E790923">
            <wp:extent cx="6137910" cy="324294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943F" w14:textId="350A853B" w:rsidR="00BB044C" w:rsidRDefault="001E6210" w:rsidP="001E6210">
      <w:pPr>
        <w:ind w:left="720"/>
      </w:pPr>
      <w:r>
        <w:lastRenderedPageBreak/>
        <w:t xml:space="preserve">You can also use variables from the </w:t>
      </w:r>
      <w:r w:rsidRPr="001E6210">
        <w:rPr>
          <w:i/>
          <w:iCs/>
        </w:rPr>
        <w:t>Additional variables</w:t>
      </w:r>
      <w:r>
        <w:t xml:space="preserve"> list:</w:t>
      </w:r>
    </w:p>
    <w:p w14:paraId="6FA6093D" w14:textId="11C2E3F2" w:rsidR="001E6210" w:rsidRDefault="001E6210">
      <w:pPr>
        <w:pStyle w:val="Akapitzlist"/>
        <w:numPr>
          <w:ilvl w:val="0"/>
          <w:numId w:val="17"/>
        </w:numPr>
      </w:pPr>
      <w:r w:rsidRPr="001E6210">
        <w:rPr>
          <w:i/>
          <w:iCs/>
        </w:rPr>
        <w:t>Current date</w:t>
      </w:r>
      <w:r>
        <w:t>,</w:t>
      </w:r>
    </w:p>
    <w:p w14:paraId="7CAF73C8" w14:textId="2873AD28" w:rsidR="001E6210" w:rsidRDefault="001E6210">
      <w:pPr>
        <w:pStyle w:val="Akapitzlist"/>
        <w:numPr>
          <w:ilvl w:val="0"/>
          <w:numId w:val="17"/>
        </w:numPr>
      </w:pPr>
      <w:r w:rsidRPr="001E6210">
        <w:rPr>
          <w:i/>
          <w:iCs/>
        </w:rPr>
        <w:t>Current time</w:t>
      </w:r>
      <w:r>
        <w:t>,</w:t>
      </w:r>
    </w:p>
    <w:p w14:paraId="78C69139" w14:textId="1EFE0803" w:rsidR="001E6210" w:rsidRDefault="001E6210">
      <w:pPr>
        <w:pStyle w:val="Akapitzlist"/>
        <w:numPr>
          <w:ilvl w:val="0"/>
          <w:numId w:val="17"/>
        </w:numPr>
      </w:pPr>
      <w:r w:rsidRPr="001E6210">
        <w:rPr>
          <w:i/>
          <w:iCs/>
        </w:rPr>
        <w:t>System time zone</w:t>
      </w:r>
      <w:r>
        <w:t>,</w:t>
      </w:r>
    </w:p>
    <w:p w14:paraId="76B0E9BF" w14:textId="0571421B" w:rsidR="001E6210" w:rsidRDefault="001E6210">
      <w:pPr>
        <w:pStyle w:val="Akapitzlist"/>
        <w:numPr>
          <w:ilvl w:val="0"/>
          <w:numId w:val="17"/>
        </w:numPr>
      </w:pPr>
      <w:r w:rsidRPr="001E6210">
        <w:rPr>
          <w:i/>
          <w:iCs/>
        </w:rPr>
        <w:t>User time zone</w:t>
      </w:r>
      <w:r>
        <w:t>.</w:t>
      </w:r>
    </w:p>
    <w:p w14:paraId="36A8B6EB" w14:textId="626DF86C" w:rsidR="00BB044C" w:rsidRPr="00DA6298" w:rsidRDefault="00BB044C" w:rsidP="00BB044C">
      <w:pPr>
        <w:pStyle w:val="Akapitzlist"/>
        <w:numPr>
          <w:ilvl w:val="0"/>
          <w:numId w:val="14"/>
        </w:numPr>
        <w:rPr>
          <w:rFonts w:cstheme="minorHAnsi"/>
          <w:sz w:val="20"/>
          <w:szCs w:val="20"/>
        </w:rPr>
      </w:pPr>
      <w:r>
        <w:rPr>
          <w:sz w:val="20"/>
          <w:szCs w:val="22"/>
        </w:rPr>
        <w:t>s</w:t>
      </w:r>
      <w:r w:rsidRPr="006461DE">
        <w:rPr>
          <w:sz w:val="20"/>
          <w:szCs w:val="22"/>
        </w:rPr>
        <w:t xml:space="preserve">ave </w:t>
      </w:r>
      <w:r>
        <w:rPr>
          <w:sz w:val="20"/>
          <w:szCs w:val="22"/>
        </w:rPr>
        <w:t xml:space="preserve">the </w:t>
      </w:r>
      <w:r w:rsidRPr="006461DE">
        <w:rPr>
          <w:sz w:val="20"/>
          <w:szCs w:val="22"/>
        </w:rPr>
        <w:t>record</w:t>
      </w:r>
      <w:r>
        <w:rPr>
          <w:sz w:val="20"/>
          <w:szCs w:val="22"/>
        </w:rPr>
        <w:t>.</w:t>
      </w:r>
    </w:p>
    <w:p w14:paraId="2F57B932" w14:textId="494824DA" w:rsidR="00DA6298" w:rsidRDefault="00DA6298" w:rsidP="00DA6298">
      <w:pPr>
        <w:pStyle w:val="DBH1"/>
      </w:pPr>
      <w:bookmarkStart w:id="4" w:name="_Toc130299598"/>
      <w:r>
        <w:t>Support for dynamic Email Templates in the PMC Email Client</w:t>
      </w:r>
      <w:bookmarkEnd w:id="4"/>
    </w:p>
    <w:p w14:paraId="4489EA09" w14:textId="49B0EE6D" w:rsidR="00DA6298" w:rsidRDefault="00DA6298" w:rsidP="00DA6298">
      <w:pPr>
        <w:rPr>
          <w:lang w:eastAsia="ja-JP"/>
        </w:rPr>
      </w:pPr>
      <w:r w:rsidRPr="00DA6298">
        <w:rPr>
          <w:lang w:eastAsia="ja-JP"/>
        </w:rPr>
        <w:t>The feature allows to use all already prepared Email Templates to create a draft email and edit it before sending.</w:t>
      </w:r>
    </w:p>
    <w:p w14:paraId="2F9C1E47" w14:textId="5640CE8D" w:rsidR="00177291" w:rsidRPr="00177291" w:rsidRDefault="00177291" w:rsidP="00177291">
      <w:pPr>
        <w:spacing w:before="240"/>
        <w:rPr>
          <w:i/>
          <w:iCs/>
        </w:rPr>
      </w:pPr>
      <w:r>
        <w:t xml:space="preserve">To open the </w:t>
      </w:r>
      <w:r w:rsidRPr="00177291">
        <w:rPr>
          <w:i/>
          <w:iCs/>
        </w:rPr>
        <w:t>My</w:t>
      </w:r>
      <w:r>
        <w:t xml:space="preserve"> </w:t>
      </w:r>
      <w:r>
        <w:rPr>
          <w:i/>
          <w:iCs/>
        </w:rPr>
        <w:t>mailbox</w:t>
      </w:r>
      <w:r>
        <w:t xml:space="preserve"> select </w:t>
      </w:r>
      <w:r>
        <w:rPr>
          <w:i/>
          <w:iCs/>
        </w:rPr>
        <w:t>Virtual desk</w:t>
      </w:r>
      <w:r>
        <w:t xml:space="preserve"> from the menu, and then select </w:t>
      </w:r>
      <w:r w:rsidRPr="00177291">
        <w:rPr>
          <w:i/>
          <w:iCs/>
        </w:rPr>
        <w:t>My</w:t>
      </w:r>
      <w:r>
        <w:t xml:space="preserve"> </w:t>
      </w:r>
      <w:r>
        <w:rPr>
          <w:i/>
          <w:iCs/>
        </w:rPr>
        <w:t>mailbox</w:t>
      </w:r>
      <w:r>
        <w:t>.</w:t>
      </w:r>
    </w:p>
    <w:p w14:paraId="23B7AA3C" w14:textId="143B4B0D" w:rsidR="00DA6298" w:rsidRPr="00DA6298" w:rsidRDefault="00DA6298" w:rsidP="00DA6298">
      <w:pPr>
        <w:rPr>
          <w:lang w:eastAsia="ja-JP"/>
        </w:rPr>
      </w:pPr>
    </w:p>
    <w:p w14:paraId="21974011" w14:textId="27006789" w:rsidR="00177291" w:rsidRDefault="00DA6298">
      <w:pPr>
        <w:pStyle w:val="Akapitzlist"/>
        <w:numPr>
          <w:ilvl w:val="0"/>
          <w:numId w:val="18"/>
        </w:numPr>
        <w:rPr>
          <w:lang w:eastAsia="ja-JP"/>
        </w:rPr>
      </w:pPr>
      <w:r>
        <w:rPr>
          <w:lang w:eastAsia="ja-JP"/>
        </w:rPr>
        <w:t xml:space="preserve">Start composing a new message in the PMC Email Client (through </w:t>
      </w:r>
      <w:r w:rsidRPr="00EB608A">
        <w:rPr>
          <w:i/>
          <w:iCs/>
          <w:lang w:eastAsia="ja-JP"/>
        </w:rPr>
        <w:t>Compose</w:t>
      </w:r>
      <w:r>
        <w:rPr>
          <w:lang w:eastAsia="ja-JP"/>
        </w:rPr>
        <w:t xml:space="preserve">, </w:t>
      </w:r>
      <w:r w:rsidRPr="00EB608A">
        <w:rPr>
          <w:i/>
          <w:iCs/>
          <w:lang w:eastAsia="ja-JP"/>
        </w:rPr>
        <w:t>Reply</w:t>
      </w:r>
      <w:r>
        <w:rPr>
          <w:lang w:eastAsia="ja-JP"/>
        </w:rPr>
        <w:t xml:space="preserve">, </w:t>
      </w:r>
      <w:r w:rsidRPr="00EB608A">
        <w:rPr>
          <w:i/>
          <w:iCs/>
          <w:lang w:eastAsia="ja-JP"/>
        </w:rPr>
        <w:t>Forward</w:t>
      </w:r>
      <w:r>
        <w:rPr>
          <w:lang w:eastAsia="ja-JP"/>
        </w:rPr>
        <w:t xml:space="preserve"> etc.)</w:t>
      </w:r>
      <w:r w:rsidR="00177291" w:rsidRPr="00177291">
        <w:rPr>
          <w:lang w:eastAsia="ja-JP"/>
        </w:rPr>
        <w:t xml:space="preserve"> </w:t>
      </w:r>
    </w:p>
    <w:p w14:paraId="45FB030D" w14:textId="21F726C6" w:rsidR="00DA6298" w:rsidRDefault="00177291" w:rsidP="00177291">
      <w:pPr>
        <w:pStyle w:val="Akapitzlist"/>
        <w:ind w:left="0"/>
        <w:rPr>
          <w:lang w:eastAsia="ja-JP"/>
        </w:rPr>
      </w:pPr>
      <w:r w:rsidRPr="00177291">
        <w:rPr>
          <w:noProof/>
          <w:lang w:eastAsia="ja-JP"/>
        </w:rPr>
        <w:drawing>
          <wp:inline distT="0" distB="0" distL="0" distR="0" wp14:anchorId="328ACAF0" wp14:editId="567A03F8">
            <wp:extent cx="6137910" cy="3081655"/>
            <wp:effectExtent l="0" t="0" r="0" b="444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525D" w14:textId="35D8EBAF" w:rsidR="00177291" w:rsidRDefault="00177291" w:rsidP="00177291">
      <w:pPr>
        <w:ind w:left="408"/>
        <w:rPr>
          <w:lang w:eastAsia="ja-JP"/>
        </w:rPr>
      </w:pPr>
    </w:p>
    <w:p w14:paraId="7A5DB209" w14:textId="5A44B5B3" w:rsidR="00DA6298" w:rsidRDefault="00DA6298">
      <w:pPr>
        <w:pStyle w:val="Akapitzlist"/>
        <w:numPr>
          <w:ilvl w:val="0"/>
          <w:numId w:val="18"/>
        </w:numPr>
        <w:rPr>
          <w:lang w:eastAsia="ja-JP"/>
        </w:rPr>
      </w:pPr>
      <w:r>
        <w:rPr>
          <w:lang w:eastAsia="ja-JP"/>
        </w:rPr>
        <w:t xml:space="preserve">Press the </w:t>
      </w:r>
      <w:r w:rsidRPr="00EB608A">
        <w:rPr>
          <w:i/>
          <w:iCs/>
          <w:lang w:eastAsia="ja-JP"/>
        </w:rPr>
        <w:t>Template...</w:t>
      </w:r>
      <w:r>
        <w:rPr>
          <w:lang w:eastAsia="ja-JP"/>
        </w:rPr>
        <w:t xml:space="preserve"> button and choose from your </w:t>
      </w:r>
      <w:r w:rsidRPr="00EB608A">
        <w:rPr>
          <w:i/>
          <w:iCs/>
          <w:lang w:eastAsia="ja-JP"/>
        </w:rPr>
        <w:t>Email Templates</w:t>
      </w:r>
      <w:r w:rsidR="00177291">
        <w:rPr>
          <w:lang w:eastAsia="ja-JP"/>
        </w:rPr>
        <w:t xml:space="preserve">. </w:t>
      </w:r>
      <w:r>
        <w:rPr>
          <w:lang w:eastAsia="ja-JP"/>
        </w:rPr>
        <w:t>Filter templates by module, name, content etc. to find the relevant one.</w:t>
      </w:r>
    </w:p>
    <w:p w14:paraId="7D21FA4D" w14:textId="3A1DBF07" w:rsidR="00177291" w:rsidRDefault="00177291" w:rsidP="00177291">
      <w:pPr>
        <w:rPr>
          <w:lang w:eastAsia="ja-JP"/>
        </w:rPr>
      </w:pPr>
      <w:r w:rsidRPr="00177291">
        <w:rPr>
          <w:noProof/>
          <w:lang w:eastAsia="ja-JP"/>
        </w:rPr>
        <w:lastRenderedPageBreak/>
        <w:drawing>
          <wp:inline distT="0" distB="0" distL="0" distR="0" wp14:anchorId="713DF30D" wp14:editId="6A81C83C">
            <wp:extent cx="6137910" cy="2720975"/>
            <wp:effectExtent l="0" t="0" r="0" b="317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3561" w14:textId="5DDCD6FA" w:rsidR="00177291" w:rsidRDefault="00177291" w:rsidP="00177291">
      <w:pPr>
        <w:jc w:val="center"/>
        <w:rPr>
          <w:lang w:eastAsia="ja-JP"/>
        </w:rPr>
      </w:pPr>
      <w:r w:rsidRPr="00177291">
        <w:rPr>
          <w:noProof/>
          <w:lang w:eastAsia="ja-JP"/>
        </w:rPr>
        <w:drawing>
          <wp:inline distT="0" distB="0" distL="0" distR="0" wp14:anchorId="2B673784" wp14:editId="63B729F5">
            <wp:extent cx="6137910" cy="889635"/>
            <wp:effectExtent l="0" t="0" r="0" b="571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2549" w14:textId="2C2EB902" w:rsidR="009647AC" w:rsidRDefault="009647AC" w:rsidP="00177291">
      <w:pPr>
        <w:jc w:val="center"/>
        <w:rPr>
          <w:lang w:eastAsia="ja-JP"/>
        </w:rPr>
      </w:pPr>
      <w:r w:rsidRPr="009647AC">
        <w:rPr>
          <w:noProof/>
          <w:lang w:eastAsia="ja-JP"/>
        </w:rPr>
        <w:drawing>
          <wp:inline distT="0" distB="0" distL="0" distR="0" wp14:anchorId="177C5A98" wp14:editId="52277747">
            <wp:extent cx="6137910" cy="312991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FD8D" w14:textId="053E33B0" w:rsidR="00DA6298" w:rsidRDefault="00DA6298">
      <w:pPr>
        <w:pStyle w:val="Akapitzlist"/>
        <w:numPr>
          <w:ilvl w:val="0"/>
          <w:numId w:val="18"/>
        </w:numPr>
        <w:rPr>
          <w:lang w:eastAsia="ja-JP"/>
        </w:rPr>
      </w:pPr>
      <w:r>
        <w:rPr>
          <w:lang w:eastAsia="ja-JP"/>
        </w:rPr>
        <w:t xml:space="preserve">Press </w:t>
      </w:r>
      <w:r w:rsidR="009647AC">
        <w:rPr>
          <w:lang w:eastAsia="ja-JP"/>
        </w:rPr>
        <w:t xml:space="preserve">one of </w:t>
      </w:r>
      <w:r>
        <w:rPr>
          <w:lang w:eastAsia="ja-JP"/>
        </w:rPr>
        <w:t>the module button</w:t>
      </w:r>
      <w:r w:rsidR="009647AC">
        <w:rPr>
          <w:lang w:eastAsia="ja-JP"/>
        </w:rPr>
        <w:t>, e</w:t>
      </w:r>
      <w:r w:rsidR="00EB608A">
        <w:rPr>
          <w:lang w:eastAsia="ja-JP"/>
        </w:rPr>
        <w:t>.</w:t>
      </w:r>
      <w:r w:rsidR="009647AC">
        <w:rPr>
          <w:lang w:eastAsia="ja-JP"/>
        </w:rPr>
        <w:t xml:space="preserve">g. </w:t>
      </w:r>
      <w:r w:rsidR="00EB608A" w:rsidRPr="00EB608A">
        <w:rPr>
          <w:i/>
          <w:iCs/>
          <w:lang w:eastAsia="ja-JP"/>
        </w:rPr>
        <w:t>C</w:t>
      </w:r>
      <w:r w:rsidR="009647AC" w:rsidRPr="00EB608A">
        <w:rPr>
          <w:i/>
          <w:iCs/>
          <w:lang w:eastAsia="ja-JP"/>
        </w:rPr>
        <w:t>ases</w:t>
      </w:r>
      <w:r>
        <w:rPr>
          <w:lang w:eastAsia="ja-JP"/>
        </w:rPr>
        <w:t xml:space="preserve"> and choose a record you need</w:t>
      </w:r>
      <w:r w:rsidR="00EB608A">
        <w:rPr>
          <w:lang w:eastAsia="ja-JP"/>
        </w:rPr>
        <w:t xml:space="preserve"> (f</w:t>
      </w:r>
      <w:r>
        <w:rPr>
          <w:lang w:eastAsia="ja-JP"/>
        </w:rPr>
        <w:t xml:space="preserve">or most litigation emails use the </w:t>
      </w:r>
      <w:r w:rsidRPr="00EB608A">
        <w:rPr>
          <w:i/>
          <w:iCs/>
          <w:lang w:eastAsia="ja-JP"/>
        </w:rPr>
        <w:t>Cases</w:t>
      </w:r>
      <w:r>
        <w:rPr>
          <w:lang w:eastAsia="ja-JP"/>
        </w:rPr>
        <w:t xml:space="preserve"> button</w:t>
      </w:r>
      <w:r w:rsidR="00EB608A">
        <w:rPr>
          <w:lang w:eastAsia="ja-JP"/>
        </w:rPr>
        <w:t>)</w:t>
      </w:r>
      <w:r>
        <w:rPr>
          <w:lang w:eastAsia="ja-JP"/>
        </w:rPr>
        <w:t>.</w:t>
      </w:r>
    </w:p>
    <w:p w14:paraId="77C5C5F4" w14:textId="784C5ECA" w:rsidR="00177291" w:rsidRDefault="009647AC" w:rsidP="00177291">
      <w:pPr>
        <w:rPr>
          <w:lang w:eastAsia="ja-JP"/>
        </w:rPr>
      </w:pPr>
      <w:r w:rsidRPr="009647AC">
        <w:rPr>
          <w:noProof/>
          <w:lang w:eastAsia="ja-JP"/>
        </w:rPr>
        <w:lastRenderedPageBreak/>
        <w:drawing>
          <wp:inline distT="0" distB="0" distL="0" distR="0" wp14:anchorId="44142820" wp14:editId="10E33A9D">
            <wp:extent cx="6137910" cy="3099435"/>
            <wp:effectExtent l="0" t="0" r="0" b="571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6FB5" w14:textId="4101A6A9" w:rsidR="009647AC" w:rsidRDefault="009647AC" w:rsidP="00177291">
      <w:pPr>
        <w:rPr>
          <w:lang w:eastAsia="ja-JP"/>
        </w:rPr>
      </w:pPr>
      <w:r w:rsidRPr="009647AC">
        <w:rPr>
          <w:noProof/>
          <w:lang w:eastAsia="ja-JP"/>
        </w:rPr>
        <w:drawing>
          <wp:inline distT="0" distB="0" distL="0" distR="0" wp14:anchorId="776385A5" wp14:editId="4C3C68DD">
            <wp:extent cx="6137910" cy="1190625"/>
            <wp:effectExtent l="0" t="0" r="0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F4D9" w14:textId="3721A885" w:rsidR="00DA6298" w:rsidRDefault="00DA6298" w:rsidP="009647AC">
      <w:pPr>
        <w:ind w:left="408"/>
        <w:rPr>
          <w:lang w:eastAsia="ja-JP"/>
        </w:rPr>
      </w:pPr>
      <w:r>
        <w:rPr>
          <w:lang w:eastAsia="ja-JP"/>
        </w:rPr>
        <w:t xml:space="preserve">All dynamic placeholders in </w:t>
      </w:r>
      <w:r w:rsidRPr="00EB608A">
        <w:rPr>
          <w:i/>
          <w:iCs/>
          <w:lang w:eastAsia="ja-JP"/>
        </w:rPr>
        <w:t>From</w:t>
      </w:r>
      <w:r>
        <w:rPr>
          <w:lang w:eastAsia="ja-JP"/>
        </w:rPr>
        <w:t xml:space="preserve">, </w:t>
      </w:r>
      <w:r w:rsidR="00EB608A" w:rsidRPr="00EB608A">
        <w:rPr>
          <w:i/>
          <w:iCs/>
          <w:lang w:eastAsia="ja-JP"/>
        </w:rPr>
        <w:t>T</w:t>
      </w:r>
      <w:r w:rsidRPr="00EB608A">
        <w:rPr>
          <w:i/>
          <w:iCs/>
          <w:lang w:eastAsia="ja-JP"/>
        </w:rPr>
        <w:t>o</w:t>
      </w:r>
      <w:r>
        <w:rPr>
          <w:lang w:eastAsia="ja-JP"/>
        </w:rPr>
        <w:t xml:space="preserve">, </w:t>
      </w:r>
      <w:r w:rsidRPr="00EB608A">
        <w:rPr>
          <w:i/>
          <w:iCs/>
          <w:lang w:eastAsia="ja-JP"/>
        </w:rPr>
        <w:t>Subject</w:t>
      </w:r>
      <w:r>
        <w:rPr>
          <w:lang w:eastAsia="ja-JP"/>
        </w:rPr>
        <w:t xml:space="preserve"> and </w:t>
      </w:r>
      <w:r w:rsidRPr="00EB608A">
        <w:rPr>
          <w:i/>
          <w:iCs/>
          <w:lang w:eastAsia="ja-JP"/>
        </w:rPr>
        <w:t>Contents</w:t>
      </w:r>
      <w:r>
        <w:rPr>
          <w:lang w:eastAsia="ja-JP"/>
        </w:rPr>
        <w:t xml:space="preserve"> email fields will be automatically replaces with values from the base record. Also the attachments will be automatically reassigned.</w:t>
      </w:r>
    </w:p>
    <w:p w14:paraId="5D2E763D" w14:textId="6DBE2D1F" w:rsidR="009647AC" w:rsidRDefault="009647AC" w:rsidP="009647AC">
      <w:pPr>
        <w:ind w:left="48"/>
        <w:rPr>
          <w:lang w:eastAsia="ja-JP"/>
        </w:rPr>
      </w:pPr>
      <w:r w:rsidRPr="009647AC">
        <w:rPr>
          <w:noProof/>
          <w:lang w:eastAsia="ja-JP"/>
        </w:rPr>
        <w:drawing>
          <wp:inline distT="0" distB="0" distL="0" distR="0" wp14:anchorId="33D5DE19" wp14:editId="11ABCFA6">
            <wp:extent cx="6137910" cy="307086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91D7" w14:textId="267766B0" w:rsidR="00DA6298" w:rsidRDefault="009647AC">
      <w:pPr>
        <w:pStyle w:val="Akapitzlist"/>
        <w:numPr>
          <w:ilvl w:val="0"/>
          <w:numId w:val="18"/>
        </w:numPr>
        <w:rPr>
          <w:lang w:eastAsia="ja-JP"/>
        </w:rPr>
      </w:pPr>
      <w:r>
        <w:rPr>
          <w:lang w:eastAsia="ja-JP"/>
        </w:rPr>
        <w:t>Now y</w:t>
      </w:r>
      <w:r w:rsidR="00DA6298">
        <w:rPr>
          <w:lang w:eastAsia="ja-JP"/>
        </w:rPr>
        <w:t>ou can edit the contents of the email as needed</w:t>
      </w:r>
      <w:r>
        <w:rPr>
          <w:lang w:eastAsia="ja-JP"/>
        </w:rPr>
        <w:t>, and f</w:t>
      </w:r>
      <w:r w:rsidR="00DA6298">
        <w:rPr>
          <w:lang w:eastAsia="ja-JP"/>
        </w:rPr>
        <w:t xml:space="preserve">inally press the </w:t>
      </w:r>
      <w:r w:rsidR="00DA6298" w:rsidRPr="009647AC">
        <w:rPr>
          <w:i/>
          <w:iCs/>
          <w:lang w:eastAsia="ja-JP"/>
        </w:rPr>
        <w:t>Send</w:t>
      </w:r>
      <w:r w:rsidR="00DA6298">
        <w:rPr>
          <w:lang w:eastAsia="ja-JP"/>
        </w:rPr>
        <w:t xml:space="preserve"> button.</w:t>
      </w:r>
    </w:p>
    <w:p w14:paraId="52A1A496" w14:textId="77777777" w:rsidR="00DA6298" w:rsidRPr="00DA6298" w:rsidRDefault="00DA6298" w:rsidP="00DA6298">
      <w:pPr>
        <w:rPr>
          <w:lang w:eastAsia="ja-JP"/>
        </w:rPr>
      </w:pPr>
    </w:p>
    <w:p w14:paraId="24CD66FF" w14:textId="63792266" w:rsidR="004E1363" w:rsidRDefault="004E1363" w:rsidP="007245F3">
      <w:pPr>
        <w:pStyle w:val="DBH1"/>
      </w:pPr>
      <w:bookmarkStart w:id="5" w:name="_Toc130299599"/>
      <w:r>
        <w:lastRenderedPageBreak/>
        <w:t>Document Types</w:t>
      </w:r>
      <w:bookmarkEnd w:id="5"/>
    </w:p>
    <w:p w14:paraId="29111649" w14:textId="79F3586A" w:rsidR="00BE1681" w:rsidRDefault="004E1363" w:rsidP="00BE1681">
      <w:r w:rsidRPr="005315C9">
        <w:t xml:space="preserve">The </w:t>
      </w:r>
      <w:r w:rsidRPr="00654118">
        <w:rPr>
          <w:i/>
          <w:iCs/>
        </w:rPr>
        <w:t xml:space="preserve">Document </w:t>
      </w:r>
      <w:r>
        <w:rPr>
          <w:i/>
          <w:iCs/>
        </w:rPr>
        <w:t xml:space="preserve">Types </w:t>
      </w:r>
      <w:r>
        <w:t xml:space="preserve"> form </w:t>
      </w:r>
      <w:r w:rsidRPr="005315C9">
        <w:t xml:space="preserve">allows you to define </w:t>
      </w:r>
      <w:r w:rsidR="00363C90">
        <w:t xml:space="preserve">a </w:t>
      </w:r>
      <w:r w:rsidR="00BE1681">
        <w:t>catalog</w:t>
      </w:r>
      <w:r w:rsidR="00363C90">
        <w:t xml:space="preserve"> of document types</w:t>
      </w:r>
      <w:r w:rsidRPr="005315C9">
        <w:t>.</w:t>
      </w:r>
    </w:p>
    <w:p w14:paraId="31E25EBC" w14:textId="6ADFDC3E" w:rsidR="00917925" w:rsidRDefault="00917925" w:rsidP="00BE1681">
      <w:r>
        <w:t xml:space="preserve">The document catalog </w:t>
      </w:r>
      <w:r w:rsidR="00BE1681">
        <w:t xml:space="preserve">with all defined </w:t>
      </w:r>
      <w:r w:rsidR="00BE1681" w:rsidRPr="00BE1681">
        <w:rPr>
          <w:i/>
          <w:iCs/>
        </w:rPr>
        <w:t>Document Types</w:t>
      </w:r>
      <w:r w:rsidR="00BE1681">
        <w:t xml:space="preserve"> </w:t>
      </w:r>
      <w:r>
        <w:t xml:space="preserve">is presented on the </w:t>
      </w:r>
      <w:r w:rsidRPr="00BE1681">
        <w:rPr>
          <w:i/>
          <w:iCs/>
        </w:rPr>
        <w:t>Documents</w:t>
      </w:r>
      <w:r>
        <w:t xml:space="preserve"> tabs for modules:</w:t>
      </w:r>
    </w:p>
    <w:p w14:paraId="333C714B" w14:textId="1F616A2B" w:rsidR="00BE1681" w:rsidRPr="00BE1681" w:rsidRDefault="00BE1681">
      <w:pPr>
        <w:pStyle w:val="Akapitzlist"/>
        <w:numPr>
          <w:ilvl w:val="0"/>
          <w:numId w:val="16"/>
        </w:numPr>
        <w:rPr>
          <w:i/>
          <w:iCs/>
          <w:sz w:val="20"/>
          <w:szCs w:val="22"/>
        </w:rPr>
      </w:pPr>
      <w:r w:rsidRPr="00BE1681">
        <w:rPr>
          <w:i/>
          <w:iCs/>
          <w:sz w:val="20"/>
          <w:szCs w:val="22"/>
        </w:rPr>
        <w:t>Providers,</w:t>
      </w:r>
    </w:p>
    <w:p w14:paraId="2CA3CE1E" w14:textId="04A64FB3" w:rsidR="00BE1681" w:rsidRPr="00BE1681" w:rsidRDefault="00BE1681">
      <w:pPr>
        <w:pStyle w:val="Akapitzlist"/>
        <w:numPr>
          <w:ilvl w:val="0"/>
          <w:numId w:val="16"/>
        </w:numPr>
        <w:rPr>
          <w:i/>
          <w:iCs/>
          <w:sz w:val="20"/>
          <w:szCs w:val="22"/>
        </w:rPr>
      </w:pPr>
      <w:r w:rsidRPr="00BE1681">
        <w:rPr>
          <w:i/>
          <w:iCs/>
          <w:sz w:val="20"/>
          <w:szCs w:val="22"/>
        </w:rPr>
        <w:t>Portfolios,</w:t>
      </w:r>
    </w:p>
    <w:p w14:paraId="7B4C49AF" w14:textId="7194B37F" w:rsidR="00BE1681" w:rsidRPr="00BE1681" w:rsidRDefault="00BE1681">
      <w:pPr>
        <w:pStyle w:val="Akapitzlist"/>
        <w:numPr>
          <w:ilvl w:val="0"/>
          <w:numId w:val="16"/>
        </w:numPr>
        <w:rPr>
          <w:i/>
          <w:iCs/>
          <w:sz w:val="20"/>
          <w:szCs w:val="22"/>
        </w:rPr>
      </w:pPr>
      <w:r w:rsidRPr="00BE1681">
        <w:rPr>
          <w:i/>
          <w:iCs/>
          <w:sz w:val="20"/>
          <w:szCs w:val="22"/>
        </w:rPr>
        <w:t>Portfolio Purchases,</w:t>
      </w:r>
    </w:p>
    <w:p w14:paraId="70B701A0" w14:textId="38549D7F" w:rsidR="00BE1681" w:rsidRPr="00BE1681" w:rsidRDefault="00BE1681">
      <w:pPr>
        <w:pStyle w:val="Akapitzlist"/>
        <w:numPr>
          <w:ilvl w:val="0"/>
          <w:numId w:val="16"/>
        </w:numPr>
        <w:rPr>
          <w:i/>
          <w:iCs/>
          <w:sz w:val="20"/>
          <w:szCs w:val="22"/>
        </w:rPr>
      </w:pPr>
      <w:r w:rsidRPr="00BE1681">
        <w:rPr>
          <w:i/>
          <w:iCs/>
          <w:sz w:val="20"/>
          <w:szCs w:val="22"/>
        </w:rPr>
        <w:t>Claims,</w:t>
      </w:r>
    </w:p>
    <w:p w14:paraId="212AD373" w14:textId="4BB80646" w:rsidR="00BE1681" w:rsidRPr="00BE1681" w:rsidRDefault="00BE1681">
      <w:pPr>
        <w:pStyle w:val="Akapitzlist"/>
        <w:numPr>
          <w:ilvl w:val="0"/>
          <w:numId w:val="16"/>
        </w:numPr>
        <w:rPr>
          <w:i/>
          <w:iCs/>
          <w:sz w:val="20"/>
          <w:szCs w:val="22"/>
        </w:rPr>
      </w:pPr>
      <w:r w:rsidRPr="00BE1681">
        <w:rPr>
          <w:i/>
          <w:iCs/>
          <w:sz w:val="20"/>
          <w:szCs w:val="22"/>
        </w:rPr>
        <w:t>Cases.</w:t>
      </w:r>
    </w:p>
    <w:p w14:paraId="23D86178" w14:textId="52C5D55B" w:rsidR="00BE1681" w:rsidRPr="00BE1681" w:rsidRDefault="00BE1681" w:rsidP="00BE1681">
      <w:pPr>
        <w:rPr>
          <w:sz w:val="20"/>
          <w:szCs w:val="22"/>
        </w:rPr>
      </w:pPr>
      <w:r w:rsidRPr="00BE1681">
        <w:rPr>
          <w:noProof/>
          <w:sz w:val="20"/>
          <w:szCs w:val="22"/>
        </w:rPr>
        <w:drawing>
          <wp:inline distT="0" distB="0" distL="0" distR="0" wp14:anchorId="0A96DC67" wp14:editId="33F62E18">
            <wp:extent cx="6137910" cy="3018790"/>
            <wp:effectExtent l="0" t="0" r="0" b="0"/>
            <wp:docPr id="139" name="Obraz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6667" w14:textId="26A4633F" w:rsidR="00BE1681" w:rsidRDefault="00BE1681" w:rsidP="00363C90">
      <w:pPr>
        <w:spacing w:before="240"/>
      </w:pPr>
      <w:r>
        <w:t xml:space="preserve">If you do not want to display </w:t>
      </w:r>
      <w:r w:rsidRPr="00BE1681">
        <w:rPr>
          <w:i/>
          <w:iCs/>
        </w:rPr>
        <w:t>Document Types</w:t>
      </w:r>
      <w:r>
        <w:t xml:space="preserve"> in the directory for which there are no attached documents, press the </w:t>
      </w:r>
      <w:r w:rsidRPr="00BE1681">
        <w:rPr>
          <w:i/>
          <w:iCs/>
        </w:rPr>
        <w:t>Hide empty</w:t>
      </w:r>
      <w:r>
        <w:t xml:space="preserve"> button.</w:t>
      </w:r>
    </w:p>
    <w:p w14:paraId="0B803BF6" w14:textId="7306F495" w:rsidR="00BE1681" w:rsidRDefault="00BE1681" w:rsidP="00363C90">
      <w:pPr>
        <w:spacing w:before="240"/>
      </w:pPr>
      <w:r w:rsidRPr="00BE1681">
        <w:rPr>
          <w:noProof/>
        </w:rPr>
        <w:lastRenderedPageBreak/>
        <w:drawing>
          <wp:inline distT="0" distB="0" distL="0" distR="0" wp14:anchorId="6CE1EBF7" wp14:editId="4C0E7981">
            <wp:extent cx="6137910" cy="3067050"/>
            <wp:effectExtent l="0" t="0" r="0" b="0"/>
            <wp:docPr id="140" name="Obraz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C7D0" w14:textId="58D700ED" w:rsidR="00363C90" w:rsidRDefault="00363C90" w:rsidP="00363C90">
      <w:pPr>
        <w:spacing w:before="240"/>
      </w:pPr>
      <w:r>
        <w:t xml:space="preserve">To open the </w:t>
      </w:r>
      <w:r w:rsidRPr="00605E50">
        <w:rPr>
          <w:i/>
          <w:iCs/>
        </w:rPr>
        <w:t xml:space="preserve">Document </w:t>
      </w:r>
      <w:r>
        <w:rPr>
          <w:i/>
          <w:iCs/>
        </w:rPr>
        <w:t>Types</w:t>
      </w:r>
      <w:r>
        <w:t xml:space="preserve"> form select </w:t>
      </w:r>
      <w:r w:rsidRPr="00605E50">
        <w:rPr>
          <w:i/>
          <w:iCs/>
        </w:rPr>
        <w:t>Configuration</w:t>
      </w:r>
      <w:r>
        <w:t xml:space="preserve"> from the menu, and then select </w:t>
      </w:r>
      <w:r w:rsidRPr="00605E50">
        <w:rPr>
          <w:i/>
          <w:iCs/>
        </w:rPr>
        <w:t xml:space="preserve">Document </w:t>
      </w:r>
      <w:r>
        <w:rPr>
          <w:i/>
          <w:iCs/>
        </w:rPr>
        <w:t>Types</w:t>
      </w:r>
      <w:r>
        <w:t>.</w:t>
      </w:r>
    </w:p>
    <w:p w14:paraId="267C2A91" w14:textId="1E78BD7B" w:rsidR="00363C90" w:rsidRDefault="00363C90" w:rsidP="00363C90">
      <w:r>
        <w:t xml:space="preserve">To add a new </w:t>
      </w:r>
      <w:r w:rsidRPr="00605E50">
        <w:rPr>
          <w:i/>
          <w:iCs/>
        </w:rPr>
        <w:t xml:space="preserve">Document </w:t>
      </w:r>
      <w:r>
        <w:rPr>
          <w:i/>
          <w:iCs/>
        </w:rPr>
        <w:t>Type</w:t>
      </w:r>
      <w:r>
        <w:t>:</w:t>
      </w:r>
    </w:p>
    <w:p w14:paraId="0479B267" w14:textId="77777777" w:rsidR="00363C90" w:rsidRDefault="00363C90" w:rsidP="00363C90">
      <w:pPr>
        <w:pStyle w:val="Akapitzlist"/>
        <w:numPr>
          <w:ilvl w:val="0"/>
          <w:numId w:val="14"/>
        </w:numPr>
      </w:pPr>
      <w:r>
        <w:t xml:space="preserve">press the </w:t>
      </w:r>
      <w:r w:rsidRPr="002820F3">
        <w:rPr>
          <w:i/>
          <w:iCs/>
        </w:rPr>
        <w:t>+ Add record</w:t>
      </w:r>
      <w:r>
        <w:t xml:space="preserve"> button:</w:t>
      </w:r>
    </w:p>
    <w:p w14:paraId="2E10209F" w14:textId="61E1F528" w:rsidR="00363C90" w:rsidRDefault="00363C90" w:rsidP="004E1363">
      <w:r w:rsidRPr="00363C90">
        <w:rPr>
          <w:noProof/>
        </w:rPr>
        <w:drawing>
          <wp:inline distT="0" distB="0" distL="0" distR="0" wp14:anchorId="7A67CE27" wp14:editId="4EF9FB4F">
            <wp:extent cx="6137910" cy="1110615"/>
            <wp:effectExtent l="0" t="0" r="0" b="0"/>
            <wp:docPr id="124" name="Obraz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D8EC" w14:textId="77777777" w:rsidR="00363C90" w:rsidRDefault="00363C90" w:rsidP="004E1363"/>
    <w:p w14:paraId="2C8E4279" w14:textId="61D3A11C" w:rsidR="00363C90" w:rsidRDefault="00363C90" w:rsidP="004E1363">
      <w:r w:rsidRPr="00363C90">
        <w:rPr>
          <w:noProof/>
        </w:rPr>
        <w:drawing>
          <wp:inline distT="0" distB="0" distL="0" distR="0" wp14:anchorId="0ED888B7" wp14:editId="2D9901AC">
            <wp:extent cx="6137910" cy="1102360"/>
            <wp:effectExtent l="0" t="0" r="0" b="2540"/>
            <wp:docPr id="125" name="Obraz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0239" w14:textId="0F3246D7" w:rsidR="0084545D" w:rsidRPr="0084545D" w:rsidRDefault="00363C90" w:rsidP="0084545D">
      <w:pPr>
        <w:pStyle w:val="Akapitzlist"/>
        <w:numPr>
          <w:ilvl w:val="0"/>
          <w:numId w:val="14"/>
        </w:numPr>
        <w:rPr>
          <w:sz w:val="20"/>
          <w:szCs w:val="22"/>
        </w:rPr>
      </w:pPr>
      <w:r>
        <w:rPr>
          <w:sz w:val="20"/>
          <w:szCs w:val="22"/>
        </w:rPr>
        <w:t xml:space="preserve">in the filed </w:t>
      </w:r>
      <w:r w:rsidR="0084545D">
        <w:rPr>
          <w:i/>
          <w:iCs/>
          <w:sz w:val="20"/>
          <w:szCs w:val="22"/>
        </w:rPr>
        <w:t>Document Area</w:t>
      </w:r>
      <w:r>
        <w:rPr>
          <w:sz w:val="20"/>
          <w:szCs w:val="22"/>
        </w:rPr>
        <w:t xml:space="preserve"> </w:t>
      </w:r>
      <w:r w:rsidRPr="00654118">
        <w:rPr>
          <w:sz w:val="20"/>
          <w:szCs w:val="22"/>
        </w:rPr>
        <w:t xml:space="preserve">select </w:t>
      </w:r>
      <w:r w:rsidR="0084545D">
        <w:rPr>
          <w:sz w:val="20"/>
          <w:szCs w:val="22"/>
        </w:rPr>
        <w:t>one of the following areas:</w:t>
      </w:r>
    </w:p>
    <w:p w14:paraId="1548103D" w14:textId="08549374" w:rsidR="0084545D" w:rsidRPr="0084545D" w:rsidRDefault="0084545D" w:rsidP="0084545D">
      <w:pPr>
        <w:pStyle w:val="Akapitzlist"/>
        <w:numPr>
          <w:ilvl w:val="1"/>
          <w:numId w:val="14"/>
        </w:numPr>
        <w:rPr>
          <w:i/>
          <w:iCs/>
          <w:sz w:val="20"/>
          <w:szCs w:val="22"/>
        </w:rPr>
      </w:pPr>
      <w:r w:rsidRPr="0084545D">
        <w:rPr>
          <w:i/>
          <w:iCs/>
          <w:sz w:val="20"/>
          <w:szCs w:val="22"/>
        </w:rPr>
        <w:t>Claims Management</w:t>
      </w:r>
      <w:r w:rsidRPr="006D7F92">
        <w:rPr>
          <w:sz w:val="20"/>
          <w:szCs w:val="22"/>
        </w:rPr>
        <w:t xml:space="preserve"> </w:t>
      </w:r>
      <w:r w:rsidR="006D7F92">
        <w:rPr>
          <w:sz w:val="20"/>
          <w:szCs w:val="22"/>
        </w:rPr>
        <w:t>(</w:t>
      </w:r>
      <w:r w:rsidRPr="006D7F92">
        <w:rPr>
          <w:sz w:val="20"/>
          <w:szCs w:val="22"/>
        </w:rPr>
        <w:t xml:space="preserve">area dedicated to </w:t>
      </w:r>
      <w:r w:rsidR="006D7F92" w:rsidRPr="006D7F92">
        <w:rPr>
          <w:sz w:val="20"/>
          <w:szCs w:val="22"/>
        </w:rPr>
        <w:t xml:space="preserve">Claim </w:t>
      </w:r>
      <w:r w:rsidRPr="006D7F92">
        <w:rPr>
          <w:sz w:val="20"/>
          <w:szCs w:val="22"/>
        </w:rPr>
        <w:t>documents</w:t>
      </w:r>
      <w:r w:rsidR="006D7F92">
        <w:rPr>
          <w:sz w:val="20"/>
          <w:szCs w:val="22"/>
        </w:rPr>
        <w:t>)</w:t>
      </w:r>
      <w:r w:rsidR="006D7F92" w:rsidRPr="006D7F92">
        <w:rPr>
          <w:sz w:val="20"/>
          <w:szCs w:val="22"/>
        </w:rPr>
        <w:t>,</w:t>
      </w:r>
    </w:p>
    <w:p w14:paraId="08A3AB3C" w14:textId="771D65FB" w:rsidR="0084545D" w:rsidRPr="0084545D" w:rsidRDefault="0084545D" w:rsidP="0084545D">
      <w:pPr>
        <w:pStyle w:val="Akapitzlist"/>
        <w:numPr>
          <w:ilvl w:val="1"/>
          <w:numId w:val="14"/>
        </w:numPr>
        <w:rPr>
          <w:i/>
          <w:iCs/>
          <w:sz w:val="20"/>
          <w:szCs w:val="22"/>
        </w:rPr>
      </w:pPr>
      <w:r w:rsidRPr="0084545D">
        <w:rPr>
          <w:i/>
          <w:iCs/>
          <w:sz w:val="20"/>
          <w:szCs w:val="22"/>
        </w:rPr>
        <w:t>Litigation</w:t>
      </w:r>
      <w:r w:rsidR="006D7F92">
        <w:rPr>
          <w:i/>
          <w:iCs/>
          <w:sz w:val="20"/>
          <w:szCs w:val="22"/>
        </w:rPr>
        <w:t xml:space="preserve"> </w:t>
      </w:r>
      <w:r w:rsidR="006D7F92">
        <w:rPr>
          <w:sz w:val="20"/>
          <w:szCs w:val="22"/>
        </w:rPr>
        <w:t>(a</w:t>
      </w:r>
      <w:r w:rsidR="006D7F92" w:rsidRPr="006D7F92">
        <w:rPr>
          <w:sz w:val="20"/>
          <w:szCs w:val="22"/>
        </w:rPr>
        <w:t xml:space="preserve">rea dedicated to </w:t>
      </w:r>
      <w:r w:rsidR="006D7F92">
        <w:rPr>
          <w:sz w:val="20"/>
          <w:szCs w:val="22"/>
        </w:rPr>
        <w:t>Case</w:t>
      </w:r>
      <w:r w:rsidR="006D7F92" w:rsidRPr="006D7F92">
        <w:rPr>
          <w:sz w:val="20"/>
          <w:szCs w:val="22"/>
        </w:rPr>
        <w:t xml:space="preserve"> documents</w:t>
      </w:r>
      <w:r w:rsidR="006D7F92">
        <w:rPr>
          <w:sz w:val="20"/>
          <w:szCs w:val="22"/>
        </w:rPr>
        <w:t>)</w:t>
      </w:r>
      <w:r w:rsidRPr="0084545D">
        <w:rPr>
          <w:i/>
          <w:iCs/>
          <w:sz w:val="20"/>
          <w:szCs w:val="22"/>
        </w:rPr>
        <w:t>,</w:t>
      </w:r>
    </w:p>
    <w:p w14:paraId="09ECE3AF" w14:textId="28EEC164" w:rsidR="0084545D" w:rsidRPr="0084545D" w:rsidRDefault="0084545D" w:rsidP="0084545D">
      <w:pPr>
        <w:pStyle w:val="Akapitzlist"/>
        <w:numPr>
          <w:ilvl w:val="1"/>
          <w:numId w:val="14"/>
        </w:numPr>
        <w:rPr>
          <w:i/>
          <w:iCs/>
          <w:sz w:val="20"/>
          <w:szCs w:val="22"/>
        </w:rPr>
      </w:pPr>
      <w:r w:rsidRPr="0084545D">
        <w:rPr>
          <w:i/>
          <w:iCs/>
          <w:sz w:val="20"/>
          <w:szCs w:val="22"/>
        </w:rPr>
        <w:t>CMS,</w:t>
      </w:r>
    </w:p>
    <w:p w14:paraId="5FE75D9B" w14:textId="1301B1CE" w:rsidR="0084545D" w:rsidRPr="00097B6B" w:rsidRDefault="0084545D" w:rsidP="00097B6B">
      <w:pPr>
        <w:pStyle w:val="Akapitzlist"/>
        <w:numPr>
          <w:ilvl w:val="1"/>
          <w:numId w:val="14"/>
        </w:numPr>
        <w:rPr>
          <w:i/>
          <w:iCs/>
          <w:sz w:val="20"/>
          <w:szCs w:val="22"/>
        </w:rPr>
      </w:pPr>
      <w:r w:rsidRPr="0084545D">
        <w:rPr>
          <w:i/>
          <w:iCs/>
          <w:sz w:val="20"/>
          <w:szCs w:val="22"/>
        </w:rPr>
        <w:t>Provider Documents</w:t>
      </w:r>
      <w:r w:rsidR="00097B6B">
        <w:rPr>
          <w:sz w:val="20"/>
          <w:szCs w:val="22"/>
        </w:rPr>
        <w:t xml:space="preserve"> (a</w:t>
      </w:r>
      <w:r w:rsidR="00097B6B" w:rsidRPr="006D7F92">
        <w:rPr>
          <w:sz w:val="20"/>
          <w:szCs w:val="22"/>
        </w:rPr>
        <w:t xml:space="preserve">rea dedicated to </w:t>
      </w:r>
      <w:r w:rsidR="00097B6B">
        <w:rPr>
          <w:sz w:val="20"/>
          <w:szCs w:val="22"/>
        </w:rPr>
        <w:t>Provider</w:t>
      </w:r>
      <w:r w:rsidR="00097B6B" w:rsidRPr="006D7F92">
        <w:rPr>
          <w:sz w:val="20"/>
          <w:szCs w:val="22"/>
        </w:rPr>
        <w:t xml:space="preserve"> documents</w:t>
      </w:r>
      <w:r w:rsidR="00097B6B">
        <w:rPr>
          <w:sz w:val="20"/>
          <w:szCs w:val="22"/>
        </w:rPr>
        <w:t>)</w:t>
      </w:r>
      <w:r w:rsidR="00097B6B" w:rsidRPr="0084545D">
        <w:rPr>
          <w:i/>
          <w:iCs/>
          <w:sz w:val="20"/>
          <w:szCs w:val="22"/>
        </w:rPr>
        <w:t>,</w:t>
      </w:r>
      <w:r w:rsidRPr="00097B6B">
        <w:rPr>
          <w:i/>
          <w:iCs/>
          <w:sz w:val="20"/>
          <w:szCs w:val="22"/>
        </w:rPr>
        <w:t>,</w:t>
      </w:r>
    </w:p>
    <w:p w14:paraId="0415EFDE" w14:textId="1754017C" w:rsidR="00363C90" w:rsidRPr="0084545D" w:rsidRDefault="0084545D" w:rsidP="0084545D">
      <w:pPr>
        <w:pStyle w:val="Akapitzlist"/>
        <w:numPr>
          <w:ilvl w:val="1"/>
          <w:numId w:val="14"/>
        </w:numPr>
        <w:rPr>
          <w:i/>
          <w:iCs/>
          <w:sz w:val="20"/>
          <w:szCs w:val="22"/>
        </w:rPr>
      </w:pPr>
      <w:r w:rsidRPr="0084545D">
        <w:rPr>
          <w:i/>
          <w:iCs/>
          <w:sz w:val="20"/>
          <w:szCs w:val="22"/>
        </w:rPr>
        <w:t>Document Templates</w:t>
      </w:r>
      <w:r w:rsidR="006D7F92">
        <w:rPr>
          <w:i/>
          <w:iCs/>
          <w:sz w:val="20"/>
          <w:szCs w:val="22"/>
        </w:rPr>
        <w:t xml:space="preserve"> </w:t>
      </w:r>
      <w:r w:rsidR="006D7F92">
        <w:rPr>
          <w:sz w:val="20"/>
          <w:szCs w:val="22"/>
        </w:rPr>
        <w:t>(</w:t>
      </w:r>
      <w:r w:rsidR="006D7F92" w:rsidRPr="006D7F92">
        <w:rPr>
          <w:sz w:val="20"/>
          <w:szCs w:val="22"/>
        </w:rPr>
        <w:t xml:space="preserve">area dedicated to </w:t>
      </w:r>
      <w:r w:rsidR="006D7F92">
        <w:rPr>
          <w:sz w:val="20"/>
          <w:szCs w:val="22"/>
        </w:rPr>
        <w:t>Document templates</w:t>
      </w:r>
      <w:r w:rsidR="006D7F92" w:rsidRPr="006D7F92">
        <w:rPr>
          <w:sz w:val="20"/>
          <w:szCs w:val="22"/>
        </w:rPr>
        <w:t xml:space="preserve"> documents</w:t>
      </w:r>
      <w:r w:rsidR="006D7F92">
        <w:rPr>
          <w:sz w:val="20"/>
          <w:szCs w:val="22"/>
        </w:rPr>
        <w:t>)</w:t>
      </w:r>
    </w:p>
    <w:p w14:paraId="7186D18C" w14:textId="35F3B114" w:rsidR="00363C90" w:rsidRDefault="00363C90" w:rsidP="00363C90">
      <w:pPr>
        <w:pStyle w:val="Akapitzlist"/>
        <w:numPr>
          <w:ilvl w:val="0"/>
          <w:numId w:val="14"/>
        </w:numPr>
        <w:rPr>
          <w:sz w:val="20"/>
          <w:szCs w:val="22"/>
        </w:rPr>
      </w:pPr>
      <w:r>
        <w:rPr>
          <w:sz w:val="20"/>
          <w:szCs w:val="22"/>
        </w:rPr>
        <w:t xml:space="preserve">in the field </w:t>
      </w:r>
      <w:r w:rsidR="006D7F92">
        <w:rPr>
          <w:i/>
          <w:iCs/>
          <w:sz w:val="20"/>
          <w:szCs w:val="22"/>
        </w:rPr>
        <w:t xml:space="preserve">Document Type </w:t>
      </w:r>
      <w:r>
        <w:rPr>
          <w:i/>
          <w:iCs/>
          <w:sz w:val="20"/>
          <w:szCs w:val="22"/>
        </w:rPr>
        <w:t xml:space="preserve"> </w:t>
      </w:r>
      <w:r w:rsidR="00097B6B">
        <w:rPr>
          <w:sz w:val="20"/>
          <w:szCs w:val="22"/>
        </w:rPr>
        <w:t>enter</w:t>
      </w:r>
      <w:r>
        <w:rPr>
          <w:sz w:val="20"/>
          <w:szCs w:val="22"/>
        </w:rPr>
        <w:t xml:space="preserve"> </w:t>
      </w:r>
      <w:r w:rsidR="00097B6B">
        <w:rPr>
          <w:sz w:val="20"/>
          <w:szCs w:val="22"/>
        </w:rPr>
        <w:t>the</w:t>
      </w:r>
      <w:r>
        <w:rPr>
          <w:sz w:val="20"/>
          <w:szCs w:val="22"/>
        </w:rPr>
        <w:t xml:space="preserve"> name </w:t>
      </w:r>
      <w:r w:rsidR="006D7F92">
        <w:rPr>
          <w:sz w:val="20"/>
          <w:szCs w:val="22"/>
        </w:rPr>
        <w:t xml:space="preserve">of </w:t>
      </w:r>
      <w:r w:rsidR="00097B6B">
        <w:rPr>
          <w:sz w:val="20"/>
          <w:szCs w:val="22"/>
        </w:rPr>
        <w:t xml:space="preserve">the </w:t>
      </w:r>
      <w:r w:rsidR="006D7F92">
        <w:rPr>
          <w:sz w:val="20"/>
          <w:szCs w:val="22"/>
        </w:rPr>
        <w:t xml:space="preserve">new document type </w:t>
      </w:r>
      <w:r>
        <w:rPr>
          <w:sz w:val="20"/>
          <w:szCs w:val="22"/>
        </w:rPr>
        <w:t>(the name of</w:t>
      </w:r>
      <w:r w:rsidR="00097B6B">
        <w:rPr>
          <w:sz w:val="20"/>
          <w:szCs w:val="22"/>
        </w:rPr>
        <w:t xml:space="preserve"> the</w:t>
      </w:r>
      <w:r>
        <w:rPr>
          <w:sz w:val="20"/>
          <w:szCs w:val="22"/>
        </w:rPr>
        <w:t xml:space="preserve"> document </w:t>
      </w:r>
      <w:r w:rsidR="006D7F92">
        <w:rPr>
          <w:sz w:val="20"/>
          <w:szCs w:val="22"/>
        </w:rPr>
        <w:t>type</w:t>
      </w:r>
      <w:r>
        <w:rPr>
          <w:sz w:val="20"/>
          <w:szCs w:val="22"/>
        </w:rPr>
        <w:t xml:space="preserve"> should be unique),</w:t>
      </w:r>
    </w:p>
    <w:p w14:paraId="388BBE6B" w14:textId="5C99E888" w:rsidR="006D7F92" w:rsidRDefault="006D7F92" w:rsidP="00363C90">
      <w:pPr>
        <w:pStyle w:val="Akapitzlist"/>
        <w:numPr>
          <w:ilvl w:val="0"/>
          <w:numId w:val="14"/>
        </w:numPr>
        <w:rPr>
          <w:sz w:val="20"/>
          <w:szCs w:val="22"/>
        </w:rPr>
      </w:pPr>
      <w:r>
        <w:rPr>
          <w:sz w:val="20"/>
          <w:szCs w:val="22"/>
        </w:rPr>
        <w:lastRenderedPageBreak/>
        <w:t xml:space="preserve">if you want to add a new document type under the type previously defined in the </w:t>
      </w:r>
      <w:r w:rsidRPr="006D7F92">
        <w:rPr>
          <w:rFonts w:cstheme="minorHAnsi"/>
          <w:i/>
          <w:iCs/>
          <w:color w:val="212529"/>
          <w:sz w:val="20"/>
          <w:szCs w:val="20"/>
          <w:shd w:val="clear" w:color="auto" w:fill="FFFFFF"/>
        </w:rPr>
        <w:t>Parent Document Type</w:t>
      </w:r>
      <w:r>
        <w:rPr>
          <w:rFonts w:ascii="Segoe UI" w:hAnsi="Segoe UI" w:cs="Segoe UI"/>
          <w:b/>
          <w:bCs/>
          <w:color w:val="212529"/>
          <w:sz w:val="19"/>
          <w:szCs w:val="19"/>
          <w:shd w:val="clear" w:color="auto" w:fill="FFFFFF"/>
        </w:rPr>
        <w:t xml:space="preserve"> </w:t>
      </w:r>
      <w:r>
        <w:rPr>
          <w:sz w:val="20"/>
          <w:szCs w:val="22"/>
        </w:rPr>
        <w:t>field select the path under which you want to place the new type, e.g. if you want to create a new document type under Litigation -&gt; AOB:</w:t>
      </w:r>
    </w:p>
    <w:p w14:paraId="381F73CE" w14:textId="69DF00A9" w:rsidR="006D7F92" w:rsidRDefault="005E05F5" w:rsidP="006D7F92">
      <w:pPr>
        <w:rPr>
          <w:sz w:val="20"/>
          <w:szCs w:val="22"/>
        </w:rPr>
      </w:pPr>
      <w:r w:rsidRPr="005E05F5">
        <w:rPr>
          <w:noProof/>
          <w:sz w:val="20"/>
          <w:szCs w:val="22"/>
        </w:rPr>
        <w:drawing>
          <wp:inline distT="0" distB="0" distL="0" distR="0" wp14:anchorId="2B293EB2" wp14:editId="58BFF8C3">
            <wp:extent cx="2941277" cy="2160000"/>
            <wp:effectExtent l="0" t="0" r="0" b="0"/>
            <wp:docPr id="133" name="Obraz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127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3F4D" w14:textId="5115A09F" w:rsidR="005E05F5" w:rsidRDefault="006D7F92" w:rsidP="006D7F92">
      <w:pPr>
        <w:ind w:left="720"/>
        <w:rPr>
          <w:sz w:val="20"/>
          <w:szCs w:val="22"/>
        </w:rPr>
      </w:pPr>
      <w:r>
        <w:rPr>
          <w:sz w:val="20"/>
          <w:szCs w:val="22"/>
        </w:rPr>
        <w:t xml:space="preserve">in the </w:t>
      </w:r>
      <w:r w:rsidRPr="006D7F92">
        <w:rPr>
          <w:rFonts w:cstheme="minorHAnsi"/>
          <w:i/>
          <w:iCs/>
          <w:color w:val="212529"/>
          <w:sz w:val="20"/>
          <w:szCs w:val="20"/>
          <w:shd w:val="clear" w:color="auto" w:fill="FFFFFF"/>
        </w:rPr>
        <w:t>Parent Document Type</w:t>
      </w:r>
      <w:r>
        <w:rPr>
          <w:rFonts w:ascii="Segoe UI" w:hAnsi="Segoe UI" w:cs="Segoe UI"/>
          <w:b/>
          <w:bCs/>
          <w:color w:val="212529"/>
          <w:sz w:val="19"/>
          <w:szCs w:val="19"/>
          <w:shd w:val="clear" w:color="auto" w:fill="FFFFFF"/>
        </w:rPr>
        <w:t xml:space="preserve"> </w:t>
      </w:r>
      <w:r>
        <w:rPr>
          <w:sz w:val="20"/>
          <w:szCs w:val="22"/>
        </w:rPr>
        <w:t xml:space="preserve">field you should choose </w:t>
      </w:r>
      <w:r w:rsidRPr="006D7F92">
        <w:rPr>
          <w:sz w:val="20"/>
          <w:szCs w:val="22"/>
        </w:rPr>
        <w:t>Litigation / AOB</w:t>
      </w:r>
      <w:r w:rsidR="005E05F5">
        <w:rPr>
          <w:sz w:val="20"/>
          <w:szCs w:val="22"/>
        </w:rPr>
        <w:t>:</w:t>
      </w:r>
    </w:p>
    <w:p w14:paraId="36FA924E" w14:textId="639D52BD" w:rsidR="005E05F5" w:rsidRDefault="005E05F5" w:rsidP="005E05F5">
      <w:pPr>
        <w:overflowPunct/>
        <w:autoSpaceDE/>
        <w:autoSpaceDN/>
        <w:adjustRightInd/>
        <w:spacing w:line="240" w:lineRule="auto"/>
        <w:jc w:val="left"/>
        <w:textAlignment w:val="auto"/>
        <w:rPr>
          <w:sz w:val="20"/>
          <w:szCs w:val="22"/>
        </w:rPr>
      </w:pPr>
      <w:r w:rsidRPr="005E05F5">
        <w:rPr>
          <w:noProof/>
          <w:sz w:val="20"/>
          <w:szCs w:val="22"/>
        </w:rPr>
        <w:drawing>
          <wp:inline distT="0" distB="0" distL="0" distR="0" wp14:anchorId="562417ED" wp14:editId="16801BC0">
            <wp:extent cx="6137910" cy="1492885"/>
            <wp:effectExtent l="0" t="0" r="0" b="0"/>
            <wp:docPr id="134" name="Obraz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F59A" w14:textId="77777777" w:rsidR="005E05F5" w:rsidRDefault="005E05F5" w:rsidP="005E05F5">
      <w:pPr>
        <w:overflowPunct/>
        <w:autoSpaceDE/>
        <w:autoSpaceDN/>
        <w:adjustRightInd/>
        <w:spacing w:line="240" w:lineRule="auto"/>
        <w:jc w:val="left"/>
        <w:textAlignment w:val="auto"/>
        <w:rPr>
          <w:sz w:val="20"/>
          <w:szCs w:val="22"/>
        </w:rPr>
      </w:pPr>
    </w:p>
    <w:p w14:paraId="1C12EEAE" w14:textId="77777777" w:rsidR="005E05F5" w:rsidRDefault="005E05F5" w:rsidP="005E05F5">
      <w:pPr>
        <w:overflowPunct/>
        <w:autoSpaceDE/>
        <w:autoSpaceDN/>
        <w:adjustRightInd/>
        <w:spacing w:line="240" w:lineRule="auto"/>
        <w:jc w:val="left"/>
        <w:textAlignment w:val="auto"/>
        <w:rPr>
          <w:sz w:val="20"/>
          <w:szCs w:val="22"/>
        </w:rPr>
      </w:pPr>
      <w:r w:rsidRPr="005E05F5">
        <w:rPr>
          <w:noProof/>
          <w:sz w:val="20"/>
          <w:szCs w:val="22"/>
        </w:rPr>
        <w:drawing>
          <wp:inline distT="0" distB="0" distL="0" distR="0" wp14:anchorId="2B85109A" wp14:editId="785B5E1E">
            <wp:extent cx="6137910" cy="1042035"/>
            <wp:effectExtent l="0" t="0" r="0" b="5715"/>
            <wp:docPr id="135" name="Obraz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8A76" w14:textId="51AC8CAB" w:rsidR="005E05F5" w:rsidRDefault="005E05F5" w:rsidP="006D7F92">
      <w:pPr>
        <w:ind w:left="720"/>
        <w:rPr>
          <w:sz w:val="20"/>
          <w:szCs w:val="22"/>
        </w:rPr>
      </w:pPr>
    </w:p>
    <w:p w14:paraId="3E72D0F5" w14:textId="1CE767DA" w:rsidR="005E05F5" w:rsidRPr="005E05F5" w:rsidRDefault="005E05F5">
      <w:pPr>
        <w:pStyle w:val="Akapitzlist"/>
        <w:numPr>
          <w:ilvl w:val="0"/>
          <w:numId w:val="15"/>
        </w:numPr>
        <w:rPr>
          <w:rFonts w:cstheme="minorHAnsi"/>
          <w:sz w:val="20"/>
          <w:szCs w:val="20"/>
        </w:rPr>
      </w:pPr>
      <w:r>
        <w:rPr>
          <w:sz w:val="20"/>
          <w:szCs w:val="22"/>
        </w:rPr>
        <w:t>s</w:t>
      </w:r>
      <w:r w:rsidRPr="006461DE">
        <w:rPr>
          <w:sz w:val="20"/>
          <w:szCs w:val="22"/>
        </w:rPr>
        <w:t xml:space="preserve">ave </w:t>
      </w:r>
      <w:r>
        <w:rPr>
          <w:sz w:val="20"/>
          <w:szCs w:val="22"/>
        </w:rPr>
        <w:t xml:space="preserve">the </w:t>
      </w:r>
      <w:r w:rsidRPr="006461DE">
        <w:rPr>
          <w:sz w:val="20"/>
          <w:szCs w:val="22"/>
        </w:rPr>
        <w:t>record</w:t>
      </w:r>
      <w:r>
        <w:rPr>
          <w:sz w:val="20"/>
          <w:szCs w:val="22"/>
        </w:rPr>
        <w:t>.</w:t>
      </w:r>
    </w:p>
    <w:p w14:paraId="0280D78D" w14:textId="04239ED2" w:rsidR="005E05F5" w:rsidRDefault="005E05F5" w:rsidP="005E05F5">
      <w:pPr>
        <w:rPr>
          <w:sz w:val="20"/>
          <w:szCs w:val="22"/>
        </w:rPr>
      </w:pPr>
      <w:r>
        <w:rPr>
          <w:sz w:val="20"/>
          <w:szCs w:val="22"/>
        </w:rPr>
        <w:t xml:space="preserve">After this operation, the </w:t>
      </w:r>
      <w:r w:rsidRPr="005E05F5">
        <w:rPr>
          <w:i/>
          <w:iCs/>
          <w:sz w:val="20"/>
          <w:szCs w:val="22"/>
        </w:rPr>
        <w:t>Document Type</w:t>
      </w:r>
      <w:r>
        <w:rPr>
          <w:sz w:val="20"/>
          <w:szCs w:val="22"/>
        </w:rPr>
        <w:t xml:space="preserve"> directory structure will look like this:</w:t>
      </w:r>
    </w:p>
    <w:p w14:paraId="2221A93D" w14:textId="43C002CF" w:rsidR="005E05F5" w:rsidRDefault="005E05F5" w:rsidP="005E05F5">
      <w:pPr>
        <w:rPr>
          <w:sz w:val="20"/>
          <w:szCs w:val="22"/>
        </w:rPr>
      </w:pPr>
      <w:r w:rsidRPr="005E05F5">
        <w:rPr>
          <w:noProof/>
          <w:sz w:val="20"/>
          <w:szCs w:val="22"/>
        </w:rPr>
        <w:lastRenderedPageBreak/>
        <w:drawing>
          <wp:inline distT="0" distB="0" distL="0" distR="0" wp14:anchorId="1D782BA6" wp14:editId="67585BA0">
            <wp:extent cx="2569376" cy="2160000"/>
            <wp:effectExtent l="0" t="0" r="2540" b="0"/>
            <wp:docPr id="136" name="Obraz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937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9871" w14:textId="77777777" w:rsidR="005E05F5" w:rsidRPr="005E05F5" w:rsidRDefault="005E05F5" w:rsidP="005E05F5">
      <w:pPr>
        <w:rPr>
          <w:sz w:val="20"/>
          <w:szCs w:val="22"/>
        </w:rPr>
      </w:pPr>
    </w:p>
    <w:p w14:paraId="56BD435C" w14:textId="5DB5DC33" w:rsidR="007245F3" w:rsidRDefault="005315C9" w:rsidP="007245F3">
      <w:pPr>
        <w:pStyle w:val="DBH1"/>
      </w:pPr>
      <w:bookmarkStart w:id="6" w:name="_Toc130299600"/>
      <w:r w:rsidRPr="005315C9">
        <w:t>Document templates</w:t>
      </w:r>
      <w:bookmarkEnd w:id="6"/>
    </w:p>
    <w:p w14:paraId="5C2CC024" w14:textId="544C9998" w:rsidR="009C45BC" w:rsidRDefault="005315C9" w:rsidP="005315C9">
      <w:r w:rsidRPr="005315C9">
        <w:t xml:space="preserve">The </w:t>
      </w:r>
      <w:r w:rsidR="00654118" w:rsidRPr="00654118">
        <w:rPr>
          <w:i/>
          <w:iCs/>
        </w:rPr>
        <w:t>Document Templates</w:t>
      </w:r>
      <w:r w:rsidR="00654118">
        <w:t xml:space="preserve"> </w:t>
      </w:r>
      <w:r w:rsidR="004E1363">
        <w:t xml:space="preserve">form </w:t>
      </w:r>
      <w:r w:rsidRPr="005315C9">
        <w:t>allows you to define document templates.</w:t>
      </w:r>
    </w:p>
    <w:p w14:paraId="35DD27B8" w14:textId="77777777" w:rsidR="002820F3" w:rsidRDefault="002820F3" w:rsidP="002820F3">
      <w:r w:rsidRPr="00605E50">
        <w:rPr>
          <w:i/>
          <w:iCs/>
        </w:rPr>
        <w:t>Document templates</w:t>
      </w:r>
      <w:r>
        <w:t xml:space="preserve"> are defined for modules. They can be used to generate a document directly from a record in a selected module, through workflow or used in document packages.</w:t>
      </w:r>
    </w:p>
    <w:p w14:paraId="5ABE69A6" w14:textId="6F446C7B" w:rsidR="00605E50" w:rsidRDefault="00605E50" w:rsidP="00D3142E">
      <w:pPr>
        <w:spacing w:before="240"/>
      </w:pPr>
      <w:r>
        <w:t xml:space="preserve">To open the </w:t>
      </w:r>
      <w:r w:rsidRPr="00605E50">
        <w:rPr>
          <w:i/>
          <w:iCs/>
        </w:rPr>
        <w:t>Document template</w:t>
      </w:r>
      <w:r>
        <w:t xml:space="preserve"> form select </w:t>
      </w:r>
      <w:r w:rsidRPr="00605E50">
        <w:rPr>
          <w:i/>
          <w:iCs/>
        </w:rPr>
        <w:t>Configuration</w:t>
      </w:r>
      <w:r>
        <w:t xml:space="preserve"> from the menu, and then select </w:t>
      </w:r>
      <w:r w:rsidRPr="00605E50">
        <w:rPr>
          <w:i/>
          <w:iCs/>
        </w:rPr>
        <w:t xml:space="preserve">Document </w:t>
      </w:r>
      <w:r w:rsidR="005315C9" w:rsidRPr="00605E50">
        <w:rPr>
          <w:i/>
          <w:iCs/>
        </w:rPr>
        <w:t>Templates</w:t>
      </w:r>
      <w:r w:rsidR="005315C9">
        <w:t>.</w:t>
      </w:r>
    </w:p>
    <w:p w14:paraId="7227A241" w14:textId="77777777" w:rsidR="002820F3" w:rsidRDefault="002820F3" w:rsidP="002820F3">
      <w:r>
        <w:t xml:space="preserve">To add a new </w:t>
      </w:r>
      <w:r w:rsidRPr="00605E50">
        <w:rPr>
          <w:i/>
          <w:iCs/>
        </w:rPr>
        <w:t>Document Templates</w:t>
      </w:r>
      <w:r>
        <w:t>:</w:t>
      </w:r>
    </w:p>
    <w:p w14:paraId="2CB44345" w14:textId="691BFF8D" w:rsidR="002820F3" w:rsidRDefault="002820F3" w:rsidP="002820F3">
      <w:pPr>
        <w:pStyle w:val="Akapitzlist"/>
        <w:numPr>
          <w:ilvl w:val="0"/>
          <w:numId w:val="14"/>
        </w:numPr>
      </w:pPr>
      <w:r>
        <w:t xml:space="preserve">press the </w:t>
      </w:r>
      <w:r w:rsidRPr="002820F3">
        <w:rPr>
          <w:i/>
          <w:iCs/>
        </w:rPr>
        <w:t>+ Add record</w:t>
      </w:r>
      <w:r>
        <w:t xml:space="preserve"> button:</w:t>
      </w:r>
    </w:p>
    <w:p w14:paraId="0BC7CE7B" w14:textId="343CA3F6" w:rsidR="002820F3" w:rsidRDefault="002820F3" w:rsidP="002820F3">
      <w:r w:rsidRPr="002820F3">
        <w:rPr>
          <w:noProof/>
        </w:rPr>
        <w:drawing>
          <wp:inline distT="0" distB="0" distL="0" distR="0" wp14:anchorId="3D1E33ED" wp14:editId="777B50BB">
            <wp:extent cx="6137910" cy="1958340"/>
            <wp:effectExtent l="0" t="0" r="0" b="3810"/>
            <wp:docPr id="106" name="Obraz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E01F" w14:textId="4024D13D" w:rsidR="00363C90" w:rsidRDefault="00363C90" w:rsidP="002820F3"/>
    <w:p w14:paraId="5F7BF20A" w14:textId="64E2E82E" w:rsidR="00363C90" w:rsidRDefault="00363C90" w:rsidP="002820F3">
      <w:r w:rsidRPr="00363C90">
        <w:rPr>
          <w:noProof/>
        </w:rPr>
        <w:lastRenderedPageBreak/>
        <w:drawing>
          <wp:inline distT="0" distB="0" distL="0" distR="0" wp14:anchorId="6FF21010" wp14:editId="6DBFA490">
            <wp:extent cx="6137910" cy="1864995"/>
            <wp:effectExtent l="0" t="0" r="0" b="1905"/>
            <wp:docPr id="126" name="Obraz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DD23" w14:textId="21DABBC8" w:rsidR="00AC4049" w:rsidRDefault="00AC4049" w:rsidP="00AC4049">
      <w:pPr>
        <w:pStyle w:val="Akapitzlist"/>
        <w:numPr>
          <w:ilvl w:val="0"/>
          <w:numId w:val="14"/>
        </w:numPr>
        <w:rPr>
          <w:sz w:val="20"/>
          <w:szCs w:val="22"/>
        </w:rPr>
      </w:pPr>
      <w:r>
        <w:rPr>
          <w:sz w:val="20"/>
          <w:szCs w:val="22"/>
        </w:rPr>
        <w:t xml:space="preserve">in the filed </w:t>
      </w:r>
      <w:r w:rsidRPr="001B31F9">
        <w:rPr>
          <w:i/>
          <w:iCs/>
          <w:sz w:val="20"/>
          <w:szCs w:val="22"/>
        </w:rPr>
        <w:t>Module</w:t>
      </w:r>
      <w:r>
        <w:rPr>
          <w:i/>
          <w:iCs/>
          <w:sz w:val="20"/>
          <w:szCs w:val="22"/>
        </w:rPr>
        <w:t xml:space="preserve"> Name</w:t>
      </w:r>
      <w:r>
        <w:rPr>
          <w:sz w:val="20"/>
          <w:szCs w:val="22"/>
        </w:rPr>
        <w:t xml:space="preserve"> </w:t>
      </w:r>
      <w:r w:rsidRPr="00654118">
        <w:rPr>
          <w:sz w:val="20"/>
          <w:szCs w:val="22"/>
        </w:rPr>
        <w:t xml:space="preserve">select a module, </w:t>
      </w:r>
      <w:r>
        <w:rPr>
          <w:sz w:val="20"/>
          <w:szCs w:val="22"/>
        </w:rPr>
        <w:t>for which you want to make a document template</w:t>
      </w:r>
      <w:r w:rsidRPr="001B31F9">
        <w:rPr>
          <w:sz w:val="20"/>
          <w:szCs w:val="22"/>
        </w:rPr>
        <w:t xml:space="preserve"> </w:t>
      </w:r>
      <w:r w:rsidRPr="00654118">
        <w:rPr>
          <w:sz w:val="20"/>
          <w:szCs w:val="22"/>
        </w:rPr>
        <w:t>e.g. Case</w:t>
      </w:r>
      <w:r>
        <w:rPr>
          <w:sz w:val="20"/>
          <w:szCs w:val="22"/>
        </w:rPr>
        <w:t>,</w:t>
      </w:r>
    </w:p>
    <w:p w14:paraId="666A4790" w14:textId="2519749C" w:rsidR="00AC4049" w:rsidRDefault="00AC4049" w:rsidP="00AC4049">
      <w:pPr>
        <w:pStyle w:val="Akapitzlist"/>
        <w:numPr>
          <w:ilvl w:val="0"/>
          <w:numId w:val="14"/>
        </w:numPr>
        <w:rPr>
          <w:sz w:val="20"/>
          <w:szCs w:val="22"/>
        </w:rPr>
      </w:pPr>
      <w:r>
        <w:rPr>
          <w:sz w:val="20"/>
          <w:szCs w:val="22"/>
        </w:rPr>
        <w:t xml:space="preserve">in the field </w:t>
      </w:r>
      <w:r w:rsidRPr="00AC4049">
        <w:rPr>
          <w:i/>
          <w:iCs/>
          <w:sz w:val="20"/>
          <w:szCs w:val="22"/>
        </w:rPr>
        <w:t>Document Template Name</w:t>
      </w:r>
      <w:r>
        <w:rPr>
          <w:i/>
          <w:iCs/>
          <w:sz w:val="20"/>
          <w:szCs w:val="22"/>
        </w:rPr>
        <w:t xml:space="preserve"> </w:t>
      </w:r>
      <w:r>
        <w:rPr>
          <w:sz w:val="20"/>
          <w:szCs w:val="22"/>
        </w:rPr>
        <w:t xml:space="preserve">type a name (the name of </w:t>
      </w:r>
      <w:r w:rsidR="00097B6B">
        <w:rPr>
          <w:sz w:val="20"/>
          <w:szCs w:val="22"/>
        </w:rPr>
        <w:t xml:space="preserve">the </w:t>
      </w:r>
      <w:r>
        <w:rPr>
          <w:sz w:val="20"/>
          <w:szCs w:val="22"/>
        </w:rPr>
        <w:t>document template should be unique),</w:t>
      </w:r>
    </w:p>
    <w:p w14:paraId="71C3E424" w14:textId="6B20B3E4" w:rsidR="00AC4049" w:rsidRDefault="00AC4049" w:rsidP="00AC4049">
      <w:pPr>
        <w:pStyle w:val="Akapitzlist"/>
        <w:numPr>
          <w:ilvl w:val="0"/>
          <w:numId w:val="14"/>
        </w:numPr>
        <w:rPr>
          <w:sz w:val="20"/>
          <w:szCs w:val="22"/>
        </w:rPr>
      </w:pPr>
      <w:r>
        <w:rPr>
          <w:sz w:val="20"/>
          <w:szCs w:val="22"/>
        </w:rPr>
        <w:t xml:space="preserve">in the </w:t>
      </w:r>
      <w:r w:rsidRPr="00AC4049">
        <w:rPr>
          <w:i/>
          <w:iCs/>
          <w:sz w:val="20"/>
          <w:szCs w:val="22"/>
        </w:rPr>
        <w:t>Document Template Doc</w:t>
      </w:r>
      <w:r>
        <w:rPr>
          <w:sz w:val="20"/>
          <w:szCs w:val="22"/>
        </w:rPr>
        <w:t xml:space="preserve"> field, indicate the template previously added in the </w:t>
      </w:r>
      <w:r w:rsidRPr="00AC4049">
        <w:rPr>
          <w:i/>
          <w:iCs/>
          <w:sz w:val="20"/>
          <w:szCs w:val="22"/>
        </w:rPr>
        <w:t>Documents</w:t>
      </w:r>
      <w:r>
        <w:rPr>
          <w:sz w:val="20"/>
          <w:szCs w:val="22"/>
        </w:rPr>
        <w:t xml:space="preserve"> form (menu </w:t>
      </w:r>
      <w:r w:rsidRPr="00AC4049">
        <w:rPr>
          <w:i/>
          <w:iCs/>
          <w:sz w:val="20"/>
          <w:szCs w:val="22"/>
        </w:rPr>
        <w:t>Virtual Desk</w:t>
      </w:r>
      <w:r>
        <w:rPr>
          <w:sz w:val="20"/>
          <w:szCs w:val="22"/>
        </w:rPr>
        <w:t xml:space="preserve"> -&gt; </w:t>
      </w:r>
      <w:r w:rsidRPr="00AC4049">
        <w:rPr>
          <w:i/>
          <w:iCs/>
          <w:sz w:val="20"/>
          <w:szCs w:val="22"/>
        </w:rPr>
        <w:t>Documents</w:t>
      </w:r>
      <w:r>
        <w:rPr>
          <w:sz w:val="20"/>
          <w:szCs w:val="22"/>
        </w:rPr>
        <w:t>),</w:t>
      </w:r>
    </w:p>
    <w:p w14:paraId="60A22331" w14:textId="2625FFF8" w:rsidR="00AC4049" w:rsidRDefault="00AC4049" w:rsidP="00AC4049">
      <w:pPr>
        <w:pStyle w:val="Akapitzlist"/>
        <w:numPr>
          <w:ilvl w:val="0"/>
          <w:numId w:val="14"/>
        </w:numPr>
        <w:rPr>
          <w:sz w:val="20"/>
          <w:szCs w:val="22"/>
        </w:rPr>
      </w:pPr>
      <w:r>
        <w:rPr>
          <w:sz w:val="20"/>
          <w:szCs w:val="22"/>
        </w:rPr>
        <w:t xml:space="preserve">in the </w:t>
      </w:r>
      <w:r w:rsidRPr="00AC4049">
        <w:rPr>
          <w:i/>
          <w:iCs/>
          <w:sz w:val="20"/>
          <w:szCs w:val="22"/>
        </w:rPr>
        <w:t>Result Document Type</w:t>
      </w:r>
      <w:r>
        <w:rPr>
          <w:sz w:val="20"/>
          <w:szCs w:val="22"/>
        </w:rPr>
        <w:t xml:space="preserve"> field, indicate the appropriate document type,</w:t>
      </w:r>
    </w:p>
    <w:p w14:paraId="60B54C91" w14:textId="69035048" w:rsidR="004320D5" w:rsidRDefault="00AC4049" w:rsidP="006660C6">
      <w:pPr>
        <w:pStyle w:val="Akapitzlist"/>
        <w:numPr>
          <w:ilvl w:val="0"/>
          <w:numId w:val="14"/>
        </w:numPr>
        <w:rPr>
          <w:rFonts w:cstheme="minorHAnsi"/>
          <w:sz w:val="20"/>
          <w:szCs w:val="20"/>
        </w:rPr>
      </w:pPr>
      <w:r w:rsidRPr="004320D5">
        <w:rPr>
          <w:sz w:val="20"/>
          <w:szCs w:val="22"/>
        </w:rPr>
        <w:t xml:space="preserve">in the </w:t>
      </w:r>
      <w:r w:rsidRPr="004320D5">
        <w:rPr>
          <w:i/>
          <w:iCs/>
          <w:sz w:val="20"/>
          <w:szCs w:val="22"/>
        </w:rPr>
        <w:t>Result File Name</w:t>
      </w:r>
      <w:r w:rsidRPr="004320D5">
        <w:rPr>
          <w:sz w:val="20"/>
          <w:szCs w:val="22"/>
        </w:rPr>
        <w:t xml:space="preserve"> field, enter the name of the resulting file; </w:t>
      </w:r>
      <w:r w:rsidR="004320D5" w:rsidRPr="004320D5">
        <w:rPr>
          <w:sz w:val="20"/>
          <w:szCs w:val="22"/>
        </w:rPr>
        <w:t xml:space="preserve">you can use placeholders for the module for which you are making a document template, e.g. to add the CASE ID to the file name, use: @@CASE_ID@@: </w:t>
      </w:r>
      <w:r w:rsidR="004320D5" w:rsidRPr="004320D5">
        <w:rPr>
          <w:rFonts w:cstheme="minorHAnsi"/>
          <w:sz w:val="20"/>
          <w:szCs w:val="20"/>
        </w:rPr>
        <w:t xml:space="preserve">@@CASE_ID@@ Presuit Demand Letter. Generated for Case ID = </w:t>
      </w:r>
      <w:r w:rsidR="004320D5" w:rsidRPr="004320D5">
        <w:rPr>
          <w:rFonts w:cstheme="minorHAnsi"/>
          <w:color w:val="212529"/>
          <w:sz w:val="20"/>
          <w:szCs w:val="20"/>
          <w:shd w:val="clear" w:color="auto" w:fill="FFFFFF"/>
        </w:rPr>
        <w:t>PDC22-109767</w:t>
      </w:r>
      <w:r w:rsidR="004320D5" w:rsidRPr="004320D5">
        <w:rPr>
          <w:rFonts w:cstheme="minorHAnsi"/>
          <w:sz w:val="20"/>
          <w:szCs w:val="20"/>
        </w:rPr>
        <w:t xml:space="preserve"> document will have the name: PDC22_109767_Demand_for_Pre_Suit_Payment.pdf</w:t>
      </w:r>
      <w:r w:rsidR="001B5582">
        <w:rPr>
          <w:rFonts w:cstheme="minorHAnsi"/>
          <w:sz w:val="20"/>
          <w:szCs w:val="20"/>
        </w:rPr>
        <w:t>,</w:t>
      </w:r>
    </w:p>
    <w:p w14:paraId="79060F80" w14:textId="3F2BC348" w:rsidR="001B5582" w:rsidRPr="004320D5" w:rsidRDefault="001B5582" w:rsidP="006660C6">
      <w:pPr>
        <w:pStyle w:val="Akapitzlist"/>
        <w:numPr>
          <w:ilvl w:val="0"/>
          <w:numId w:val="14"/>
        </w:numPr>
        <w:rPr>
          <w:rFonts w:cstheme="minorHAnsi"/>
          <w:sz w:val="20"/>
          <w:szCs w:val="20"/>
        </w:rPr>
      </w:pPr>
      <w:r>
        <w:rPr>
          <w:sz w:val="20"/>
          <w:szCs w:val="22"/>
        </w:rPr>
        <w:t>s</w:t>
      </w:r>
      <w:r w:rsidRPr="006461DE">
        <w:rPr>
          <w:sz w:val="20"/>
          <w:szCs w:val="22"/>
        </w:rPr>
        <w:t xml:space="preserve">ave </w:t>
      </w:r>
      <w:r>
        <w:rPr>
          <w:sz w:val="20"/>
          <w:szCs w:val="22"/>
        </w:rPr>
        <w:t xml:space="preserve">the </w:t>
      </w:r>
      <w:r w:rsidRPr="006461DE">
        <w:rPr>
          <w:sz w:val="20"/>
          <w:szCs w:val="22"/>
        </w:rPr>
        <w:t>record</w:t>
      </w:r>
      <w:r>
        <w:rPr>
          <w:sz w:val="20"/>
          <w:szCs w:val="22"/>
        </w:rPr>
        <w:t>.</w:t>
      </w:r>
    </w:p>
    <w:p w14:paraId="501B01C3" w14:textId="7A1EE936" w:rsidR="00605E50" w:rsidRDefault="004320D5" w:rsidP="005315C9">
      <w:r w:rsidRPr="004320D5">
        <w:rPr>
          <w:noProof/>
        </w:rPr>
        <w:drawing>
          <wp:inline distT="0" distB="0" distL="0" distR="0" wp14:anchorId="0EE5BDA6" wp14:editId="3B9DD59C">
            <wp:extent cx="6137910" cy="2296795"/>
            <wp:effectExtent l="0" t="0" r="0" b="825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3D22" w14:textId="0AE6CDA0" w:rsidR="005315C9" w:rsidRDefault="005315C9" w:rsidP="005315C9"/>
    <w:p w14:paraId="62A16CF6" w14:textId="77777777" w:rsidR="002820F3" w:rsidRDefault="002820F3" w:rsidP="002820F3">
      <w:r>
        <w:t xml:space="preserve">It is possible to define a condition (field </w:t>
      </w:r>
      <w:r w:rsidRPr="00FA6829">
        <w:rPr>
          <w:i/>
          <w:iCs/>
        </w:rPr>
        <w:t>Condtion</w:t>
      </w:r>
      <w:r>
        <w:t>) for which the template will be used.</w:t>
      </w:r>
    </w:p>
    <w:p w14:paraId="65DDFEE5" w14:textId="77777777" w:rsidR="002820F3" w:rsidRDefault="002820F3" w:rsidP="002820F3">
      <w:r>
        <w:t xml:space="preserve">For example, if you want to use the template only for a record in the </w:t>
      </w:r>
      <w:r w:rsidRPr="002820F3">
        <w:rPr>
          <w:i/>
          <w:iCs/>
        </w:rPr>
        <w:t>Cases</w:t>
      </w:r>
      <w:r>
        <w:t xml:space="preserve"> module</w:t>
      </w:r>
      <w:r w:rsidRPr="00FA6829">
        <w:t xml:space="preserve"> </w:t>
      </w:r>
      <w:r>
        <w:t xml:space="preserve">where in the </w:t>
      </w:r>
      <w:r w:rsidRPr="002820F3">
        <w:rPr>
          <w:i/>
          <w:iCs/>
        </w:rPr>
        <w:t>County</w:t>
      </w:r>
      <w:r>
        <w:t xml:space="preserve"> field is typed ORANGE COUNTY and in the </w:t>
      </w:r>
      <w:r w:rsidRPr="002820F3">
        <w:rPr>
          <w:i/>
          <w:iCs/>
        </w:rPr>
        <w:t>Total Balance</w:t>
      </w:r>
      <w:r>
        <w:t xml:space="preserve"> field a value is greater than 8000, in the </w:t>
      </w:r>
      <w:r w:rsidRPr="00FA6829">
        <w:rPr>
          <w:i/>
          <w:iCs/>
        </w:rPr>
        <w:t>Condition</w:t>
      </w:r>
      <w:r>
        <w:t xml:space="preserve"> field you should type:</w:t>
      </w:r>
      <w:r w:rsidRPr="00FA6829">
        <w:t xml:space="preserve"> </w:t>
      </w:r>
    </w:p>
    <w:p w14:paraId="108875C1" w14:textId="77777777" w:rsidR="002820F3" w:rsidRPr="002820F3" w:rsidRDefault="002820F3" w:rsidP="002820F3">
      <w:pPr>
        <w:spacing w:line="240" w:lineRule="auto"/>
        <w:jc w:val="left"/>
        <w:rPr>
          <w:rFonts w:ascii="Courier New" w:hAnsi="Courier New" w:cs="Courier New"/>
          <w:sz w:val="18"/>
          <w:szCs w:val="20"/>
        </w:rPr>
      </w:pPr>
      <w:r w:rsidRPr="002820F3">
        <w:rPr>
          <w:rFonts w:ascii="Courier New" w:hAnsi="Courier New" w:cs="Courier New"/>
          <w:sz w:val="18"/>
          <w:szCs w:val="20"/>
        </w:rPr>
        <w:t>{ "condition": "AND", "rules": [ { "fieldname": "county:Cases", "operator": "e", "value": "ORANGE COUNTY" }, { "fieldname": "total_balance:Cases", "operator": "h", "value": "8000" } ] }</w:t>
      </w:r>
    </w:p>
    <w:p w14:paraId="7DB3D397" w14:textId="55453F38" w:rsidR="006B7D9A" w:rsidRDefault="004320D5" w:rsidP="005315C9">
      <w:r w:rsidRPr="00FA6829">
        <w:rPr>
          <w:noProof/>
        </w:rPr>
        <w:lastRenderedPageBreak/>
        <w:drawing>
          <wp:inline distT="0" distB="0" distL="0" distR="0" wp14:anchorId="5C972FCB" wp14:editId="7B692DE6">
            <wp:extent cx="6137910" cy="2386965"/>
            <wp:effectExtent l="0" t="0" r="0" b="0"/>
            <wp:docPr id="112" name="Obraz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CD56" w14:textId="4EC3A7A6" w:rsidR="00971668" w:rsidRDefault="00971668" w:rsidP="00971668">
      <w:pPr>
        <w:pStyle w:val="DBH1"/>
      </w:pPr>
      <w:bookmarkStart w:id="7" w:name="_Toc130299601"/>
      <w:r w:rsidRPr="005315C9">
        <w:t xml:space="preserve">Document </w:t>
      </w:r>
      <w:r>
        <w:t>packages</w:t>
      </w:r>
      <w:bookmarkEnd w:id="7"/>
    </w:p>
    <w:p w14:paraId="0E5FEDD7" w14:textId="033746C3" w:rsidR="004C7915" w:rsidRDefault="004C7915" w:rsidP="004C7915">
      <w:r w:rsidRPr="005315C9">
        <w:t xml:space="preserve">The </w:t>
      </w:r>
      <w:r w:rsidRPr="00654118">
        <w:rPr>
          <w:i/>
          <w:iCs/>
        </w:rPr>
        <w:t xml:space="preserve">Document </w:t>
      </w:r>
      <w:r>
        <w:rPr>
          <w:i/>
          <w:iCs/>
        </w:rPr>
        <w:t>packages</w:t>
      </w:r>
      <w:r>
        <w:t xml:space="preserve"> </w:t>
      </w:r>
      <w:r w:rsidR="004E1363">
        <w:t>form</w:t>
      </w:r>
      <w:r w:rsidR="004E1363" w:rsidRPr="005315C9">
        <w:t xml:space="preserve"> </w:t>
      </w:r>
      <w:r w:rsidRPr="005315C9">
        <w:t>allows you to define</w:t>
      </w:r>
      <w:r w:rsidRPr="004C7915">
        <w:t xml:space="preserve"> </w:t>
      </w:r>
      <w:r>
        <w:t>documents composed of several other documents</w:t>
      </w:r>
      <w:r w:rsidRPr="005315C9">
        <w:t>.</w:t>
      </w:r>
    </w:p>
    <w:p w14:paraId="261A08F3" w14:textId="636D8ED7" w:rsidR="004C7915" w:rsidRDefault="004C7915" w:rsidP="004C7915">
      <w:r>
        <w:t>After generating a document from a document package, it can be automatically sent by email from the email template to the defined address.</w:t>
      </w:r>
    </w:p>
    <w:p w14:paraId="11340CE7" w14:textId="1E40E323" w:rsidR="004C7915" w:rsidRDefault="004C7915" w:rsidP="004C7915">
      <w:r w:rsidRPr="00605E50">
        <w:rPr>
          <w:i/>
          <w:iCs/>
        </w:rPr>
        <w:t xml:space="preserve">Document </w:t>
      </w:r>
      <w:r>
        <w:rPr>
          <w:i/>
          <w:iCs/>
        </w:rPr>
        <w:t>packages</w:t>
      </w:r>
      <w:r>
        <w:t xml:space="preserve"> are defined for modules. They can be used to generate a document directly from a record in a selected module or through workflow.</w:t>
      </w:r>
    </w:p>
    <w:p w14:paraId="3A5688BC" w14:textId="39B17551" w:rsidR="004C7915" w:rsidRDefault="004C7915" w:rsidP="004C7915">
      <w:r>
        <w:t>To define a document package, you must have previously defined document templates.</w:t>
      </w:r>
    </w:p>
    <w:p w14:paraId="14DFAB73" w14:textId="620DA0D2" w:rsidR="004C7915" w:rsidRDefault="004C7915" w:rsidP="00D3142E">
      <w:pPr>
        <w:spacing w:before="240"/>
      </w:pPr>
      <w:r>
        <w:t xml:space="preserve">To open the </w:t>
      </w:r>
      <w:r w:rsidRPr="00605E50">
        <w:rPr>
          <w:i/>
          <w:iCs/>
        </w:rPr>
        <w:t xml:space="preserve">Document </w:t>
      </w:r>
      <w:r w:rsidR="00525BDF">
        <w:rPr>
          <w:i/>
          <w:iCs/>
        </w:rPr>
        <w:t>packages</w:t>
      </w:r>
      <w:r>
        <w:t xml:space="preserve"> form select </w:t>
      </w:r>
      <w:r w:rsidRPr="00605E50">
        <w:rPr>
          <w:i/>
          <w:iCs/>
        </w:rPr>
        <w:t>Configuration</w:t>
      </w:r>
      <w:r>
        <w:t xml:space="preserve"> from the menu, and then select </w:t>
      </w:r>
      <w:r w:rsidRPr="00605E50">
        <w:rPr>
          <w:i/>
          <w:iCs/>
        </w:rPr>
        <w:t xml:space="preserve">Document </w:t>
      </w:r>
      <w:r w:rsidR="00525BDF">
        <w:rPr>
          <w:i/>
          <w:iCs/>
        </w:rPr>
        <w:t>Packages</w:t>
      </w:r>
      <w:r>
        <w:t>.</w:t>
      </w:r>
    </w:p>
    <w:p w14:paraId="3F897D3E" w14:textId="4977817B" w:rsidR="007A3962" w:rsidRDefault="007A3962" w:rsidP="007A3962">
      <w:r>
        <w:t xml:space="preserve">To add a new </w:t>
      </w:r>
      <w:r w:rsidRPr="00605E50">
        <w:rPr>
          <w:i/>
          <w:iCs/>
        </w:rPr>
        <w:t xml:space="preserve">Document </w:t>
      </w:r>
      <w:r>
        <w:rPr>
          <w:i/>
          <w:iCs/>
        </w:rPr>
        <w:t>package</w:t>
      </w:r>
      <w:r>
        <w:t>:</w:t>
      </w:r>
    </w:p>
    <w:p w14:paraId="18969755" w14:textId="77777777" w:rsidR="007A3962" w:rsidRDefault="007A3962" w:rsidP="007A3962">
      <w:pPr>
        <w:pStyle w:val="Akapitzlist"/>
        <w:numPr>
          <w:ilvl w:val="0"/>
          <w:numId w:val="14"/>
        </w:numPr>
      </w:pPr>
      <w:r>
        <w:t xml:space="preserve">press the </w:t>
      </w:r>
      <w:r w:rsidRPr="002820F3">
        <w:rPr>
          <w:i/>
          <w:iCs/>
        </w:rPr>
        <w:t>+ Add record</w:t>
      </w:r>
      <w:r>
        <w:t xml:space="preserve"> button:</w:t>
      </w:r>
    </w:p>
    <w:p w14:paraId="64384941" w14:textId="4E52C88A" w:rsidR="007A3962" w:rsidRDefault="007A3962" w:rsidP="007A3962">
      <w:r w:rsidRPr="007A3962">
        <w:rPr>
          <w:noProof/>
        </w:rPr>
        <w:drawing>
          <wp:inline distT="0" distB="0" distL="0" distR="0" wp14:anchorId="35BC569E" wp14:editId="7951EA46">
            <wp:extent cx="6137910" cy="1998980"/>
            <wp:effectExtent l="0" t="0" r="0" b="1270"/>
            <wp:docPr id="114" name="Obraz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2542" w14:textId="77777777" w:rsidR="00363C90" w:rsidRDefault="00363C90" w:rsidP="007A3962"/>
    <w:p w14:paraId="52874F3B" w14:textId="4A80AC4D" w:rsidR="00363C90" w:rsidRDefault="00363C90" w:rsidP="007A3962">
      <w:r w:rsidRPr="00363C90">
        <w:rPr>
          <w:noProof/>
        </w:rPr>
        <w:lastRenderedPageBreak/>
        <w:drawing>
          <wp:inline distT="0" distB="0" distL="0" distR="0" wp14:anchorId="455EE0A3" wp14:editId="19BEF892">
            <wp:extent cx="6137910" cy="1755140"/>
            <wp:effectExtent l="0" t="0" r="0" b="0"/>
            <wp:docPr id="127" name="Obraz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6113" w14:textId="0D441CB7" w:rsidR="007A3962" w:rsidRDefault="007A3962" w:rsidP="007A3962">
      <w:pPr>
        <w:pStyle w:val="Akapitzlist"/>
        <w:numPr>
          <w:ilvl w:val="0"/>
          <w:numId w:val="14"/>
        </w:numPr>
        <w:rPr>
          <w:sz w:val="20"/>
          <w:szCs w:val="22"/>
        </w:rPr>
      </w:pPr>
      <w:r>
        <w:rPr>
          <w:sz w:val="20"/>
          <w:szCs w:val="22"/>
        </w:rPr>
        <w:t xml:space="preserve">in the field </w:t>
      </w:r>
      <w:r w:rsidRPr="007A3962">
        <w:rPr>
          <w:i/>
          <w:iCs/>
          <w:sz w:val="20"/>
          <w:szCs w:val="22"/>
        </w:rPr>
        <w:t>Document Package Name</w:t>
      </w:r>
      <w:r>
        <w:rPr>
          <w:i/>
          <w:iCs/>
          <w:sz w:val="20"/>
          <w:szCs w:val="22"/>
        </w:rPr>
        <w:t xml:space="preserve"> </w:t>
      </w:r>
      <w:r>
        <w:rPr>
          <w:sz w:val="20"/>
          <w:szCs w:val="22"/>
        </w:rPr>
        <w:t xml:space="preserve">type a name (the name of </w:t>
      </w:r>
      <w:r w:rsidR="00097B6B">
        <w:rPr>
          <w:sz w:val="20"/>
          <w:szCs w:val="22"/>
        </w:rPr>
        <w:t xml:space="preserve">the </w:t>
      </w:r>
      <w:r>
        <w:rPr>
          <w:sz w:val="20"/>
          <w:szCs w:val="22"/>
        </w:rPr>
        <w:t>document package should be unique),</w:t>
      </w:r>
    </w:p>
    <w:p w14:paraId="5E5F375A" w14:textId="3642D081" w:rsidR="007A3962" w:rsidRDefault="007A3962" w:rsidP="007A3962">
      <w:pPr>
        <w:pStyle w:val="Akapitzlist"/>
        <w:numPr>
          <w:ilvl w:val="0"/>
          <w:numId w:val="14"/>
        </w:numPr>
        <w:rPr>
          <w:sz w:val="20"/>
          <w:szCs w:val="22"/>
        </w:rPr>
      </w:pPr>
      <w:r>
        <w:rPr>
          <w:sz w:val="20"/>
          <w:szCs w:val="22"/>
        </w:rPr>
        <w:t xml:space="preserve">in the filed </w:t>
      </w:r>
      <w:r w:rsidRPr="001B31F9">
        <w:rPr>
          <w:i/>
          <w:iCs/>
          <w:sz w:val="20"/>
          <w:szCs w:val="22"/>
        </w:rPr>
        <w:t>Module</w:t>
      </w:r>
      <w:r>
        <w:rPr>
          <w:i/>
          <w:iCs/>
          <w:sz w:val="20"/>
          <w:szCs w:val="22"/>
        </w:rPr>
        <w:t xml:space="preserve"> </w:t>
      </w:r>
      <w:r w:rsidRPr="00654118">
        <w:rPr>
          <w:sz w:val="20"/>
          <w:szCs w:val="22"/>
        </w:rPr>
        <w:t xml:space="preserve">select a module, </w:t>
      </w:r>
      <w:r>
        <w:rPr>
          <w:sz w:val="20"/>
          <w:szCs w:val="22"/>
        </w:rPr>
        <w:t>for which you want to make a document package</w:t>
      </w:r>
      <w:r w:rsidRPr="001B31F9">
        <w:rPr>
          <w:sz w:val="20"/>
          <w:szCs w:val="22"/>
        </w:rPr>
        <w:t xml:space="preserve"> </w:t>
      </w:r>
      <w:r w:rsidRPr="00654118">
        <w:rPr>
          <w:sz w:val="20"/>
          <w:szCs w:val="22"/>
        </w:rPr>
        <w:t>e.g. Case</w:t>
      </w:r>
      <w:r>
        <w:rPr>
          <w:sz w:val="20"/>
          <w:szCs w:val="22"/>
        </w:rPr>
        <w:t>,</w:t>
      </w:r>
    </w:p>
    <w:p w14:paraId="3C45AD52" w14:textId="308ABD60" w:rsidR="007A3962" w:rsidRDefault="000A0485" w:rsidP="007A3962">
      <w:pPr>
        <w:pStyle w:val="Akapitzlist"/>
        <w:numPr>
          <w:ilvl w:val="0"/>
          <w:numId w:val="14"/>
        </w:numPr>
        <w:rPr>
          <w:sz w:val="20"/>
          <w:szCs w:val="22"/>
        </w:rPr>
      </w:pPr>
      <w:r>
        <w:rPr>
          <w:sz w:val="20"/>
          <w:szCs w:val="22"/>
        </w:rPr>
        <w:t>i</w:t>
      </w:r>
      <w:r w:rsidR="007A3962">
        <w:rPr>
          <w:sz w:val="20"/>
          <w:szCs w:val="22"/>
        </w:rPr>
        <w:t xml:space="preserve">f you want the generated document to be peaked – select the ZIP option in the </w:t>
      </w:r>
      <w:r w:rsidR="007A3962" w:rsidRPr="007A3962">
        <w:rPr>
          <w:i/>
          <w:iCs/>
          <w:sz w:val="20"/>
          <w:szCs w:val="22"/>
        </w:rPr>
        <w:t>Package Type field</w:t>
      </w:r>
      <w:r w:rsidR="007A3962">
        <w:rPr>
          <w:sz w:val="20"/>
          <w:szCs w:val="22"/>
        </w:rPr>
        <w:t xml:space="preserve">; otherwise, select </w:t>
      </w:r>
      <w:r w:rsidR="007A3962" w:rsidRPr="007A3962">
        <w:rPr>
          <w:i/>
          <w:iCs/>
          <w:sz w:val="20"/>
          <w:szCs w:val="22"/>
        </w:rPr>
        <w:t>PDF</w:t>
      </w:r>
      <w:r w:rsidR="007A3962">
        <w:rPr>
          <w:sz w:val="20"/>
          <w:szCs w:val="22"/>
        </w:rPr>
        <w:t>,</w:t>
      </w:r>
    </w:p>
    <w:p w14:paraId="2A7DF480" w14:textId="77777777" w:rsidR="007A3962" w:rsidRDefault="007A3962" w:rsidP="007A3962">
      <w:pPr>
        <w:pStyle w:val="Akapitzlist"/>
        <w:numPr>
          <w:ilvl w:val="0"/>
          <w:numId w:val="14"/>
        </w:numPr>
        <w:rPr>
          <w:sz w:val="20"/>
          <w:szCs w:val="22"/>
        </w:rPr>
      </w:pPr>
      <w:r>
        <w:rPr>
          <w:sz w:val="20"/>
          <w:szCs w:val="22"/>
        </w:rPr>
        <w:t xml:space="preserve">in the </w:t>
      </w:r>
      <w:r w:rsidRPr="00AC4049">
        <w:rPr>
          <w:i/>
          <w:iCs/>
          <w:sz w:val="20"/>
          <w:szCs w:val="22"/>
        </w:rPr>
        <w:t>Result Document Type</w:t>
      </w:r>
      <w:r>
        <w:rPr>
          <w:sz w:val="20"/>
          <w:szCs w:val="22"/>
        </w:rPr>
        <w:t xml:space="preserve"> field, indicate the appropriate document type,</w:t>
      </w:r>
    </w:p>
    <w:p w14:paraId="1A2C775A" w14:textId="13CF2123" w:rsidR="007A3962" w:rsidRDefault="007A3962" w:rsidP="007A3962">
      <w:pPr>
        <w:pStyle w:val="Akapitzlist"/>
        <w:numPr>
          <w:ilvl w:val="0"/>
          <w:numId w:val="14"/>
        </w:numPr>
        <w:rPr>
          <w:rFonts w:cstheme="minorHAnsi"/>
          <w:sz w:val="20"/>
          <w:szCs w:val="20"/>
        </w:rPr>
      </w:pPr>
      <w:r w:rsidRPr="004320D5">
        <w:rPr>
          <w:sz w:val="20"/>
          <w:szCs w:val="22"/>
        </w:rPr>
        <w:t xml:space="preserve">in the </w:t>
      </w:r>
      <w:r w:rsidRPr="004320D5">
        <w:rPr>
          <w:i/>
          <w:iCs/>
          <w:sz w:val="20"/>
          <w:szCs w:val="22"/>
        </w:rPr>
        <w:t>Result File Name</w:t>
      </w:r>
      <w:r w:rsidRPr="004320D5">
        <w:rPr>
          <w:sz w:val="20"/>
          <w:szCs w:val="22"/>
        </w:rPr>
        <w:t xml:space="preserve"> field, enter the name of the resulting file; you can use placeholders for the module for which you are making a document template, e.g. to add the CASE ID to the file name, use: @@CASE_ID@@: </w:t>
      </w:r>
      <w:r w:rsidRPr="007A3962">
        <w:rPr>
          <w:rFonts w:cstheme="minorHAnsi"/>
          <w:sz w:val="20"/>
          <w:szCs w:val="20"/>
        </w:rPr>
        <w:t>@@CASE_ID@@ Demand for Pre-Suit Payment</w:t>
      </w:r>
      <w:r w:rsidRPr="004320D5">
        <w:rPr>
          <w:rFonts w:cstheme="minorHAnsi"/>
          <w:sz w:val="20"/>
          <w:szCs w:val="20"/>
        </w:rPr>
        <w:t xml:space="preserve">. Generated for Case ID = </w:t>
      </w:r>
      <w:r w:rsidRPr="004320D5">
        <w:rPr>
          <w:rFonts w:cstheme="minorHAnsi"/>
          <w:color w:val="212529"/>
          <w:sz w:val="20"/>
          <w:szCs w:val="20"/>
          <w:shd w:val="clear" w:color="auto" w:fill="FFFFFF"/>
        </w:rPr>
        <w:t>PDC22-109767</w:t>
      </w:r>
      <w:r w:rsidRPr="004320D5">
        <w:rPr>
          <w:rFonts w:cstheme="minorHAnsi"/>
          <w:sz w:val="20"/>
          <w:szCs w:val="20"/>
        </w:rPr>
        <w:t xml:space="preserve"> document </w:t>
      </w:r>
      <w:r>
        <w:rPr>
          <w:rFonts w:cstheme="minorHAnsi"/>
          <w:sz w:val="20"/>
          <w:szCs w:val="20"/>
        </w:rPr>
        <w:t xml:space="preserve">package </w:t>
      </w:r>
      <w:r w:rsidRPr="004320D5">
        <w:rPr>
          <w:rFonts w:cstheme="minorHAnsi"/>
          <w:sz w:val="20"/>
          <w:szCs w:val="20"/>
        </w:rPr>
        <w:t xml:space="preserve">will have the name: </w:t>
      </w:r>
      <w:r w:rsidRPr="007A3962">
        <w:rPr>
          <w:rFonts w:cstheme="minorHAnsi"/>
          <w:sz w:val="20"/>
          <w:szCs w:val="20"/>
        </w:rPr>
        <w:t>PDC22_109767_Demand_for_Pre_Suit_Paymen</w:t>
      </w:r>
      <w:r w:rsidRPr="004320D5">
        <w:rPr>
          <w:rFonts w:cstheme="minorHAnsi"/>
          <w:sz w:val="20"/>
          <w:szCs w:val="20"/>
        </w:rPr>
        <w:t>.pdf</w:t>
      </w:r>
      <w:r>
        <w:rPr>
          <w:rFonts w:cstheme="minorHAnsi"/>
          <w:sz w:val="20"/>
          <w:szCs w:val="20"/>
        </w:rPr>
        <w:t xml:space="preserve"> or </w:t>
      </w:r>
      <w:r w:rsidRPr="007A3962">
        <w:rPr>
          <w:rFonts w:cstheme="minorHAnsi"/>
          <w:sz w:val="20"/>
          <w:szCs w:val="20"/>
        </w:rPr>
        <w:t>PDC22_109767_Demand_for_Pre_Suit_Paymen</w:t>
      </w:r>
      <w:r>
        <w:rPr>
          <w:rFonts w:cstheme="minorHAnsi"/>
          <w:sz w:val="20"/>
          <w:szCs w:val="20"/>
        </w:rPr>
        <w:t>.zip</w:t>
      </w:r>
    </w:p>
    <w:p w14:paraId="0C370765" w14:textId="4DCA5125" w:rsidR="008141D6" w:rsidRDefault="008141D6" w:rsidP="007A3962">
      <w:pPr>
        <w:pStyle w:val="Akapitzlist"/>
        <w:numPr>
          <w:ilvl w:val="0"/>
          <w:numId w:val="14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if you want the generated document package to be immediately sent to Dropbox for signature, in the </w:t>
      </w:r>
      <w:r w:rsidRPr="008141D6">
        <w:rPr>
          <w:rFonts w:cstheme="minorHAnsi"/>
          <w:i/>
          <w:iCs/>
          <w:sz w:val="20"/>
          <w:szCs w:val="20"/>
        </w:rPr>
        <w:t xml:space="preserve">Send to Dropbox </w:t>
      </w:r>
      <w:r>
        <w:rPr>
          <w:rFonts w:cstheme="minorHAnsi"/>
          <w:sz w:val="20"/>
          <w:szCs w:val="20"/>
        </w:rPr>
        <w:t>field, indicate the previously defined Dropbox Destination,</w:t>
      </w:r>
    </w:p>
    <w:p w14:paraId="6597D5BA" w14:textId="596584C8" w:rsidR="008141D6" w:rsidRPr="004320D5" w:rsidRDefault="001B5582" w:rsidP="007A3962">
      <w:pPr>
        <w:pStyle w:val="Akapitzlist"/>
        <w:numPr>
          <w:ilvl w:val="0"/>
          <w:numId w:val="14"/>
        </w:numPr>
        <w:rPr>
          <w:rFonts w:cstheme="minorHAnsi"/>
          <w:sz w:val="20"/>
          <w:szCs w:val="20"/>
        </w:rPr>
      </w:pPr>
      <w:r>
        <w:rPr>
          <w:sz w:val="20"/>
          <w:szCs w:val="22"/>
        </w:rPr>
        <w:t>s</w:t>
      </w:r>
      <w:r w:rsidRPr="006461DE">
        <w:rPr>
          <w:sz w:val="20"/>
          <w:szCs w:val="22"/>
        </w:rPr>
        <w:t xml:space="preserve">ave </w:t>
      </w:r>
      <w:r>
        <w:rPr>
          <w:sz w:val="20"/>
          <w:szCs w:val="22"/>
        </w:rPr>
        <w:t xml:space="preserve">the </w:t>
      </w:r>
      <w:r w:rsidRPr="006461DE">
        <w:rPr>
          <w:sz w:val="20"/>
          <w:szCs w:val="22"/>
        </w:rPr>
        <w:t>record</w:t>
      </w:r>
      <w:r>
        <w:rPr>
          <w:sz w:val="20"/>
          <w:szCs w:val="22"/>
        </w:rPr>
        <w:t>.</w:t>
      </w:r>
    </w:p>
    <w:p w14:paraId="5AA873D6" w14:textId="1CE26807" w:rsidR="00971668" w:rsidRDefault="001B5582" w:rsidP="00971668">
      <w:r w:rsidRPr="001B5582">
        <w:rPr>
          <w:noProof/>
        </w:rPr>
        <w:drawing>
          <wp:inline distT="0" distB="0" distL="0" distR="0" wp14:anchorId="5FE51CD1" wp14:editId="7A1BF066">
            <wp:extent cx="6137910" cy="2321560"/>
            <wp:effectExtent l="0" t="0" r="0" b="2540"/>
            <wp:docPr id="115" name="Obraz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7097" w14:textId="12F5EC53" w:rsidR="001B5582" w:rsidRDefault="001B5582" w:rsidP="001B5582">
      <w:r>
        <w:t>Now you should attach the document sources:</w:t>
      </w:r>
    </w:p>
    <w:p w14:paraId="7F77EFCF" w14:textId="6A2B0579" w:rsidR="001B5582" w:rsidRDefault="00295A4E" w:rsidP="00295A4E">
      <w:pPr>
        <w:pStyle w:val="Akapitzlist"/>
        <w:numPr>
          <w:ilvl w:val="0"/>
          <w:numId w:val="14"/>
        </w:numPr>
      </w:pPr>
      <w:r>
        <w:t xml:space="preserve">go to </w:t>
      </w:r>
      <w:r w:rsidRPr="00295A4E">
        <w:rPr>
          <w:i/>
          <w:iCs/>
        </w:rPr>
        <w:t>Document Package Sources</w:t>
      </w:r>
      <w:r>
        <w:t xml:space="preserve"> tab and press the </w:t>
      </w:r>
      <w:r w:rsidRPr="002820F3">
        <w:rPr>
          <w:i/>
          <w:iCs/>
        </w:rPr>
        <w:t>+ Add record</w:t>
      </w:r>
      <w:r>
        <w:t xml:space="preserve"> button:</w:t>
      </w:r>
    </w:p>
    <w:p w14:paraId="6F8015ED" w14:textId="0F337353" w:rsidR="001B5582" w:rsidRDefault="00295A4E" w:rsidP="001B5582">
      <w:r w:rsidRPr="00295A4E">
        <w:rPr>
          <w:noProof/>
        </w:rPr>
        <w:lastRenderedPageBreak/>
        <w:drawing>
          <wp:inline distT="0" distB="0" distL="0" distR="0" wp14:anchorId="43DBFC9C" wp14:editId="75AF8BB2">
            <wp:extent cx="6137910" cy="1554480"/>
            <wp:effectExtent l="0" t="0" r="0" b="7620"/>
            <wp:docPr id="116" name="Obraz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8878" w14:textId="60712F14" w:rsidR="001B5582" w:rsidRDefault="00295A4E" w:rsidP="00971668">
      <w:r>
        <w:t>or:</w:t>
      </w:r>
    </w:p>
    <w:p w14:paraId="2277D4CA" w14:textId="184FEC51" w:rsidR="00295A4E" w:rsidRDefault="00295A4E" w:rsidP="00295A4E">
      <w:pPr>
        <w:pStyle w:val="Akapitzlist"/>
        <w:numPr>
          <w:ilvl w:val="0"/>
          <w:numId w:val="14"/>
        </w:numPr>
      </w:pPr>
      <w:r>
        <w:t xml:space="preserve">press the </w:t>
      </w:r>
      <w:r w:rsidRPr="002820F3">
        <w:rPr>
          <w:i/>
          <w:iCs/>
        </w:rPr>
        <w:t xml:space="preserve">+ </w:t>
      </w:r>
      <w:r>
        <w:t xml:space="preserve">button on </w:t>
      </w:r>
      <w:r w:rsidRPr="00295A4E">
        <w:rPr>
          <w:i/>
          <w:iCs/>
        </w:rPr>
        <w:t>Document Package Sources</w:t>
      </w:r>
      <w:r>
        <w:rPr>
          <w:i/>
          <w:iCs/>
        </w:rPr>
        <w:t xml:space="preserve"> </w:t>
      </w:r>
      <w:r w:rsidRPr="00295A4E">
        <w:t>widget</w:t>
      </w:r>
      <w:r>
        <w:t>:</w:t>
      </w:r>
    </w:p>
    <w:p w14:paraId="1399AC85" w14:textId="69E6B164" w:rsidR="00295A4E" w:rsidRDefault="00295A4E" w:rsidP="00295A4E">
      <w:r w:rsidRPr="00295A4E">
        <w:rPr>
          <w:noProof/>
        </w:rPr>
        <w:drawing>
          <wp:inline distT="0" distB="0" distL="0" distR="0" wp14:anchorId="4F13A56E" wp14:editId="0ACC929B">
            <wp:extent cx="6137910" cy="2403475"/>
            <wp:effectExtent l="0" t="0" r="0" b="0"/>
            <wp:docPr id="117" name="Obraz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BC50" w14:textId="4B21DD2D" w:rsidR="00295A4E" w:rsidRDefault="00295A4E" w:rsidP="00295A4E">
      <w:pPr>
        <w:pStyle w:val="Akapitzlist"/>
        <w:numPr>
          <w:ilvl w:val="0"/>
          <w:numId w:val="14"/>
        </w:numPr>
        <w:rPr>
          <w:sz w:val="20"/>
          <w:szCs w:val="22"/>
        </w:rPr>
      </w:pPr>
      <w:r>
        <w:rPr>
          <w:sz w:val="20"/>
          <w:szCs w:val="22"/>
        </w:rPr>
        <w:t xml:space="preserve">in the field </w:t>
      </w:r>
      <w:r w:rsidRPr="00295A4E">
        <w:rPr>
          <w:i/>
          <w:iCs/>
          <w:sz w:val="20"/>
          <w:szCs w:val="22"/>
        </w:rPr>
        <w:t>Sequence Number or Name</w:t>
      </w:r>
      <w:r>
        <w:rPr>
          <w:i/>
          <w:iCs/>
          <w:sz w:val="20"/>
          <w:szCs w:val="22"/>
        </w:rPr>
        <w:t xml:space="preserve"> </w:t>
      </w:r>
      <w:r>
        <w:rPr>
          <w:sz w:val="20"/>
          <w:szCs w:val="22"/>
        </w:rPr>
        <w:t>type a name (the name should be unique),</w:t>
      </w:r>
    </w:p>
    <w:p w14:paraId="770E2A8D" w14:textId="77777777" w:rsidR="00295A4E" w:rsidRDefault="00295A4E" w:rsidP="00295A4E">
      <w:pPr>
        <w:pStyle w:val="Akapitzlist"/>
        <w:numPr>
          <w:ilvl w:val="0"/>
          <w:numId w:val="14"/>
        </w:numPr>
        <w:rPr>
          <w:sz w:val="20"/>
          <w:szCs w:val="22"/>
        </w:rPr>
      </w:pPr>
      <w:r>
        <w:rPr>
          <w:sz w:val="20"/>
          <w:szCs w:val="22"/>
        </w:rPr>
        <w:t xml:space="preserve">in the filed </w:t>
      </w:r>
      <w:r w:rsidRPr="00295A4E">
        <w:rPr>
          <w:rFonts w:cstheme="minorHAnsi"/>
          <w:i/>
          <w:iCs/>
          <w:color w:val="212529"/>
          <w:sz w:val="20"/>
          <w:szCs w:val="20"/>
          <w:shd w:val="clear" w:color="auto" w:fill="FFFFFF"/>
        </w:rPr>
        <w:t>Source Document</w:t>
      </w:r>
      <w:r>
        <w:rPr>
          <w:i/>
          <w:iCs/>
          <w:sz w:val="20"/>
          <w:szCs w:val="22"/>
        </w:rPr>
        <w:t xml:space="preserve"> </w:t>
      </w:r>
      <w:r w:rsidRPr="00654118">
        <w:rPr>
          <w:sz w:val="20"/>
          <w:szCs w:val="22"/>
        </w:rPr>
        <w:t>select</w:t>
      </w:r>
      <w:r>
        <w:rPr>
          <w:sz w:val="20"/>
          <w:szCs w:val="22"/>
        </w:rPr>
        <w:t>:</w:t>
      </w:r>
    </w:p>
    <w:p w14:paraId="5876F4ED" w14:textId="43CDFEF4" w:rsidR="00295A4E" w:rsidRDefault="00295A4E" w:rsidP="00295A4E">
      <w:pPr>
        <w:pStyle w:val="Akapitzlist"/>
        <w:numPr>
          <w:ilvl w:val="1"/>
          <w:numId w:val="14"/>
        </w:numPr>
        <w:rPr>
          <w:sz w:val="20"/>
          <w:szCs w:val="22"/>
        </w:rPr>
      </w:pPr>
      <w:r w:rsidRPr="00295A4E">
        <w:rPr>
          <w:i/>
          <w:iCs/>
          <w:sz w:val="20"/>
          <w:szCs w:val="22"/>
        </w:rPr>
        <w:t>Documents</w:t>
      </w:r>
      <w:r>
        <w:rPr>
          <w:sz w:val="20"/>
          <w:szCs w:val="22"/>
        </w:rPr>
        <w:t>: if you want a specific, permanent document to be attached to the package (e.g. regulations document)</w:t>
      </w:r>
      <w:r w:rsidR="00042CF4">
        <w:rPr>
          <w:sz w:val="20"/>
          <w:szCs w:val="22"/>
        </w:rPr>
        <w:t>; in the field  next to it, select the right document,</w:t>
      </w:r>
    </w:p>
    <w:p w14:paraId="1C5DD907" w14:textId="00167F5F" w:rsidR="00295A4E" w:rsidRPr="00042CF4" w:rsidRDefault="00295A4E" w:rsidP="00042CF4">
      <w:pPr>
        <w:pStyle w:val="Akapitzlist"/>
        <w:numPr>
          <w:ilvl w:val="1"/>
          <w:numId w:val="14"/>
        </w:numPr>
        <w:rPr>
          <w:sz w:val="20"/>
          <w:szCs w:val="22"/>
        </w:rPr>
      </w:pPr>
      <w:r w:rsidRPr="00295A4E">
        <w:rPr>
          <w:i/>
          <w:iCs/>
          <w:sz w:val="20"/>
          <w:szCs w:val="22"/>
        </w:rPr>
        <w:t>Document Templates</w:t>
      </w:r>
      <w:r>
        <w:rPr>
          <w:sz w:val="20"/>
          <w:szCs w:val="22"/>
        </w:rPr>
        <w:t>: if you want a document template to be attached to the package</w:t>
      </w:r>
      <w:r w:rsidR="00042CF4">
        <w:rPr>
          <w:sz w:val="20"/>
          <w:szCs w:val="22"/>
        </w:rPr>
        <w:t>; in the field  next to it, select the right document template,</w:t>
      </w:r>
    </w:p>
    <w:p w14:paraId="27F56E8D" w14:textId="0A8045DC" w:rsidR="00295A4E" w:rsidRPr="00042CF4" w:rsidRDefault="00295A4E" w:rsidP="00042CF4">
      <w:pPr>
        <w:pStyle w:val="Akapitzlist"/>
        <w:numPr>
          <w:ilvl w:val="1"/>
          <w:numId w:val="14"/>
        </w:numPr>
        <w:rPr>
          <w:sz w:val="20"/>
          <w:szCs w:val="22"/>
        </w:rPr>
      </w:pPr>
      <w:r>
        <w:rPr>
          <w:i/>
          <w:iCs/>
          <w:sz w:val="20"/>
          <w:szCs w:val="22"/>
        </w:rPr>
        <w:t>Document package</w:t>
      </w:r>
      <w:r>
        <w:rPr>
          <w:sz w:val="20"/>
          <w:szCs w:val="22"/>
        </w:rPr>
        <w:t xml:space="preserve">: o if you want another package to be </w:t>
      </w:r>
      <w:r w:rsidR="00042CF4">
        <w:rPr>
          <w:sz w:val="20"/>
          <w:szCs w:val="22"/>
        </w:rPr>
        <w:t xml:space="preserve">attached </w:t>
      </w:r>
      <w:r>
        <w:rPr>
          <w:sz w:val="20"/>
          <w:szCs w:val="22"/>
        </w:rPr>
        <w:t>to the package</w:t>
      </w:r>
      <w:r w:rsidR="00042CF4">
        <w:rPr>
          <w:sz w:val="20"/>
          <w:szCs w:val="22"/>
        </w:rPr>
        <w:t>; in the field  next to it, select the right package,</w:t>
      </w:r>
    </w:p>
    <w:p w14:paraId="0CBD8CFA" w14:textId="7604CA55" w:rsidR="00042CF4" w:rsidRDefault="00042CF4" w:rsidP="00295A4E">
      <w:pPr>
        <w:pStyle w:val="Akapitzlist"/>
        <w:numPr>
          <w:ilvl w:val="1"/>
          <w:numId w:val="14"/>
        </w:numPr>
        <w:rPr>
          <w:sz w:val="20"/>
          <w:szCs w:val="22"/>
        </w:rPr>
      </w:pPr>
      <w:r>
        <w:rPr>
          <w:i/>
          <w:iCs/>
          <w:sz w:val="20"/>
          <w:szCs w:val="22"/>
        </w:rPr>
        <w:t>Document Types</w:t>
      </w:r>
      <w:r w:rsidRPr="00042CF4">
        <w:rPr>
          <w:sz w:val="20"/>
          <w:szCs w:val="22"/>
        </w:rPr>
        <w:t xml:space="preserve">: </w:t>
      </w:r>
      <w:r>
        <w:rPr>
          <w:sz w:val="20"/>
          <w:szCs w:val="22"/>
        </w:rPr>
        <w:t>if you want attach all documents of a given type.</w:t>
      </w:r>
    </w:p>
    <w:p w14:paraId="31287B3E" w14:textId="0C78CF4B" w:rsidR="00042CF4" w:rsidRDefault="00042CF4" w:rsidP="00042CF4">
      <w:r>
        <w:t>Repeat adding Document Package Sources until you have added all the documents you want in the package.</w:t>
      </w:r>
    </w:p>
    <w:p w14:paraId="0C8D5118" w14:textId="366E3C1D" w:rsidR="00042CF4" w:rsidRDefault="00042CF4" w:rsidP="00042CF4">
      <w:pPr>
        <w:spacing w:before="240"/>
      </w:pPr>
      <w:r>
        <w:t xml:space="preserve">If defined Document package should be automatically sent by email you should define also </w:t>
      </w:r>
      <w:r w:rsidRPr="000A0485">
        <w:rPr>
          <w:i/>
          <w:iCs/>
        </w:rPr>
        <w:t>Email Variants</w:t>
      </w:r>
      <w:r>
        <w:t>.</w:t>
      </w:r>
    </w:p>
    <w:p w14:paraId="23A57931" w14:textId="3AE8D010" w:rsidR="00042CF4" w:rsidRDefault="00042CF4" w:rsidP="00042CF4">
      <w:pPr>
        <w:pStyle w:val="Akapitzlist"/>
        <w:numPr>
          <w:ilvl w:val="0"/>
          <w:numId w:val="14"/>
        </w:numPr>
      </w:pPr>
      <w:r>
        <w:t xml:space="preserve">go to </w:t>
      </w:r>
      <w:r w:rsidRPr="00295A4E">
        <w:rPr>
          <w:i/>
          <w:iCs/>
        </w:rPr>
        <w:t xml:space="preserve">Package </w:t>
      </w:r>
      <w:r w:rsidR="000A0485" w:rsidRPr="000A0485">
        <w:rPr>
          <w:i/>
          <w:iCs/>
        </w:rPr>
        <w:t>Email Variants</w:t>
      </w:r>
      <w:r w:rsidR="000A0485">
        <w:t xml:space="preserve"> </w:t>
      </w:r>
      <w:r>
        <w:t xml:space="preserve">tab and press the </w:t>
      </w:r>
      <w:r w:rsidRPr="002820F3">
        <w:rPr>
          <w:i/>
          <w:iCs/>
        </w:rPr>
        <w:t>+ Add record</w:t>
      </w:r>
      <w:r>
        <w:t xml:space="preserve"> button:</w:t>
      </w:r>
    </w:p>
    <w:p w14:paraId="1E27097F" w14:textId="55AEA27D" w:rsidR="00042CF4" w:rsidRDefault="000A0485" w:rsidP="00042CF4">
      <w:r w:rsidRPr="000A0485">
        <w:rPr>
          <w:noProof/>
        </w:rPr>
        <w:lastRenderedPageBreak/>
        <w:drawing>
          <wp:inline distT="0" distB="0" distL="0" distR="0" wp14:anchorId="279C753F" wp14:editId="02112F79">
            <wp:extent cx="6137910" cy="1342390"/>
            <wp:effectExtent l="0" t="0" r="0" b="0"/>
            <wp:docPr id="120" name="Obraz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058E" w14:textId="77777777" w:rsidR="00042CF4" w:rsidRDefault="00042CF4" w:rsidP="00042CF4">
      <w:r>
        <w:t>or:</w:t>
      </w:r>
    </w:p>
    <w:p w14:paraId="6176102B" w14:textId="133C8A3F" w:rsidR="00042CF4" w:rsidRDefault="00042CF4" w:rsidP="00042CF4">
      <w:pPr>
        <w:pStyle w:val="Akapitzlist"/>
        <w:numPr>
          <w:ilvl w:val="0"/>
          <w:numId w:val="14"/>
        </w:numPr>
      </w:pPr>
      <w:r>
        <w:t xml:space="preserve">press the </w:t>
      </w:r>
      <w:r w:rsidRPr="002820F3">
        <w:rPr>
          <w:i/>
          <w:iCs/>
        </w:rPr>
        <w:t xml:space="preserve">+ </w:t>
      </w:r>
      <w:r>
        <w:t xml:space="preserve">button on </w:t>
      </w:r>
      <w:r w:rsidR="000A0485" w:rsidRPr="000A0485">
        <w:rPr>
          <w:i/>
          <w:iCs/>
        </w:rPr>
        <w:t>Email Variants</w:t>
      </w:r>
      <w:r w:rsidR="000A0485">
        <w:t xml:space="preserve"> </w:t>
      </w:r>
      <w:r w:rsidRPr="00295A4E">
        <w:t>widget</w:t>
      </w:r>
      <w:r>
        <w:t>:</w:t>
      </w:r>
    </w:p>
    <w:p w14:paraId="11B53974" w14:textId="14905D5E" w:rsidR="00042CF4" w:rsidRDefault="000A0485" w:rsidP="00042CF4">
      <w:r w:rsidRPr="000A0485">
        <w:rPr>
          <w:noProof/>
        </w:rPr>
        <w:drawing>
          <wp:inline distT="0" distB="0" distL="0" distR="0" wp14:anchorId="24F655D2" wp14:editId="02A5AA12">
            <wp:extent cx="6137910" cy="1835785"/>
            <wp:effectExtent l="0" t="0" r="0" b="0"/>
            <wp:docPr id="121" name="Obraz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0BE3" w14:textId="58CC94DA" w:rsidR="000A0485" w:rsidRDefault="000A0485" w:rsidP="000A0485">
      <w:pPr>
        <w:pStyle w:val="Akapitzlist"/>
        <w:numPr>
          <w:ilvl w:val="0"/>
          <w:numId w:val="14"/>
        </w:numPr>
        <w:rPr>
          <w:sz w:val="20"/>
          <w:szCs w:val="22"/>
        </w:rPr>
      </w:pPr>
      <w:r>
        <w:rPr>
          <w:sz w:val="20"/>
          <w:szCs w:val="22"/>
        </w:rPr>
        <w:t xml:space="preserve">in the filed </w:t>
      </w:r>
      <w:r w:rsidRPr="001B31F9">
        <w:rPr>
          <w:i/>
          <w:iCs/>
          <w:sz w:val="20"/>
          <w:szCs w:val="22"/>
        </w:rPr>
        <w:t>Module</w:t>
      </w:r>
      <w:r>
        <w:rPr>
          <w:i/>
          <w:iCs/>
          <w:sz w:val="20"/>
          <w:szCs w:val="22"/>
        </w:rPr>
        <w:t xml:space="preserve"> </w:t>
      </w:r>
      <w:r w:rsidRPr="00654118">
        <w:rPr>
          <w:sz w:val="20"/>
          <w:szCs w:val="22"/>
        </w:rPr>
        <w:t xml:space="preserve">select a module, </w:t>
      </w:r>
      <w:r>
        <w:rPr>
          <w:sz w:val="20"/>
          <w:szCs w:val="22"/>
        </w:rPr>
        <w:t>for which you want to make an email variant e</w:t>
      </w:r>
      <w:r w:rsidRPr="00654118">
        <w:rPr>
          <w:sz w:val="20"/>
          <w:szCs w:val="22"/>
        </w:rPr>
        <w:t>.g. Case</w:t>
      </w:r>
      <w:r>
        <w:rPr>
          <w:sz w:val="20"/>
          <w:szCs w:val="22"/>
        </w:rPr>
        <w:t>,</w:t>
      </w:r>
    </w:p>
    <w:p w14:paraId="6EA08147" w14:textId="2E27E960" w:rsidR="000A0485" w:rsidRPr="000A0485" w:rsidRDefault="000A0485" w:rsidP="000A0485">
      <w:pPr>
        <w:pStyle w:val="Akapitzlist"/>
        <w:numPr>
          <w:ilvl w:val="0"/>
          <w:numId w:val="14"/>
        </w:numPr>
        <w:rPr>
          <w:sz w:val="20"/>
          <w:szCs w:val="22"/>
        </w:rPr>
      </w:pPr>
      <w:r>
        <w:rPr>
          <w:sz w:val="20"/>
          <w:szCs w:val="22"/>
        </w:rPr>
        <w:t xml:space="preserve">in the field </w:t>
      </w:r>
      <w:r w:rsidRPr="000A0485">
        <w:rPr>
          <w:i/>
          <w:iCs/>
          <w:sz w:val="20"/>
          <w:szCs w:val="22"/>
        </w:rPr>
        <w:t>Email Variant Name</w:t>
      </w:r>
      <w:r>
        <w:rPr>
          <w:i/>
          <w:iCs/>
          <w:sz w:val="20"/>
          <w:szCs w:val="22"/>
        </w:rPr>
        <w:t xml:space="preserve"> </w:t>
      </w:r>
      <w:r>
        <w:rPr>
          <w:sz w:val="20"/>
          <w:szCs w:val="22"/>
        </w:rPr>
        <w:t>type a name,</w:t>
      </w:r>
    </w:p>
    <w:p w14:paraId="555C484C" w14:textId="2093BE1A" w:rsidR="000A0485" w:rsidRDefault="000A0485" w:rsidP="000A0485">
      <w:pPr>
        <w:pStyle w:val="Akapitzlist"/>
        <w:numPr>
          <w:ilvl w:val="0"/>
          <w:numId w:val="14"/>
        </w:numPr>
      </w:pPr>
      <w:r w:rsidRPr="000A0485">
        <w:rPr>
          <w:sz w:val="20"/>
          <w:szCs w:val="22"/>
        </w:rPr>
        <w:t xml:space="preserve">in the </w:t>
      </w:r>
      <w:r w:rsidRPr="000A0485">
        <w:rPr>
          <w:i/>
          <w:iCs/>
          <w:sz w:val="20"/>
          <w:szCs w:val="22"/>
        </w:rPr>
        <w:t xml:space="preserve">From (SMTP Name) </w:t>
      </w:r>
      <w:r w:rsidRPr="000A0485">
        <w:rPr>
          <w:sz w:val="20"/>
          <w:szCs w:val="22"/>
        </w:rPr>
        <w:t>field, indicate the appropriate Case Handlers (</w:t>
      </w:r>
      <w:r>
        <w:t>in simple terms: a defined outgoing mailbox)</w:t>
      </w:r>
    </w:p>
    <w:p w14:paraId="0DCA9A1A" w14:textId="6FDF8443" w:rsidR="00685F44" w:rsidRDefault="00685F44" w:rsidP="00685F44">
      <w:pPr>
        <w:pStyle w:val="Akapitzlist"/>
        <w:numPr>
          <w:ilvl w:val="0"/>
          <w:numId w:val="14"/>
        </w:numPr>
      </w:pPr>
      <w:r w:rsidRPr="000A0485">
        <w:rPr>
          <w:sz w:val="20"/>
          <w:szCs w:val="22"/>
        </w:rPr>
        <w:t xml:space="preserve">in the </w:t>
      </w:r>
      <w:r>
        <w:rPr>
          <w:i/>
          <w:iCs/>
          <w:sz w:val="20"/>
          <w:szCs w:val="22"/>
        </w:rPr>
        <w:t>To</w:t>
      </w:r>
      <w:r w:rsidRPr="000A0485">
        <w:rPr>
          <w:i/>
          <w:iCs/>
          <w:sz w:val="20"/>
          <w:szCs w:val="22"/>
        </w:rPr>
        <w:t xml:space="preserve"> </w:t>
      </w:r>
      <w:r w:rsidRPr="000A0485">
        <w:rPr>
          <w:sz w:val="20"/>
          <w:szCs w:val="22"/>
        </w:rPr>
        <w:t xml:space="preserve">field, indicate the appropriate </w:t>
      </w:r>
      <w:r>
        <w:rPr>
          <w:sz w:val="20"/>
          <w:szCs w:val="22"/>
        </w:rPr>
        <w:t>email address</w:t>
      </w:r>
      <w:r w:rsidRPr="000A0485">
        <w:rPr>
          <w:sz w:val="20"/>
          <w:szCs w:val="22"/>
        </w:rPr>
        <w:t xml:space="preserve"> (</w:t>
      </w:r>
      <w:r>
        <w:t>you can use placeholders)</w:t>
      </w:r>
      <w:r w:rsidR="0099408C">
        <w:t>,</w:t>
      </w:r>
    </w:p>
    <w:p w14:paraId="6CE1F3E6" w14:textId="6DE9F564" w:rsidR="0099408C" w:rsidRDefault="0099408C" w:rsidP="00685F44">
      <w:pPr>
        <w:pStyle w:val="Akapitzlist"/>
        <w:numPr>
          <w:ilvl w:val="0"/>
          <w:numId w:val="14"/>
        </w:numPr>
      </w:pPr>
      <w:r>
        <w:t xml:space="preserve">fill in the </w:t>
      </w:r>
      <w:r w:rsidRPr="0099408C">
        <w:rPr>
          <w:i/>
          <w:iCs/>
        </w:rPr>
        <w:t>Subject</w:t>
      </w:r>
      <w:r>
        <w:t xml:space="preserve"> field (in order for the email sent to be associated with the record from which it was sent, place in the </w:t>
      </w:r>
      <w:r w:rsidRPr="0099408C">
        <w:rPr>
          <w:i/>
          <w:iCs/>
        </w:rPr>
        <w:t>Subject</w:t>
      </w:r>
      <w:r>
        <w:t xml:space="preserve"> in [] the placeholder with the record ID, e.g. for </w:t>
      </w:r>
      <w:r w:rsidR="001C7863">
        <w:t xml:space="preserve">emails sent from </w:t>
      </w:r>
      <w:r>
        <w:t>Case</w:t>
      </w:r>
      <w:r w:rsidR="001C7863">
        <w:t xml:space="preserve"> modu</w:t>
      </w:r>
      <w:r w:rsidR="00D079D0">
        <w:t>l</w:t>
      </w:r>
      <w:r w:rsidR="001C7863">
        <w:t>e</w:t>
      </w:r>
      <w:r>
        <w:t>: [@@CASE_ID@@]),</w:t>
      </w:r>
    </w:p>
    <w:p w14:paraId="3B491076" w14:textId="61AC4238" w:rsidR="001C7863" w:rsidRDefault="001C7863" w:rsidP="00685F44">
      <w:pPr>
        <w:pStyle w:val="Akapitzlist"/>
        <w:numPr>
          <w:ilvl w:val="0"/>
          <w:numId w:val="14"/>
        </w:numPr>
      </w:pPr>
      <w:r>
        <w:t xml:space="preserve">fill in the </w:t>
      </w:r>
      <w:r>
        <w:rPr>
          <w:i/>
          <w:iCs/>
        </w:rPr>
        <w:t>Content</w:t>
      </w:r>
      <w:r>
        <w:t xml:space="preserve"> field,</w:t>
      </w:r>
    </w:p>
    <w:p w14:paraId="3C89043B" w14:textId="77777777" w:rsidR="001C7863" w:rsidRPr="004320D5" w:rsidRDefault="001C7863" w:rsidP="001C7863">
      <w:pPr>
        <w:pStyle w:val="Akapitzlist"/>
        <w:numPr>
          <w:ilvl w:val="0"/>
          <w:numId w:val="14"/>
        </w:numPr>
        <w:rPr>
          <w:rFonts w:cstheme="minorHAnsi"/>
          <w:sz w:val="20"/>
          <w:szCs w:val="20"/>
        </w:rPr>
      </w:pPr>
      <w:r>
        <w:rPr>
          <w:sz w:val="20"/>
          <w:szCs w:val="22"/>
        </w:rPr>
        <w:t>s</w:t>
      </w:r>
      <w:r w:rsidRPr="006461DE">
        <w:rPr>
          <w:sz w:val="20"/>
          <w:szCs w:val="22"/>
        </w:rPr>
        <w:t xml:space="preserve">ave </w:t>
      </w:r>
      <w:r>
        <w:rPr>
          <w:sz w:val="20"/>
          <w:szCs w:val="22"/>
        </w:rPr>
        <w:t xml:space="preserve">the </w:t>
      </w:r>
      <w:r w:rsidRPr="006461DE">
        <w:rPr>
          <w:sz w:val="20"/>
          <w:szCs w:val="22"/>
        </w:rPr>
        <w:t>record</w:t>
      </w:r>
      <w:r>
        <w:rPr>
          <w:sz w:val="20"/>
          <w:szCs w:val="22"/>
        </w:rPr>
        <w:t>.</w:t>
      </w:r>
    </w:p>
    <w:p w14:paraId="28755974" w14:textId="6AFEB89F" w:rsidR="001C7863" w:rsidRDefault="001C7863" w:rsidP="001C7863">
      <w:pPr>
        <w:ind w:left="360"/>
      </w:pPr>
      <w:r w:rsidRPr="001C7863">
        <w:rPr>
          <w:noProof/>
        </w:rPr>
        <w:lastRenderedPageBreak/>
        <w:drawing>
          <wp:inline distT="0" distB="0" distL="0" distR="0" wp14:anchorId="48FDA8BE" wp14:editId="4CF9E77C">
            <wp:extent cx="6137910" cy="2794635"/>
            <wp:effectExtent l="0" t="0" r="0" b="5715"/>
            <wp:docPr id="123" name="Obraz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44CD" w14:textId="2776FC6B" w:rsidR="002503DA" w:rsidRDefault="002503DA" w:rsidP="002503DA">
      <w:pPr>
        <w:pStyle w:val="DBH1"/>
      </w:pPr>
      <w:bookmarkStart w:id="8" w:name="_Toc130299602"/>
      <w:r>
        <w:t>Condition syntax</w:t>
      </w:r>
      <w:bookmarkEnd w:id="8"/>
    </w:p>
    <w:p w14:paraId="44768648" w14:textId="2AEE698A" w:rsidR="002503DA" w:rsidRPr="002503DA" w:rsidRDefault="002503DA" w:rsidP="00250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sz w:val="18"/>
          <w:szCs w:val="18"/>
          <w:lang w:eastAsia="pl-PL"/>
        </w:rPr>
      </w:pPr>
      <w:r w:rsidRPr="002503DA">
        <w:rPr>
          <w:rFonts w:ascii="Courier New" w:hAnsi="Courier New" w:cs="Courier New"/>
          <w:sz w:val="18"/>
          <w:szCs w:val="18"/>
          <w:lang w:eastAsia="pl-PL"/>
        </w:rPr>
        <w:t>condition = {"fieldname": "[field in the format: field name: module or field name: module: reference field]", "operator": "[one of the available operators, e.g. e]", "value": "[value to compare]" }</w:t>
      </w:r>
    </w:p>
    <w:p w14:paraId="120A43FD" w14:textId="3BAA72A7" w:rsidR="002503DA" w:rsidRPr="004D0E76" w:rsidRDefault="002503DA" w:rsidP="00250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eastAsia="pl-PL"/>
        </w:rPr>
      </w:pPr>
      <w:r w:rsidRPr="002503DA">
        <w:rPr>
          <w:rFonts w:ascii="Courier New" w:hAnsi="Courier New" w:cs="Courier New"/>
          <w:sz w:val="18"/>
          <w:szCs w:val="18"/>
          <w:lang w:eastAsia="pl-PL"/>
        </w:rPr>
        <w:t>conditionGroup = { "condition: "AND|OR", "rules": [ condition | conditionGroup, ... ]}</w:t>
      </w:r>
      <w:r w:rsidRPr="004D0E76">
        <w:rPr>
          <w:rFonts w:ascii="Courier New" w:hAnsi="Courier New" w:cs="Courier New"/>
          <w:sz w:val="20"/>
          <w:szCs w:val="20"/>
          <w:lang w:eastAsia="pl-PL"/>
        </w:rPr>
        <w:br/>
      </w:r>
      <w:r w:rsidRPr="004D0E76">
        <w:rPr>
          <w:rFonts w:ascii="Courier New" w:hAnsi="Courier New" w:cs="Courier New"/>
          <w:sz w:val="20"/>
          <w:szCs w:val="20"/>
          <w:lang w:eastAsia="pl-PL"/>
        </w:rPr>
        <w:br/>
      </w:r>
      <w:r w:rsidRPr="002503DA">
        <w:rPr>
          <w:rFonts w:cstheme="minorHAnsi"/>
          <w:sz w:val="20"/>
          <w:szCs w:val="20"/>
          <w:lang w:eastAsia="pl-PL"/>
        </w:rPr>
        <w:t>E.g.</w:t>
      </w:r>
    </w:p>
    <w:p w14:paraId="2EDEED7E" w14:textId="77777777" w:rsidR="002503DA" w:rsidRPr="002503DA" w:rsidRDefault="002503DA" w:rsidP="00250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sz w:val="18"/>
          <w:szCs w:val="18"/>
          <w:lang w:eastAsia="pl-PL"/>
        </w:rPr>
      </w:pP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"condition": "AND", </w:t>
      </w:r>
    </w:p>
    <w:p w14:paraId="3949D789" w14:textId="77777777" w:rsidR="002503DA" w:rsidRPr="002503DA" w:rsidRDefault="002503DA" w:rsidP="00250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sz w:val="18"/>
          <w:szCs w:val="18"/>
          <w:lang w:eastAsia="pl-PL"/>
        </w:rPr>
      </w:pP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  "rules": [ </w:t>
      </w:r>
    </w:p>
    <w:p w14:paraId="60DE77A9" w14:textId="77777777" w:rsidR="002503DA" w:rsidRPr="002503DA" w:rsidRDefault="002503DA" w:rsidP="00250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color w:val="365F91" w:themeColor="accent1" w:themeShade="BF"/>
          <w:sz w:val="18"/>
          <w:szCs w:val="18"/>
          <w:lang w:eastAsia="pl-PL"/>
        </w:rPr>
      </w:pP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    </w:t>
      </w:r>
      <w:r w:rsidRPr="002503DA">
        <w:rPr>
          <w:rFonts w:ascii="Courier New" w:hAnsi="Courier New" w:cs="Courier New"/>
          <w:color w:val="365F91" w:themeColor="accent1" w:themeShade="BF"/>
          <w:sz w:val="18"/>
          <w:szCs w:val="18"/>
          <w:lang w:eastAsia="pl-PL"/>
        </w:rPr>
        <w:t xml:space="preserve">{ </w:t>
      </w:r>
    </w:p>
    <w:p w14:paraId="51A186E1" w14:textId="77777777" w:rsidR="002503DA" w:rsidRPr="002503DA" w:rsidRDefault="002503DA" w:rsidP="002503DA">
      <w:pPr>
        <w:tabs>
          <w:tab w:val="left" w:pos="56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color w:val="365F91" w:themeColor="accent1" w:themeShade="BF"/>
          <w:sz w:val="18"/>
          <w:szCs w:val="18"/>
          <w:lang w:eastAsia="pl-PL"/>
        </w:rPr>
      </w:pPr>
      <w:r w:rsidRPr="002503DA">
        <w:rPr>
          <w:rFonts w:ascii="Courier New" w:hAnsi="Courier New" w:cs="Courier New"/>
          <w:color w:val="365F91" w:themeColor="accent1" w:themeShade="BF"/>
          <w:sz w:val="18"/>
          <w:szCs w:val="18"/>
          <w:lang w:eastAsia="pl-PL"/>
        </w:rPr>
        <w:t xml:space="preserve">      "condition": "OR", </w:t>
      </w:r>
    </w:p>
    <w:p w14:paraId="3CC04293" w14:textId="77777777" w:rsidR="002503DA" w:rsidRPr="002503DA" w:rsidRDefault="002503DA" w:rsidP="00250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color w:val="365F91" w:themeColor="accent1" w:themeShade="BF"/>
          <w:sz w:val="18"/>
          <w:szCs w:val="18"/>
          <w:lang w:eastAsia="pl-PL"/>
        </w:rPr>
      </w:pPr>
      <w:r w:rsidRPr="002503DA">
        <w:rPr>
          <w:rFonts w:ascii="Courier New" w:hAnsi="Courier New" w:cs="Courier New"/>
          <w:color w:val="365F91" w:themeColor="accent1" w:themeShade="BF"/>
          <w:sz w:val="18"/>
          <w:szCs w:val="18"/>
          <w:lang w:eastAsia="pl-PL"/>
        </w:rPr>
        <w:t xml:space="preserve">      "rules": [ </w:t>
      </w:r>
    </w:p>
    <w:p w14:paraId="36C6DD44" w14:textId="20E030A9" w:rsidR="002503DA" w:rsidRPr="002503DA" w:rsidRDefault="002503DA" w:rsidP="00250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color w:val="365F91" w:themeColor="accent1" w:themeShade="BF"/>
          <w:sz w:val="18"/>
          <w:szCs w:val="18"/>
          <w:lang w:eastAsia="pl-PL"/>
        </w:rPr>
      </w:pPr>
      <w:r w:rsidRPr="002503DA">
        <w:rPr>
          <w:rFonts w:ascii="Courier New" w:hAnsi="Courier New" w:cs="Courier New"/>
          <w:color w:val="365F91" w:themeColor="accent1" w:themeShade="BF"/>
          <w:sz w:val="18"/>
          <w:szCs w:val="18"/>
          <w:lang w:eastAsia="pl-PL"/>
        </w:rPr>
        <w:t xml:space="preserve">        {"fieldname":"field 1:module name","operator":"e","value":"value to compare 1" }, </w:t>
      </w:r>
    </w:p>
    <w:p w14:paraId="062347B5" w14:textId="11DEC75F" w:rsidR="002503DA" w:rsidRPr="002503DA" w:rsidRDefault="002503DA" w:rsidP="00250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color w:val="365F91" w:themeColor="accent1" w:themeShade="BF"/>
          <w:sz w:val="18"/>
          <w:szCs w:val="18"/>
          <w:lang w:eastAsia="pl-PL"/>
        </w:rPr>
      </w:pPr>
      <w:r w:rsidRPr="002503DA">
        <w:rPr>
          <w:rFonts w:ascii="Courier New" w:hAnsi="Courier New" w:cs="Courier New"/>
          <w:color w:val="365F91" w:themeColor="accent1" w:themeShade="BF"/>
          <w:sz w:val="18"/>
          <w:szCs w:val="18"/>
          <w:lang w:eastAsia="pl-PL"/>
        </w:rPr>
        <w:t xml:space="preserve">        {"fieldname":"field 1:module name","operator":"e","value":"value to compare 2" } </w:t>
      </w:r>
    </w:p>
    <w:p w14:paraId="1282A19B" w14:textId="77777777" w:rsidR="002503DA" w:rsidRPr="002503DA" w:rsidRDefault="002503DA" w:rsidP="00250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color w:val="365F91" w:themeColor="accent1" w:themeShade="BF"/>
          <w:sz w:val="18"/>
          <w:szCs w:val="18"/>
          <w:lang w:eastAsia="pl-PL"/>
        </w:rPr>
      </w:pPr>
      <w:r w:rsidRPr="002503DA">
        <w:rPr>
          <w:rFonts w:ascii="Courier New" w:hAnsi="Courier New" w:cs="Courier New"/>
          <w:color w:val="365F91" w:themeColor="accent1" w:themeShade="BF"/>
          <w:sz w:val="18"/>
          <w:szCs w:val="18"/>
          <w:lang w:eastAsia="pl-PL"/>
        </w:rPr>
        <w:t xml:space="preserve">      ] </w:t>
      </w:r>
    </w:p>
    <w:p w14:paraId="387E6949" w14:textId="77777777" w:rsidR="002503DA" w:rsidRPr="002503DA" w:rsidRDefault="002503DA" w:rsidP="00250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sz w:val="18"/>
          <w:szCs w:val="18"/>
          <w:lang w:eastAsia="pl-PL"/>
        </w:rPr>
      </w:pPr>
      <w:r w:rsidRPr="002503DA">
        <w:rPr>
          <w:rFonts w:ascii="Courier New" w:hAnsi="Courier New" w:cs="Courier New"/>
          <w:color w:val="365F91" w:themeColor="accent1" w:themeShade="BF"/>
          <w:sz w:val="18"/>
          <w:szCs w:val="18"/>
          <w:lang w:eastAsia="pl-PL"/>
        </w:rPr>
        <w:t xml:space="preserve">    }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, </w:t>
      </w:r>
    </w:p>
    <w:p w14:paraId="6499F547" w14:textId="77777777" w:rsidR="002503DA" w:rsidRPr="002503DA" w:rsidRDefault="002503DA" w:rsidP="00250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sz w:val="18"/>
          <w:szCs w:val="18"/>
          <w:lang w:eastAsia="pl-PL"/>
        </w:rPr>
      </w:pP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    </w:t>
      </w:r>
      <w:r w:rsidRPr="002503DA">
        <w:rPr>
          <w:rFonts w:ascii="Courier New" w:hAnsi="Courier New" w:cs="Courier New"/>
          <w:color w:val="76923C" w:themeColor="accent3" w:themeShade="BF"/>
          <w:sz w:val="18"/>
          <w:szCs w:val="18"/>
          <w:lang w:eastAsia="pl-PL"/>
        </w:rPr>
        <w:t xml:space="preserve">{ "fieldname": "field 2:module name", "operator": "e", "value": "value to compare 3" } </w:t>
      </w:r>
    </w:p>
    <w:p w14:paraId="016383E2" w14:textId="77777777" w:rsidR="002503DA" w:rsidRPr="002503DA" w:rsidRDefault="002503DA" w:rsidP="00250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sz w:val="18"/>
          <w:szCs w:val="18"/>
          <w:lang w:eastAsia="pl-PL"/>
        </w:rPr>
      </w:pP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  ] </w:t>
      </w:r>
    </w:p>
    <w:p w14:paraId="61C71578" w14:textId="77777777" w:rsidR="002503DA" w:rsidRPr="002503DA" w:rsidRDefault="002503DA" w:rsidP="00250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sz w:val="18"/>
          <w:szCs w:val="18"/>
          <w:lang w:eastAsia="pl-PL"/>
        </w:rPr>
      </w:pPr>
      <w:r w:rsidRPr="002503DA">
        <w:rPr>
          <w:rFonts w:ascii="Courier New" w:hAnsi="Courier New" w:cs="Courier New"/>
          <w:sz w:val="18"/>
          <w:szCs w:val="18"/>
          <w:lang w:eastAsia="pl-PL"/>
        </w:rPr>
        <w:t>}</w:t>
      </w:r>
    </w:p>
    <w:p w14:paraId="196EEFA8" w14:textId="3486EFA3" w:rsidR="002503DA" w:rsidRDefault="002503DA" w:rsidP="002503DA">
      <w:pPr>
        <w:rPr>
          <w:rFonts w:ascii="Calibri" w:hAnsi="Calibri" w:cs="Calibri"/>
          <w:sz w:val="24"/>
          <w:lang w:eastAsia="pl-PL"/>
        </w:rPr>
      </w:pPr>
      <w:r w:rsidRPr="002503DA">
        <w:t>Operators</w:t>
      </w:r>
      <w:r w:rsidRPr="002503DA">
        <w:rPr>
          <w:rFonts w:ascii="Calibri" w:hAnsi="Calibri" w:cs="Calibri"/>
          <w:sz w:val="24"/>
          <w:lang w:eastAsia="pl-PL"/>
        </w:rPr>
        <w:t xml:space="preserve">: </w:t>
      </w:r>
    </w:p>
    <w:p w14:paraId="76713E6B" w14:textId="3A430FC2" w:rsidR="002503DA" w:rsidRPr="004D0E76" w:rsidRDefault="002503DA" w:rsidP="002503DA">
      <w:pPr>
        <w:spacing w:line="276" w:lineRule="auto"/>
        <w:jc w:val="left"/>
        <w:rPr>
          <w:rFonts w:ascii="Times New Roman" w:hAnsi="Times New Roman"/>
          <w:sz w:val="24"/>
          <w:lang w:eastAsia="pl-PL"/>
        </w:rPr>
      </w:pPr>
      <w:r w:rsidRPr="004D0E76">
        <w:rPr>
          <w:rFonts w:ascii="Courier New" w:hAnsi="Courier New" w:cs="Courier New"/>
          <w:sz w:val="24"/>
          <w:lang w:eastAsia="pl-PL"/>
        </w:rPr>
        <w:t>   </w:t>
      </w:r>
      <w:r w:rsidRPr="002503DA">
        <w:rPr>
          <w:rFonts w:ascii="Courier New" w:hAnsi="Courier New" w:cs="Courier New"/>
          <w:b/>
          <w:bCs/>
          <w:sz w:val="18"/>
          <w:szCs w:val="18"/>
          <w:lang w:eastAsia="pl-PL"/>
        </w:rPr>
        <w:t>e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 -&gt; equals,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br/>
        <w:t>    </w:t>
      </w:r>
      <w:r w:rsidRPr="002503DA">
        <w:rPr>
          <w:rFonts w:ascii="Courier New" w:hAnsi="Courier New" w:cs="Courier New"/>
          <w:b/>
          <w:bCs/>
          <w:sz w:val="18"/>
          <w:szCs w:val="18"/>
          <w:lang w:eastAsia="pl-PL"/>
        </w:rPr>
        <w:t>n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 -&gt; not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equal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to,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br/>
        <w:t>    </w:t>
      </w:r>
      <w:r w:rsidRPr="002503DA">
        <w:rPr>
          <w:rFonts w:ascii="Courier New" w:hAnsi="Courier New" w:cs="Courier New"/>
          <w:b/>
          <w:bCs/>
          <w:sz w:val="18"/>
          <w:szCs w:val="18"/>
          <w:lang w:eastAsia="pl-PL"/>
        </w:rPr>
        <w:t>s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 -&gt; starts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with,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br/>
        <w:t>    </w:t>
      </w:r>
      <w:r w:rsidRPr="002503DA">
        <w:rPr>
          <w:rFonts w:ascii="Courier New" w:hAnsi="Courier New" w:cs="Courier New"/>
          <w:b/>
          <w:bCs/>
          <w:sz w:val="18"/>
          <w:szCs w:val="18"/>
          <w:lang w:eastAsia="pl-PL"/>
        </w:rPr>
        <w:t>ew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 -&gt; ends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with,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br/>
        <w:t>    </w:t>
      </w:r>
      <w:r w:rsidRPr="002503DA">
        <w:rPr>
          <w:rFonts w:ascii="Courier New" w:hAnsi="Courier New" w:cs="Courier New"/>
          <w:b/>
          <w:bCs/>
          <w:sz w:val="18"/>
          <w:szCs w:val="18"/>
          <w:lang w:eastAsia="pl-PL"/>
        </w:rPr>
        <w:t>c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 -&gt; contains,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br/>
        <w:t>    </w:t>
      </w:r>
      <w:r w:rsidRPr="002503DA">
        <w:rPr>
          <w:rFonts w:ascii="Courier New" w:hAnsi="Courier New" w:cs="Courier New"/>
          <w:b/>
          <w:bCs/>
          <w:sz w:val="18"/>
          <w:szCs w:val="18"/>
          <w:lang w:eastAsia="pl-PL"/>
        </w:rPr>
        <w:t>ch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 -&gt; contains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hierarchy,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br/>
        <w:t>    </w:t>
      </w:r>
      <w:r w:rsidRPr="002503DA">
        <w:rPr>
          <w:rFonts w:ascii="Courier New" w:hAnsi="Courier New" w:cs="Courier New"/>
          <w:b/>
          <w:bCs/>
          <w:sz w:val="18"/>
          <w:szCs w:val="18"/>
          <w:lang w:eastAsia="pl-PL"/>
        </w:rPr>
        <w:t>k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 -&gt; does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not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contain,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br/>
        <w:t>    </w:t>
      </w:r>
      <w:r w:rsidRPr="002503DA">
        <w:rPr>
          <w:rFonts w:ascii="Courier New" w:hAnsi="Courier New" w:cs="Courier New"/>
          <w:b/>
          <w:bCs/>
          <w:sz w:val="18"/>
          <w:szCs w:val="18"/>
          <w:lang w:eastAsia="pl-PL"/>
        </w:rPr>
        <w:t>kh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 -&gt; does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not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contain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hierarchy,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br/>
        <w:t>    </w:t>
      </w:r>
      <w:r w:rsidRPr="002503DA">
        <w:rPr>
          <w:rFonts w:ascii="Courier New" w:hAnsi="Courier New" w:cs="Courier New"/>
          <w:b/>
          <w:bCs/>
          <w:sz w:val="18"/>
          <w:szCs w:val="18"/>
          <w:lang w:eastAsia="pl-PL"/>
        </w:rPr>
        <w:t>l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 -&gt; less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than,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br/>
        <w:t>    </w:t>
      </w:r>
      <w:r w:rsidRPr="002503DA">
        <w:rPr>
          <w:rFonts w:ascii="Courier New" w:hAnsi="Courier New" w:cs="Courier New"/>
          <w:b/>
          <w:bCs/>
          <w:sz w:val="18"/>
          <w:szCs w:val="18"/>
          <w:lang w:eastAsia="pl-PL"/>
        </w:rPr>
        <w:t>g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 -&gt; greater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than,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br/>
        <w:t>    </w:t>
      </w:r>
      <w:r w:rsidRPr="002503DA">
        <w:rPr>
          <w:rFonts w:ascii="Courier New" w:hAnsi="Courier New" w:cs="Courier New"/>
          <w:b/>
          <w:bCs/>
          <w:sz w:val="18"/>
          <w:szCs w:val="18"/>
          <w:lang w:eastAsia="pl-PL"/>
        </w:rPr>
        <w:t>m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 -&gt; less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than_or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equal,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br/>
        <w:t>    </w:t>
      </w:r>
      <w:r w:rsidRPr="002503DA">
        <w:rPr>
          <w:rFonts w:ascii="Courier New" w:hAnsi="Courier New" w:cs="Courier New"/>
          <w:b/>
          <w:bCs/>
          <w:sz w:val="18"/>
          <w:szCs w:val="18"/>
          <w:lang w:eastAsia="pl-PL"/>
        </w:rPr>
        <w:t>h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 -&gt; greater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or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equal,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br/>
        <w:t>    </w:t>
      </w:r>
      <w:r w:rsidRPr="002503DA">
        <w:rPr>
          <w:rFonts w:ascii="Courier New" w:hAnsi="Courier New" w:cs="Courier New"/>
          <w:b/>
          <w:bCs/>
          <w:sz w:val="18"/>
          <w:szCs w:val="18"/>
          <w:lang w:eastAsia="pl-PL"/>
        </w:rPr>
        <w:t>b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 -&gt; before,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br/>
        <w:t>    </w:t>
      </w:r>
      <w:r w:rsidRPr="002503DA">
        <w:rPr>
          <w:rFonts w:ascii="Courier New" w:hAnsi="Courier New" w:cs="Courier New"/>
          <w:b/>
          <w:bCs/>
          <w:sz w:val="18"/>
          <w:szCs w:val="18"/>
          <w:lang w:eastAsia="pl-PL"/>
        </w:rPr>
        <w:t>a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 -&gt; after,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br/>
        <w:t>    </w:t>
      </w:r>
      <w:r w:rsidRPr="002503DA">
        <w:rPr>
          <w:rFonts w:ascii="Courier New" w:hAnsi="Courier New" w:cs="Courier New"/>
          <w:b/>
          <w:bCs/>
          <w:sz w:val="18"/>
          <w:szCs w:val="18"/>
          <w:lang w:eastAsia="pl-PL"/>
        </w:rPr>
        <w:t>bw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 -&gt; between,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br/>
        <w:t>    </w:t>
      </w:r>
      <w:r w:rsidRPr="002503DA">
        <w:rPr>
          <w:rFonts w:ascii="Courier New" w:hAnsi="Courier New" w:cs="Courier New"/>
          <w:b/>
          <w:bCs/>
          <w:sz w:val="18"/>
          <w:szCs w:val="18"/>
          <w:lang w:eastAsia="pl-PL"/>
        </w:rPr>
        <w:t>y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 -&gt; is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empty,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br/>
        <w:t>    </w:t>
      </w:r>
      <w:r w:rsidRPr="002503DA">
        <w:rPr>
          <w:rFonts w:ascii="Courier New" w:hAnsi="Courier New" w:cs="Courier New"/>
          <w:b/>
          <w:bCs/>
          <w:sz w:val="18"/>
          <w:szCs w:val="18"/>
          <w:lang w:eastAsia="pl-PL"/>
        </w:rPr>
        <w:t>ny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 -&gt; is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not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empty,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br/>
      </w:r>
      <w:r w:rsidRPr="002503DA">
        <w:rPr>
          <w:rFonts w:ascii="Courier New" w:hAnsi="Courier New" w:cs="Courier New"/>
          <w:sz w:val="18"/>
          <w:szCs w:val="18"/>
          <w:lang w:eastAsia="pl-PL"/>
        </w:rPr>
        <w:lastRenderedPageBreak/>
        <w:t>    </w:t>
      </w:r>
      <w:r w:rsidRPr="002503DA">
        <w:rPr>
          <w:rFonts w:ascii="Courier New" w:hAnsi="Courier New" w:cs="Courier New"/>
          <w:b/>
          <w:bCs/>
          <w:sz w:val="18"/>
          <w:szCs w:val="18"/>
          <w:lang w:eastAsia="pl-PL"/>
        </w:rPr>
        <w:t>om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 -&gt; currently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logged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user,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br/>
        <w:t>    </w:t>
      </w:r>
      <w:r w:rsidRPr="002503DA">
        <w:rPr>
          <w:rFonts w:ascii="Courier New" w:hAnsi="Courier New" w:cs="Courier New"/>
          <w:b/>
          <w:bCs/>
          <w:sz w:val="18"/>
          <w:szCs w:val="18"/>
          <w:lang w:eastAsia="pl-PL"/>
        </w:rPr>
        <w:t>nom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 -&gt; user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currently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not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logged,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br/>
        <w:t>    </w:t>
      </w:r>
      <w:r w:rsidRPr="002503DA">
        <w:rPr>
          <w:rFonts w:ascii="Courier New" w:hAnsi="Courier New" w:cs="Courier New"/>
          <w:b/>
          <w:bCs/>
          <w:sz w:val="18"/>
          <w:szCs w:val="18"/>
          <w:lang w:eastAsia="pl-PL"/>
        </w:rPr>
        <w:t>ogr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 -&gt; currently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logged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user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group,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br/>
        <w:t>    </w:t>
      </w:r>
      <w:r w:rsidRPr="002503DA">
        <w:rPr>
          <w:rFonts w:ascii="Courier New" w:hAnsi="Courier New" w:cs="Courier New"/>
          <w:b/>
          <w:bCs/>
          <w:sz w:val="18"/>
          <w:szCs w:val="18"/>
          <w:lang w:eastAsia="pl-PL"/>
        </w:rPr>
        <w:t>wr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 -&gt; is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watching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record,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br/>
        <w:t>    </w:t>
      </w:r>
      <w:r w:rsidRPr="002503DA">
        <w:rPr>
          <w:rFonts w:ascii="Courier New" w:hAnsi="Courier New" w:cs="Courier New"/>
          <w:b/>
          <w:bCs/>
          <w:sz w:val="18"/>
          <w:szCs w:val="18"/>
          <w:lang w:eastAsia="pl-PL"/>
        </w:rPr>
        <w:t>nwr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 -&gt; is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not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watching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record,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br/>
        <w:t>    </w:t>
      </w:r>
      <w:r w:rsidRPr="002503DA">
        <w:rPr>
          <w:rFonts w:ascii="Courier New" w:hAnsi="Courier New" w:cs="Courier New"/>
          <w:b/>
          <w:bCs/>
          <w:sz w:val="18"/>
          <w:szCs w:val="18"/>
          <w:lang w:eastAsia="pl-PL"/>
        </w:rPr>
        <w:t>hs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 -&gt; has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changed,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br/>
        <w:t>    </w:t>
      </w:r>
      <w:r w:rsidRPr="002503DA">
        <w:rPr>
          <w:rFonts w:ascii="Courier New" w:hAnsi="Courier New" w:cs="Courier New"/>
          <w:b/>
          <w:bCs/>
          <w:sz w:val="18"/>
          <w:szCs w:val="18"/>
          <w:lang w:eastAsia="pl-PL"/>
        </w:rPr>
        <w:t>hst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 -&gt; has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changed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to,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br/>
        <w:t>    </w:t>
      </w:r>
      <w:r w:rsidRPr="002503DA">
        <w:rPr>
          <w:rFonts w:ascii="Courier New" w:hAnsi="Courier New" w:cs="Courier New"/>
          <w:b/>
          <w:bCs/>
          <w:sz w:val="18"/>
          <w:szCs w:val="18"/>
          <w:lang w:eastAsia="pl-PL"/>
        </w:rPr>
        <w:t>ro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 -&gt; is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record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open,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br/>
        <w:t>    </w:t>
      </w:r>
      <w:r w:rsidRPr="002503DA">
        <w:rPr>
          <w:rFonts w:ascii="Courier New" w:hAnsi="Courier New" w:cs="Courier New"/>
          <w:b/>
          <w:bCs/>
          <w:sz w:val="18"/>
          <w:szCs w:val="18"/>
          <w:lang w:eastAsia="pl-PL"/>
        </w:rPr>
        <w:t>rc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 -&gt; is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record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closed,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br/>
        <w:t>    </w:t>
      </w:r>
      <w:r w:rsidRPr="002503DA">
        <w:rPr>
          <w:rFonts w:ascii="Courier New" w:hAnsi="Courier New" w:cs="Courier New"/>
          <w:b/>
          <w:bCs/>
          <w:sz w:val="18"/>
          <w:szCs w:val="18"/>
          <w:lang w:eastAsia="pl-PL"/>
        </w:rPr>
        <w:t>nco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 -&gt; not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created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by</w:t>
      </w:r>
      <w:r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>owner.</w:t>
      </w:r>
    </w:p>
    <w:p w14:paraId="709E1438" w14:textId="77777777" w:rsidR="00C43DAB" w:rsidRDefault="002503DA" w:rsidP="00C43DAB">
      <w:pPr>
        <w:spacing w:line="240" w:lineRule="auto"/>
        <w:jc w:val="left"/>
        <w:rPr>
          <w:rFonts w:cstheme="minorHAnsi"/>
          <w:szCs w:val="22"/>
          <w:lang w:eastAsia="pl-PL"/>
        </w:rPr>
      </w:pPr>
      <w:r w:rsidRPr="004D0E76">
        <w:rPr>
          <w:rFonts w:ascii="Times New Roman" w:hAnsi="Times New Roman"/>
          <w:sz w:val="24"/>
          <w:lang w:eastAsia="pl-PL"/>
        </w:rPr>
        <w:br/>
      </w:r>
      <w:r w:rsidRPr="002503DA">
        <w:rPr>
          <w:rFonts w:ascii="Calibri" w:hAnsi="Calibri" w:cs="Calibri"/>
          <w:b/>
          <w:bCs/>
          <w:szCs w:val="22"/>
          <w:lang w:eastAsia="pl-PL"/>
        </w:rPr>
        <w:t xml:space="preserve">Examples </w:t>
      </w:r>
      <w:r>
        <w:rPr>
          <w:rFonts w:ascii="Calibri" w:hAnsi="Calibri" w:cs="Calibri"/>
          <w:b/>
          <w:bCs/>
          <w:szCs w:val="22"/>
          <w:lang w:eastAsia="pl-PL"/>
        </w:rPr>
        <w:t>for</w:t>
      </w:r>
      <w:r w:rsidRPr="002503DA">
        <w:rPr>
          <w:rFonts w:ascii="Calibri" w:hAnsi="Calibri" w:cs="Calibri"/>
          <w:b/>
          <w:bCs/>
          <w:szCs w:val="22"/>
          <w:lang w:eastAsia="pl-PL"/>
        </w:rPr>
        <w:t xml:space="preserve"> Cases module</w:t>
      </w:r>
      <w:r w:rsidRPr="002503DA">
        <w:rPr>
          <w:rFonts w:ascii="Calibri" w:hAnsi="Calibri" w:cs="Calibri"/>
          <w:szCs w:val="22"/>
          <w:lang w:eastAsia="pl-PL"/>
        </w:rPr>
        <w:br/>
      </w:r>
    </w:p>
    <w:p w14:paraId="3E3AD41A" w14:textId="234004C1" w:rsidR="00C43DAB" w:rsidRPr="002503DA" w:rsidRDefault="00C43DAB" w:rsidP="00C43DAB">
      <w:pPr>
        <w:spacing w:line="240" w:lineRule="auto"/>
        <w:jc w:val="left"/>
        <w:rPr>
          <w:rFonts w:ascii="Times New Roman" w:hAnsi="Times New Roman"/>
          <w:szCs w:val="22"/>
          <w:lang w:eastAsia="pl-PL"/>
        </w:rPr>
      </w:pPr>
      <w:r>
        <w:rPr>
          <w:rFonts w:cstheme="minorHAnsi"/>
          <w:szCs w:val="22"/>
          <w:lang w:eastAsia="pl-PL"/>
        </w:rPr>
        <w:t>(f</w:t>
      </w:r>
      <w:r w:rsidRPr="00C43DAB">
        <w:rPr>
          <w:rFonts w:cstheme="minorHAnsi"/>
          <w:szCs w:val="22"/>
          <w:lang w:eastAsia="pl-PL"/>
        </w:rPr>
        <w:t>ield names are best copied from the Email templates form (see Email templates chapter)</w:t>
      </w:r>
      <w:r>
        <w:rPr>
          <w:rFonts w:cstheme="minorHAnsi"/>
          <w:szCs w:val="22"/>
          <w:lang w:eastAsia="pl-PL"/>
        </w:rPr>
        <w:t>)</w:t>
      </w:r>
    </w:p>
    <w:p w14:paraId="71748EFF" w14:textId="71E7C60E" w:rsidR="002503DA" w:rsidRPr="002503DA" w:rsidRDefault="002503DA" w:rsidP="002503DA">
      <w:pPr>
        <w:jc w:val="left"/>
        <w:rPr>
          <w:rFonts w:ascii="Times New Roman" w:hAnsi="Times New Roman"/>
          <w:szCs w:val="22"/>
          <w:lang w:eastAsia="pl-PL"/>
        </w:rPr>
      </w:pPr>
      <w:r w:rsidRPr="002503DA">
        <w:rPr>
          <w:rFonts w:ascii="Calibri" w:hAnsi="Calibri" w:cs="Calibri"/>
          <w:szCs w:val="22"/>
          <w:lang w:eastAsia="pl-PL"/>
        </w:rPr>
        <w:br/>
        <w:t>IF case is in County A Then Include the template</w:t>
      </w:r>
    </w:p>
    <w:p w14:paraId="1F9EBDDB" w14:textId="77777777" w:rsidR="002503DA" w:rsidRPr="002503DA" w:rsidRDefault="002503DA" w:rsidP="002503DA">
      <w:pPr>
        <w:spacing w:after="100"/>
        <w:ind w:left="720"/>
        <w:rPr>
          <w:rFonts w:ascii="Courier New" w:hAnsi="Courier New" w:cs="Courier New"/>
          <w:sz w:val="18"/>
          <w:szCs w:val="18"/>
          <w:lang w:eastAsia="pl-PL"/>
        </w:rPr>
      </w:pPr>
      <w:r w:rsidRPr="002503DA">
        <w:rPr>
          <w:rFonts w:ascii="Courier New" w:hAnsi="Courier New" w:cs="Courier New"/>
          <w:sz w:val="18"/>
          <w:szCs w:val="18"/>
          <w:lang w:eastAsia="pl-PL"/>
        </w:rPr>
        <w:t>{ "fieldname": "county:Cases", "operator": "e", "value": "County A" }</w:t>
      </w:r>
    </w:p>
    <w:p w14:paraId="27E63FB8" w14:textId="77777777" w:rsidR="002503DA" w:rsidRPr="002503DA" w:rsidRDefault="002503DA" w:rsidP="002503DA">
      <w:pPr>
        <w:rPr>
          <w:rFonts w:ascii="Times New Roman" w:hAnsi="Times New Roman"/>
          <w:szCs w:val="22"/>
          <w:lang w:eastAsia="pl-PL"/>
        </w:rPr>
      </w:pPr>
      <w:r w:rsidRPr="002503DA">
        <w:rPr>
          <w:rFonts w:ascii="Calibri" w:hAnsi="Calibri" w:cs="Calibri"/>
          <w:szCs w:val="22"/>
          <w:lang w:eastAsia="pl-PL"/>
        </w:rPr>
        <w:t>If case Case Type is HOS then include template</w:t>
      </w:r>
    </w:p>
    <w:p w14:paraId="4727426C" w14:textId="77777777" w:rsidR="002503DA" w:rsidRPr="002503DA" w:rsidRDefault="002503DA" w:rsidP="002503DA">
      <w:pPr>
        <w:spacing w:after="100"/>
        <w:ind w:left="720"/>
        <w:rPr>
          <w:rFonts w:ascii="Courier New" w:hAnsi="Courier New" w:cs="Courier New"/>
          <w:sz w:val="18"/>
          <w:szCs w:val="18"/>
          <w:lang w:eastAsia="pl-PL"/>
        </w:rPr>
      </w:pPr>
      <w:r w:rsidRPr="002503DA">
        <w:rPr>
          <w:rFonts w:ascii="Courier New" w:hAnsi="Courier New" w:cs="Courier New"/>
          <w:sz w:val="18"/>
          <w:szCs w:val="18"/>
          <w:lang w:eastAsia="pl-PL"/>
        </w:rPr>
        <w:t>{ "fieldname": "type_of_claim:Cases", "operator": "e", "value": "AOB" }</w:t>
      </w:r>
    </w:p>
    <w:p w14:paraId="482BF523" w14:textId="77777777" w:rsidR="002503DA" w:rsidRPr="002503DA" w:rsidRDefault="002503DA" w:rsidP="002503DA">
      <w:pPr>
        <w:rPr>
          <w:rFonts w:ascii="Times New Roman" w:hAnsi="Times New Roman"/>
          <w:szCs w:val="22"/>
          <w:lang w:eastAsia="pl-PL"/>
        </w:rPr>
      </w:pPr>
      <w:r w:rsidRPr="002503DA">
        <w:rPr>
          <w:rFonts w:ascii="Calibri" w:hAnsi="Calibri" w:cs="Calibri"/>
          <w:szCs w:val="22"/>
          <w:lang w:eastAsia="pl-PL"/>
        </w:rPr>
        <w:t>If case Case Type is HOS then include template AND Claim Balance is over $8000 then include template</w:t>
      </w:r>
    </w:p>
    <w:p w14:paraId="5B181408" w14:textId="77777777" w:rsidR="00180576" w:rsidRDefault="002503DA" w:rsidP="00180576">
      <w:pPr>
        <w:spacing w:after="100" w:line="240" w:lineRule="auto"/>
        <w:ind w:left="720"/>
        <w:jc w:val="left"/>
        <w:rPr>
          <w:rFonts w:ascii="Courier New" w:hAnsi="Courier New" w:cs="Courier New"/>
          <w:sz w:val="18"/>
          <w:szCs w:val="18"/>
          <w:lang w:eastAsia="pl-PL"/>
        </w:rPr>
      </w:pP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{ "condition": "AND", "rules": [ </w:t>
      </w:r>
    </w:p>
    <w:p w14:paraId="3EEB1339" w14:textId="77777777" w:rsidR="00180576" w:rsidRDefault="002503DA" w:rsidP="00320939">
      <w:pPr>
        <w:spacing w:after="100" w:line="240" w:lineRule="auto"/>
        <w:ind w:left="1440"/>
        <w:jc w:val="left"/>
        <w:rPr>
          <w:rFonts w:ascii="Courier New" w:hAnsi="Courier New" w:cs="Courier New"/>
          <w:sz w:val="18"/>
          <w:szCs w:val="18"/>
          <w:lang w:eastAsia="pl-PL"/>
        </w:rPr>
      </w:pPr>
      <w:r w:rsidRPr="00180576">
        <w:rPr>
          <w:rFonts w:ascii="Courier New" w:hAnsi="Courier New" w:cs="Courier New"/>
          <w:color w:val="4F81BD" w:themeColor="accent1"/>
          <w:sz w:val="18"/>
          <w:szCs w:val="18"/>
          <w:lang w:eastAsia="pl-PL"/>
        </w:rPr>
        <w:t>{ "fieldname": "type_of_claim:Cases", "operator": "e", "value": "AOB" }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, </w:t>
      </w:r>
    </w:p>
    <w:p w14:paraId="3C6F8D07" w14:textId="77777777" w:rsidR="00180576" w:rsidRDefault="002503DA" w:rsidP="00320939">
      <w:pPr>
        <w:spacing w:after="100" w:line="240" w:lineRule="auto"/>
        <w:ind w:left="1440"/>
        <w:jc w:val="left"/>
        <w:rPr>
          <w:rFonts w:ascii="Courier New" w:hAnsi="Courier New" w:cs="Courier New"/>
          <w:sz w:val="18"/>
          <w:szCs w:val="18"/>
          <w:lang w:eastAsia="pl-PL"/>
        </w:rPr>
      </w:pPr>
      <w:r w:rsidRPr="00180576">
        <w:rPr>
          <w:rFonts w:ascii="Courier New" w:hAnsi="Courier New" w:cs="Courier New"/>
          <w:color w:val="76923C" w:themeColor="accent3" w:themeShade="BF"/>
          <w:sz w:val="18"/>
          <w:szCs w:val="18"/>
          <w:lang w:eastAsia="pl-PL"/>
        </w:rPr>
        <w:t>{ "fieldname": "ls_claim_balance:Cases", "operator": "g", "value": "8000" }</w:t>
      </w:r>
      <w:r w:rsidRPr="002503DA">
        <w:rPr>
          <w:rFonts w:ascii="Courier New" w:hAnsi="Courier New" w:cs="Courier New"/>
          <w:sz w:val="18"/>
          <w:szCs w:val="18"/>
          <w:lang w:eastAsia="pl-PL"/>
        </w:rPr>
        <w:t xml:space="preserve"> </w:t>
      </w:r>
    </w:p>
    <w:p w14:paraId="596819A1" w14:textId="5D04B6CB" w:rsidR="002503DA" w:rsidRDefault="002503DA" w:rsidP="00180576">
      <w:pPr>
        <w:spacing w:after="100" w:line="240" w:lineRule="auto"/>
        <w:ind w:left="720"/>
        <w:jc w:val="left"/>
        <w:rPr>
          <w:rFonts w:ascii="Courier New" w:hAnsi="Courier New" w:cs="Courier New"/>
          <w:sz w:val="18"/>
          <w:szCs w:val="18"/>
          <w:lang w:eastAsia="pl-PL"/>
        </w:rPr>
      </w:pPr>
      <w:r w:rsidRPr="002503DA">
        <w:rPr>
          <w:rFonts w:ascii="Courier New" w:hAnsi="Courier New" w:cs="Courier New"/>
          <w:sz w:val="18"/>
          <w:szCs w:val="18"/>
          <w:lang w:eastAsia="pl-PL"/>
        </w:rPr>
        <w:t>] }</w:t>
      </w:r>
    </w:p>
    <w:p w14:paraId="5753D948" w14:textId="53340CC5" w:rsidR="00320939" w:rsidRPr="002503DA" w:rsidRDefault="00320939" w:rsidP="00320939">
      <w:pPr>
        <w:rPr>
          <w:rFonts w:ascii="Times New Roman" w:hAnsi="Times New Roman"/>
          <w:szCs w:val="22"/>
          <w:lang w:eastAsia="pl-PL"/>
        </w:rPr>
      </w:pPr>
      <w:r w:rsidRPr="00320939">
        <w:rPr>
          <w:rFonts w:ascii="Calibri" w:hAnsi="Calibri" w:cs="Calibri"/>
          <w:szCs w:val="22"/>
          <w:lang w:eastAsia="pl-PL"/>
        </w:rPr>
        <w:t xml:space="preserve">if </w:t>
      </w:r>
      <w:r>
        <w:rPr>
          <w:rFonts w:ascii="Calibri" w:hAnsi="Calibri" w:cs="Calibri"/>
          <w:szCs w:val="22"/>
          <w:lang w:eastAsia="pl-PL"/>
        </w:rPr>
        <w:t>(</w:t>
      </w:r>
      <w:r w:rsidRPr="00320939">
        <w:rPr>
          <w:rFonts w:ascii="Calibri" w:hAnsi="Calibri" w:cs="Calibri"/>
          <w:szCs w:val="22"/>
          <w:lang w:eastAsia="pl-PL"/>
        </w:rPr>
        <w:t xml:space="preserve">Case Type is HO </w:t>
      </w:r>
      <w:r w:rsidRPr="00320939">
        <w:rPr>
          <w:rFonts w:ascii="Calibri" w:hAnsi="Calibri" w:cs="Calibri"/>
          <w:b/>
          <w:bCs/>
          <w:szCs w:val="22"/>
          <w:lang w:eastAsia="pl-PL"/>
        </w:rPr>
        <w:t>or</w:t>
      </w:r>
      <w:r w:rsidRPr="00320939">
        <w:rPr>
          <w:rFonts w:ascii="Calibri" w:hAnsi="Calibri" w:cs="Calibri"/>
          <w:szCs w:val="22"/>
          <w:lang w:eastAsia="pl-PL"/>
        </w:rPr>
        <w:t xml:space="preserve"> COMBO</w:t>
      </w:r>
      <w:r>
        <w:rPr>
          <w:rFonts w:ascii="Calibri" w:hAnsi="Calibri" w:cs="Calibri"/>
          <w:szCs w:val="22"/>
          <w:lang w:eastAsia="pl-PL"/>
        </w:rPr>
        <w:t xml:space="preserve">) </w:t>
      </w:r>
      <w:r w:rsidRPr="00320939">
        <w:rPr>
          <w:rFonts w:ascii="Calibri" w:hAnsi="Calibri" w:cs="Calibri"/>
          <w:b/>
          <w:bCs/>
          <w:szCs w:val="22"/>
          <w:lang w:eastAsia="pl-PL"/>
        </w:rPr>
        <w:t>and</w:t>
      </w:r>
      <w:r w:rsidRPr="00320939">
        <w:rPr>
          <w:rFonts w:ascii="Calibri" w:hAnsi="Calibri" w:cs="Calibri"/>
          <w:szCs w:val="22"/>
          <w:lang w:eastAsia="pl-PL"/>
        </w:rPr>
        <w:t xml:space="preserve"> </w:t>
      </w:r>
      <w:r>
        <w:rPr>
          <w:rFonts w:ascii="Calibri" w:hAnsi="Calibri" w:cs="Calibri"/>
          <w:szCs w:val="22"/>
          <w:lang w:eastAsia="pl-PL"/>
        </w:rPr>
        <w:t xml:space="preserve">Total Balance </w:t>
      </w:r>
      <w:r w:rsidRPr="00320939">
        <w:rPr>
          <w:rFonts w:ascii="Calibri" w:hAnsi="Calibri" w:cs="Calibri"/>
          <w:szCs w:val="22"/>
          <w:lang w:eastAsia="pl-PL"/>
        </w:rPr>
        <w:t xml:space="preserve">greater than or equal to $50,000.00 </w:t>
      </w:r>
      <w:r w:rsidRPr="002503DA">
        <w:rPr>
          <w:rFonts w:ascii="Calibri" w:hAnsi="Calibri" w:cs="Calibri"/>
          <w:szCs w:val="22"/>
          <w:lang w:eastAsia="pl-PL"/>
        </w:rPr>
        <w:t>then include template</w:t>
      </w:r>
    </w:p>
    <w:p w14:paraId="0B64377E" w14:textId="77777777" w:rsidR="00320939" w:rsidRPr="00320939" w:rsidRDefault="00320939" w:rsidP="00320939">
      <w:pPr>
        <w:spacing w:after="100" w:line="240" w:lineRule="auto"/>
        <w:ind w:left="720"/>
        <w:jc w:val="left"/>
        <w:rPr>
          <w:rFonts w:ascii="Courier New" w:hAnsi="Courier New" w:cs="Courier New"/>
          <w:sz w:val="18"/>
          <w:szCs w:val="18"/>
          <w:lang w:eastAsia="pl-PL"/>
        </w:rPr>
      </w:pPr>
      <w:r w:rsidRPr="00320939">
        <w:rPr>
          <w:rFonts w:ascii="Courier New" w:hAnsi="Courier New" w:cs="Courier New"/>
          <w:sz w:val="18"/>
          <w:szCs w:val="18"/>
          <w:lang w:eastAsia="pl-PL"/>
        </w:rPr>
        <w:t>{"condition": "AND",</w:t>
      </w:r>
    </w:p>
    <w:p w14:paraId="1EB1919A" w14:textId="77777777" w:rsidR="00320939" w:rsidRPr="00320939" w:rsidRDefault="00320939" w:rsidP="00320939">
      <w:pPr>
        <w:spacing w:after="100" w:line="240" w:lineRule="auto"/>
        <w:ind w:left="720"/>
        <w:jc w:val="left"/>
        <w:rPr>
          <w:rFonts w:ascii="Courier New" w:hAnsi="Courier New" w:cs="Courier New"/>
          <w:sz w:val="18"/>
          <w:szCs w:val="18"/>
          <w:lang w:eastAsia="pl-PL"/>
        </w:rPr>
      </w:pPr>
      <w:r w:rsidRPr="00320939">
        <w:rPr>
          <w:rFonts w:ascii="Courier New" w:hAnsi="Courier New" w:cs="Courier New"/>
          <w:sz w:val="18"/>
          <w:szCs w:val="18"/>
          <w:lang w:eastAsia="pl-PL"/>
        </w:rPr>
        <w:t xml:space="preserve">  "rules": [</w:t>
      </w:r>
    </w:p>
    <w:p w14:paraId="1D2B8D97" w14:textId="77777777" w:rsidR="00320939" w:rsidRPr="00320939" w:rsidRDefault="00320939" w:rsidP="00320939">
      <w:pPr>
        <w:spacing w:after="100" w:line="240" w:lineRule="auto"/>
        <w:ind w:left="720"/>
        <w:jc w:val="left"/>
        <w:rPr>
          <w:rFonts w:ascii="Courier New" w:hAnsi="Courier New" w:cs="Courier New"/>
          <w:sz w:val="18"/>
          <w:szCs w:val="18"/>
          <w:lang w:eastAsia="pl-PL"/>
        </w:rPr>
      </w:pPr>
      <w:r w:rsidRPr="00320939">
        <w:rPr>
          <w:rFonts w:ascii="Courier New" w:hAnsi="Courier New" w:cs="Courier New"/>
          <w:sz w:val="18"/>
          <w:szCs w:val="18"/>
          <w:lang w:eastAsia="pl-PL"/>
        </w:rPr>
        <w:t xml:space="preserve">    {</w:t>
      </w:r>
    </w:p>
    <w:p w14:paraId="2AE39D7B" w14:textId="77777777" w:rsidR="00320939" w:rsidRPr="00320939" w:rsidRDefault="00320939" w:rsidP="00320939">
      <w:pPr>
        <w:spacing w:after="100" w:line="240" w:lineRule="auto"/>
        <w:ind w:left="720"/>
        <w:jc w:val="left"/>
        <w:rPr>
          <w:rFonts w:ascii="Courier New" w:hAnsi="Courier New" w:cs="Courier New"/>
          <w:sz w:val="18"/>
          <w:szCs w:val="18"/>
          <w:lang w:eastAsia="pl-PL"/>
        </w:rPr>
      </w:pPr>
      <w:r w:rsidRPr="00320939">
        <w:rPr>
          <w:rFonts w:ascii="Courier New" w:hAnsi="Courier New" w:cs="Courier New"/>
          <w:sz w:val="18"/>
          <w:szCs w:val="18"/>
          <w:lang w:eastAsia="pl-PL"/>
        </w:rPr>
        <w:t xml:space="preserve">      "condition": "OR",</w:t>
      </w:r>
    </w:p>
    <w:p w14:paraId="791D3BAE" w14:textId="77777777" w:rsidR="00320939" w:rsidRPr="00320939" w:rsidRDefault="00320939" w:rsidP="00320939">
      <w:pPr>
        <w:spacing w:after="100" w:line="240" w:lineRule="auto"/>
        <w:ind w:left="720"/>
        <w:jc w:val="left"/>
        <w:rPr>
          <w:rFonts w:ascii="Courier New" w:hAnsi="Courier New" w:cs="Courier New"/>
          <w:sz w:val="18"/>
          <w:szCs w:val="18"/>
          <w:lang w:eastAsia="pl-PL"/>
        </w:rPr>
      </w:pPr>
      <w:r w:rsidRPr="00320939">
        <w:rPr>
          <w:rFonts w:ascii="Courier New" w:hAnsi="Courier New" w:cs="Courier New"/>
          <w:sz w:val="18"/>
          <w:szCs w:val="18"/>
          <w:lang w:eastAsia="pl-PL"/>
        </w:rPr>
        <w:t xml:space="preserve">      "rules": [</w:t>
      </w:r>
    </w:p>
    <w:p w14:paraId="7187690C" w14:textId="77777777" w:rsidR="00320939" w:rsidRPr="00320939" w:rsidRDefault="00320939" w:rsidP="00320939">
      <w:pPr>
        <w:spacing w:after="100" w:line="240" w:lineRule="auto"/>
        <w:ind w:left="720"/>
        <w:jc w:val="left"/>
        <w:rPr>
          <w:rFonts w:ascii="Courier New" w:hAnsi="Courier New" w:cs="Courier New"/>
          <w:sz w:val="18"/>
          <w:szCs w:val="18"/>
          <w:lang w:eastAsia="pl-PL"/>
        </w:rPr>
      </w:pPr>
      <w:r w:rsidRPr="00320939">
        <w:rPr>
          <w:rFonts w:ascii="Courier New" w:hAnsi="Courier New" w:cs="Courier New"/>
          <w:sz w:val="18"/>
          <w:szCs w:val="18"/>
          <w:lang w:eastAsia="pl-PL"/>
        </w:rPr>
        <w:t xml:space="preserve">        { "fieldname": "type_of_claim:Cases", "operator": "e", "value": "HO" },</w:t>
      </w:r>
    </w:p>
    <w:p w14:paraId="72D5EA11" w14:textId="77777777" w:rsidR="00320939" w:rsidRPr="00320939" w:rsidRDefault="00320939" w:rsidP="00320939">
      <w:pPr>
        <w:spacing w:after="100" w:line="240" w:lineRule="auto"/>
        <w:ind w:left="720"/>
        <w:jc w:val="left"/>
        <w:rPr>
          <w:rFonts w:ascii="Courier New" w:hAnsi="Courier New" w:cs="Courier New"/>
          <w:sz w:val="18"/>
          <w:szCs w:val="18"/>
          <w:lang w:eastAsia="pl-PL"/>
        </w:rPr>
      </w:pPr>
      <w:r w:rsidRPr="00320939">
        <w:rPr>
          <w:rFonts w:ascii="Courier New" w:hAnsi="Courier New" w:cs="Courier New"/>
          <w:sz w:val="18"/>
          <w:szCs w:val="18"/>
          <w:lang w:eastAsia="pl-PL"/>
        </w:rPr>
        <w:t xml:space="preserve">        { "fieldname": "type_of_claim:Cases", "operator": "e", "value": "Combo" }</w:t>
      </w:r>
    </w:p>
    <w:p w14:paraId="13817FFF" w14:textId="77777777" w:rsidR="00320939" w:rsidRPr="00320939" w:rsidRDefault="00320939" w:rsidP="00320939">
      <w:pPr>
        <w:spacing w:after="100" w:line="240" w:lineRule="auto"/>
        <w:ind w:left="720"/>
        <w:jc w:val="left"/>
        <w:rPr>
          <w:rFonts w:ascii="Courier New" w:hAnsi="Courier New" w:cs="Courier New"/>
          <w:sz w:val="18"/>
          <w:szCs w:val="18"/>
          <w:lang w:eastAsia="pl-PL"/>
        </w:rPr>
      </w:pPr>
      <w:r w:rsidRPr="00320939">
        <w:rPr>
          <w:rFonts w:ascii="Courier New" w:hAnsi="Courier New" w:cs="Courier New"/>
          <w:sz w:val="18"/>
          <w:szCs w:val="18"/>
          <w:lang w:eastAsia="pl-PL"/>
        </w:rPr>
        <w:t xml:space="preserve">      ]</w:t>
      </w:r>
    </w:p>
    <w:p w14:paraId="6A1809D0" w14:textId="77777777" w:rsidR="00320939" w:rsidRPr="00320939" w:rsidRDefault="00320939" w:rsidP="00320939">
      <w:pPr>
        <w:spacing w:after="100" w:line="240" w:lineRule="auto"/>
        <w:ind w:left="720"/>
        <w:jc w:val="left"/>
        <w:rPr>
          <w:rFonts w:ascii="Courier New" w:hAnsi="Courier New" w:cs="Courier New"/>
          <w:sz w:val="18"/>
          <w:szCs w:val="18"/>
          <w:lang w:eastAsia="pl-PL"/>
        </w:rPr>
      </w:pPr>
      <w:r w:rsidRPr="00320939">
        <w:rPr>
          <w:rFonts w:ascii="Courier New" w:hAnsi="Courier New" w:cs="Courier New"/>
          <w:sz w:val="18"/>
          <w:szCs w:val="18"/>
          <w:lang w:eastAsia="pl-PL"/>
        </w:rPr>
        <w:t xml:space="preserve">    },</w:t>
      </w:r>
    </w:p>
    <w:p w14:paraId="373D68E6" w14:textId="77777777" w:rsidR="00320939" w:rsidRPr="00320939" w:rsidRDefault="00320939" w:rsidP="00320939">
      <w:pPr>
        <w:spacing w:after="100" w:line="240" w:lineRule="auto"/>
        <w:ind w:left="720"/>
        <w:jc w:val="left"/>
        <w:rPr>
          <w:rFonts w:ascii="Courier New" w:hAnsi="Courier New" w:cs="Courier New"/>
          <w:sz w:val="18"/>
          <w:szCs w:val="18"/>
          <w:lang w:eastAsia="pl-PL"/>
        </w:rPr>
      </w:pPr>
      <w:r w:rsidRPr="00320939">
        <w:rPr>
          <w:rFonts w:ascii="Courier New" w:hAnsi="Courier New" w:cs="Courier New"/>
          <w:sz w:val="18"/>
          <w:szCs w:val="18"/>
          <w:lang w:eastAsia="pl-PL"/>
        </w:rPr>
        <w:t xml:space="preserve">    { "fieldname": "total_balance:Cases", "operator": "h", "value": "50000" }</w:t>
      </w:r>
    </w:p>
    <w:p w14:paraId="49EE0E74" w14:textId="77777777" w:rsidR="00320939" w:rsidRPr="00320939" w:rsidRDefault="00320939" w:rsidP="00320939">
      <w:pPr>
        <w:spacing w:after="100" w:line="240" w:lineRule="auto"/>
        <w:ind w:left="720"/>
        <w:jc w:val="left"/>
        <w:rPr>
          <w:rFonts w:ascii="Courier New" w:hAnsi="Courier New" w:cs="Courier New"/>
          <w:sz w:val="18"/>
          <w:szCs w:val="18"/>
          <w:lang w:eastAsia="pl-PL"/>
        </w:rPr>
      </w:pPr>
      <w:r w:rsidRPr="00320939">
        <w:rPr>
          <w:rFonts w:ascii="Courier New" w:hAnsi="Courier New" w:cs="Courier New"/>
          <w:sz w:val="18"/>
          <w:szCs w:val="18"/>
          <w:lang w:eastAsia="pl-PL"/>
        </w:rPr>
        <w:t xml:space="preserve">  ]</w:t>
      </w:r>
    </w:p>
    <w:p w14:paraId="1E04DE76" w14:textId="4CAD5C3F" w:rsidR="00320939" w:rsidRPr="002503DA" w:rsidRDefault="00320939" w:rsidP="00320939">
      <w:pPr>
        <w:spacing w:after="100" w:line="240" w:lineRule="auto"/>
        <w:ind w:left="720"/>
        <w:jc w:val="left"/>
        <w:rPr>
          <w:rFonts w:ascii="Courier New" w:hAnsi="Courier New" w:cs="Courier New"/>
          <w:sz w:val="18"/>
          <w:szCs w:val="18"/>
          <w:lang w:eastAsia="pl-PL"/>
        </w:rPr>
      </w:pPr>
      <w:r w:rsidRPr="00320939">
        <w:rPr>
          <w:rFonts w:ascii="Courier New" w:hAnsi="Courier New" w:cs="Courier New"/>
          <w:sz w:val="18"/>
          <w:szCs w:val="18"/>
          <w:lang w:eastAsia="pl-PL"/>
        </w:rPr>
        <w:t>}</w:t>
      </w:r>
    </w:p>
    <w:p w14:paraId="09AC0E22" w14:textId="77777777" w:rsidR="002503DA" w:rsidRPr="002503DA" w:rsidRDefault="002503DA" w:rsidP="002503DA">
      <w:pPr>
        <w:rPr>
          <w:rFonts w:ascii="Times New Roman" w:hAnsi="Times New Roman"/>
          <w:szCs w:val="22"/>
          <w:lang w:eastAsia="pl-PL"/>
        </w:rPr>
      </w:pPr>
      <w:r w:rsidRPr="002503DA">
        <w:rPr>
          <w:rFonts w:ascii="Calibri" w:hAnsi="Calibri" w:cs="Calibri"/>
          <w:szCs w:val="22"/>
          <w:lang w:eastAsia="pl-PL"/>
        </w:rPr>
        <w:t>if Case type is NOT HOS then include template</w:t>
      </w:r>
    </w:p>
    <w:p w14:paraId="28A6DD42" w14:textId="77777777" w:rsidR="002503DA" w:rsidRPr="00180576" w:rsidRDefault="002503DA" w:rsidP="00180576">
      <w:pPr>
        <w:spacing w:after="100"/>
        <w:ind w:left="720"/>
        <w:rPr>
          <w:rFonts w:ascii="Courier New" w:hAnsi="Courier New" w:cs="Courier New"/>
          <w:sz w:val="18"/>
          <w:szCs w:val="18"/>
          <w:lang w:eastAsia="pl-PL"/>
        </w:rPr>
      </w:pPr>
      <w:r w:rsidRPr="00180576">
        <w:rPr>
          <w:rFonts w:ascii="Courier New" w:hAnsi="Courier New" w:cs="Courier New"/>
          <w:sz w:val="18"/>
          <w:szCs w:val="18"/>
          <w:lang w:eastAsia="pl-PL"/>
        </w:rPr>
        <w:t>{ "fieldname": "type_of_claim:Cases", "operator": "n", "value": "AOB" }</w:t>
      </w:r>
    </w:p>
    <w:p w14:paraId="2482FB94" w14:textId="77777777" w:rsidR="002503DA" w:rsidRPr="002503DA" w:rsidRDefault="002503DA" w:rsidP="002503DA">
      <w:pPr>
        <w:rPr>
          <w:rFonts w:ascii="Times New Roman" w:hAnsi="Times New Roman"/>
          <w:szCs w:val="22"/>
          <w:lang w:eastAsia="pl-PL"/>
        </w:rPr>
      </w:pPr>
      <w:r w:rsidRPr="002503DA">
        <w:rPr>
          <w:rFonts w:ascii="Calibri" w:hAnsi="Calibri" w:cs="Calibri"/>
          <w:szCs w:val="22"/>
          <w:lang w:eastAsia="pl-PL"/>
        </w:rPr>
        <w:t>A reference to a field from a related module: if Address Book of County is www.dotsystems.pl</w:t>
      </w:r>
    </w:p>
    <w:p w14:paraId="4FFA24FF" w14:textId="77777777" w:rsidR="002503DA" w:rsidRPr="00180576" w:rsidRDefault="002503DA" w:rsidP="00180576">
      <w:pPr>
        <w:spacing w:after="100"/>
        <w:ind w:left="720"/>
        <w:jc w:val="left"/>
        <w:rPr>
          <w:rFonts w:ascii="Courier New" w:hAnsi="Courier New" w:cs="Courier New"/>
          <w:sz w:val="18"/>
          <w:szCs w:val="18"/>
          <w:lang w:eastAsia="pl-PL"/>
        </w:rPr>
      </w:pPr>
      <w:r w:rsidRPr="00180576">
        <w:rPr>
          <w:rFonts w:ascii="Courier New" w:hAnsi="Courier New" w:cs="Courier New"/>
          <w:sz w:val="18"/>
          <w:szCs w:val="18"/>
          <w:lang w:eastAsia="pl-PL"/>
        </w:rPr>
        <w:t>{ "fieldname": "address_book:Counties:county", "operator": "e", "value": "www.dotsystems.pl" }</w:t>
      </w:r>
    </w:p>
    <w:p w14:paraId="4A6A285F" w14:textId="77777777" w:rsidR="002503DA" w:rsidRPr="002503DA" w:rsidRDefault="002503DA" w:rsidP="002503DA">
      <w:pPr>
        <w:rPr>
          <w:rFonts w:ascii="Times New Roman" w:hAnsi="Times New Roman"/>
          <w:szCs w:val="22"/>
          <w:lang w:eastAsia="pl-PL"/>
        </w:rPr>
      </w:pPr>
      <w:r w:rsidRPr="002503DA">
        <w:rPr>
          <w:rFonts w:ascii="Calibri" w:hAnsi="Calibri" w:cs="Calibri"/>
          <w:szCs w:val="22"/>
          <w:lang w:eastAsia="pl-PL"/>
        </w:rPr>
        <w:t>A reference to a field from a related module: if Address Book of County of Cours is www.dotsystems.pl</w:t>
      </w:r>
    </w:p>
    <w:p w14:paraId="659BA744" w14:textId="3CF56AF6" w:rsidR="002503DA" w:rsidRDefault="002503DA" w:rsidP="00180576">
      <w:pPr>
        <w:spacing w:after="240"/>
        <w:ind w:left="720"/>
        <w:rPr>
          <w:rFonts w:ascii="Courier New" w:hAnsi="Courier New" w:cs="Courier New"/>
          <w:sz w:val="18"/>
          <w:szCs w:val="18"/>
          <w:lang w:eastAsia="pl-PL"/>
        </w:rPr>
      </w:pPr>
      <w:r w:rsidRPr="00180576">
        <w:rPr>
          <w:rFonts w:ascii="Courier New" w:hAnsi="Courier New" w:cs="Courier New"/>
          <w:sz w:val="18"/>
          <w:szCs w:val="18"/>
          <w:lang w:eastAsia="pl-PL"/>
        </w:rPr>
        <w:lastRenderedPageBreak/>
        <w:t>{ "fieldname": "address_book:Counties:county:court", "operator": "e", "value": "www.dotsystems.pl" }</w:t>
      </w:r>
    </w:p>
    <w:p w14:paraId="7F6E5B51" w14:textId="77777777" w:rsidR="00180576" w:rsidRPr="00180576" w:rsidRDefault="00180576" w:rsidP="00180576">
      <w:pPr>
        <w:spacing w:before="100" w:beforeAutospacing="1" w:after="100" w:afterAutospacing="1" w:line="240" w:lineRule="auto"/>
        <w:rPr>
          <w:rFonts w:cstheme="minorHAnsi"/>
          <w:color w:val="212529"/>
          <w:szCs w:val="22"/>
          <w:shd w:val="clear" w:color="auto" w:fill="FFFFFF"/>
        </w:rPr>
      </w:pPr>
      <w:r w:rsidRPr="00180576">
        <w:rPr>
          <w:rFonts w:cstheme="minorHAnsi"/>
          <w:color w:val="212529"/>
          <w:szCs w:val="22"/>
          <w:shd w:val="clear" w:color="auto" w:fill="FFFFFF"/>
        </w:rPr>
        <w:t>Dates must be in YYYY-MM-DD format, e.g. for Case:</w:t>
      </w:r>
    </w:p>
    <w:p w14:paraId="2E1544D2" w14:textId="511E5EB2" w:rsidR="00180576" w:rsidRPr="006B7D9A" w:rsidRDefault="00180576" w:rsidP="006B7D9A">
      <w:pPr>
        <w:spacing w:before="100" w:beforeAutospacing="1" w:after="100" w:afterAutospacing="1" w:line="240" w:lineRule="auto"/>
        <w:ind w:left="720"/>
        <w:rPr>
          <w:rFonts w:ascii="Courier New" w:hAnsi="Courier New" w:cs="Courier New"/>
          <w:szCs w:val="22"/>
          <w:lang w:eastAsia="pl-PL"/>
        </w:rPr>
      </w:pPr>
      <w:r w:rsidRPr="00180576">
        <w:rPr>
          <w:rFonts w:ascii="Courier New" w:hAnsi="Courier New" w:cs="Courier New"/>
          <w:color w:val="212529"/>
          <w:sz w:val="18"/>
          <w:szCs w:val="18"/>
          <w:shd w:val="clear" w:color="auto" w:fill="FFFFFF"/>
        </w:rPr>
        <w:t>{ "fieldname": "euo_date:Cases", "operator": "b", "value": "2023-01-12" }</w:t>
      </w:r>
    </w:p>
    <w:p w14:paraId="4E8028E9" w14:textId="17DAC16B" w:rsidR="00C43DAB" w:rsidRDefault="002503DA" w:rsidP="002503DA">
      <w:pPr>
        <w:spacing w:line="240" w:lineRule="auto"/>
        <w:rPr>
          <w:rFonts w:ascii="Calibri" w:hAnsi="Calibri" w:cs="Calibri"/>
          <w:szCs w:val="22"/>
          <w:lang w:eastAsia="pl-PL"/>
        </w:rPr>
      </w:pPr>
      <w:r w:rsidRPr="002503DA">
        <w:rPr>
          <w:rFonts w:ascii="Calibri" w:hAnsi="Calibri" w:cs="Calibri"/>
          <w:szCs w:val="22"/>
          <w:u w:val="single"/>
          <w:lang w:eastAsia="pl-PL"/>
        </w:rPr>
        <w:t>The syntax of the fieldname</w:t>
      </w:r>
      <w:r w:rsidRPr="002503DA">
        <w:rPr>
          <w:rFonts w:ascii="Calibri" w:hAnsi="Calibri" w:cs="Calibri"/>
          <w:szCs w:val="22"/>
          <w:lang w:eastAsia="pl-PL"/>
        </w:rPr>
        <w:t xml:space="preserve"> (an example the Case module (A))</w:t>
      </w:r>
      <w:r w:rsidR="00C43DAB">
        <w:rPr>
          <w:rFonts w:ascii="Calibri" w:hAnsi="Calibri" w:cs="Calibri"/>
          <w:szCs w:val="22"/>
          <w:lang w:eastAsia="pl-PL"/>
        </w:rPr>
        <w:t>.</w:t>
      </w:r>
    </w:p>
    <w:p w14:paraId="2ACD8C87" w14:textId="77777777" w:rsidR="002503DA" w:rsidRPr="002503DA" w:rsidRDefault="002503DA" w:rsidP="006461DE">
      <w:pPr>
        <w:numPr>
          <w:ilvl w:val="0"/>
          <w:numId w:val="9"/>
        </w:numPr>
        <w:overflowPunct/>
        <w:autoSpaceDE/>
        <w:autoSpaceDN/>
        <w:adjustRightInd/>
        <w:spacing w:before="100" w:beforeAutospacing="1" w:after="100" w:afterAutospacing="1" w:line="240" w:lineRule="auto"/>
        <w:jc w:val="left"/>
        <w:textAlignment w:val="auto"/>
        <w:rPr>
          <w:rFonts w:ascii="Times New Roman" w:hAnsi="Times New Roman"/>
          <w:szCs w:val="22"/>
          <w:lang w:eastAsia="pl-PL"/>
        </w:rPr>
      </w:pPr>
      <w:r w:rsidRPr="002503DA">
        <w:rPr>
          <w:rFonts w:ascii="Calibri" w:hAnsi="Calibri" w:cs="Calibri"/>
          <w:szCs w:val="22"/>
          <w:lang w:eastAsia="pl-PL"/>
        </w:rPr>
        <w:t xml:space="preserve">field in the current module: </w:t>
      </w:r>
      <w:r w:rsidRPr="00180576">
        <w:rPr>
          <w:rFonts w:ascii="Courier New" w:hAnsi="Courier New" w:cs="Courier New"/>
          <w:sz w:val="18"/>
          <w:szCs w:val="18"/>
          <w:lang w:eastAsia="pl-PL"/>
        </w:rPr>
        <w:t>field name: module name</w:t>
      </w:r>
      <w:r w:rsidRPr="002503DA">
        <w:rPr>
          <w:rFonts w:ascii="Calibri" w:hAnsi="Calibri" w:cs="Calibri"/>
          <w:szCs w:val="22"/>
          <w:lang w:eastAsia="pl-PL"/>
        </w:rPr>
        <w:t>, e.g."</w:t>
      </w:r>
      <w:r w:rsidRPr="00180576">
        <w:rPr>
          <w:rFonts w:ascii="Courier New" w:hAnsi="Courier New" w:cs="Courier New"/>
          <w:sz w:val="18"/>
          <w:szCs w:val="18"/>
          <w:lang w:eastAsia="pl-PL"/>
        </w:rPr>
        <w:t>county:Cases</w:t>
      </w:r>
      <w:r w:rsidRPr="002503DA">
        <w:rPr>
          <w:rFonts w:ascii="Calibri" w:hAnsi="Calibri" w:cs="Calibri"/>
          <w:szCs w:val="22"/>
          <w:lang w:eastAsia="pl-PL"/>
        </w:rPr>
        <w:t>",</w:t>
      </w:r>
    </w:p>
    <w:p w14:paraId="2A94EB7D" w14:textId="5AB0A547" w:rsidR="002503DA" w:rsidRPr="002503DA" w:rsidRDefault="002503DA" w:rsidP="006461DE">
      <w:pPr>
        <w:numPr>
          <w:ilvl w:val="0"/>
          <w:numId w:val="9"/>
        </w:numPr>
        <w:overflowPunct/>
        <w:autoSpaceDE/>
        <w:autoSpaceDN/>
        <w:adjustRightInd/>
        <w:spacing w:before="100" w:beforeAutospacing="1" w:after="100" w:afterAutospacing="1" w:line="240" w:lineRule="auto"/>
        <w:jc w:val="left"/>
        <w:textAlignment w:val="auto"/>
        <w:rPr>
          <w:rFonts w:ascii="Times New Roman" w:hAnsi="Times New Roman"/>
          <w:szCs w:val="22"/>
          <w:lang w:eastAsia="pl-PL"/>
        </w:rPr>
      </w:pPr>
      <w:r w:rsidRPr="002503DA">
        <w:rPr>
          <w:rFonts w:ascii="Calibri" w:hAnsi="Calibri" w:cs="Calibri"/>
          <w:szCs w:val="22"/>
          <w:lang w:eastAsia="pl-PL"/>
        </w:rPr>
        <w:t xml:space="preserve">field from related module: </w:t>
      </w:r>
      <w:r w:rsidRPr="00180576">
        <w:rPr>
          <w:rFonts w:ascii="Courier New" w:hAnsi="Courier New" w:cs="Courier New"/>
          <w:sz w:val="18"/>
          <w:szCs w:val="18"/>
          <w:lang w:eastAsia="pl-PL"/>
        </w:rPr>
        <w:t>field you are looking for</w:t>
      </w:r>
      <w:r w:rsidR="00180576"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alibri" w:hAnsi="Calibri" w:cs="Calibri"/>
          <w:szCs w:val="22"/>
          <w:lang w:eastAsia="pl-PL"/>
        </w:rPr>
        <w:t>(3</w:t>
      </w:r>
      <w:r w:rsidRPr="00180576">
        <w:rPr>
          <w:rFonts w:cstheme="minorHAnsi"/>
          <w:szCs w:val="22"/>
          <w:lang w:eastAsia="pl-PL"/>
        </w:rPr>
        <w:t>)</w:t>
      </w:r>
      <w:r w:rsidRPr="00180576">
        <w:rPr>
          <w:rFonts w:ascii="Courier New" w:hAnsi="Courier New" w:cs="Courier New"/>
          <w:sz w:val="18"/>
          <w:szCs w:val="18"/>
          <w:lang w:eastAsia="pl-PL"/>
        </w:rPr>
        <w:t>: related module</w:t>
      </w:r>
      <w:r w:rsidR="00180576"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alibri" w:hAnsi="Calibri" w:cs="Calibri"/>
          <w:szCs w:val="22"/>
          <w:lang w:eastAsia="pl-PL"/>
        </w:rPr>
        <w:t xml:space="preserve">(2): </w:t>
      </w:r>
      <w:r w:rsidRPr="00180576">
        <w:rPr>
          <w:rFonts w:ascii="Courier New" w:hAnsi="Courier New" w:cs="Courier New"/>
          <w:sz w:val="18"/>
          <w:szCs w:val="18"/>
          <w:lang w:eastAsia="pl-PL"/>
        </w:rPr>
        <w:t>reference field</w:t>
      </w:r>
      <w:r w:rsidR="00180576"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alibri" w:hAnsi="Calibri" w:cs="Calibri"/>
          <w:szCs w:val="22"/>
          <w:lang w:eastAsia="pl-PL"/>
        </w:rPr>
        <w:t>(1), e.g. "</w:t>
      </w:r>
      <w:r w:rsidRPr="00180576">
        <w:rPr>
          <w:rFonts w:ascii="Courier New" w:hAnsi="Courier New" w:cs="Courier New"/>
          <w:sz w:val="18"/>
          <w:szCs w:val="18"/>
          <w:lang w:eastAsia="pl-PL"/>
        </w:rPr>
        <w:t>address_book:Counties:county</w:t>
      </w:r>
      <w:r w:rsidRPr="002503DA">
        <w:rPr>
          <w:rFonts w:ascii="Calibri" w:hAnsi="Calibri" w:cs="Calibri"/>
          <w:szCs w:val="22"/>
          <w:lang w:eastAsia="pl-PL"/>
        </w:rPr>
        <w:t>"</w:t>
      </w:r>
    </w:p>
    <w:p w14:paraId="2E1AE916" w14:textId="77777777" w:rsidR="002503DA" w:rsidRPr="002503DA" w:rsidRDefault="002503DA" w:rsidP="002503DA">
      <w:pPr>
        <w:spacing w:after="240" w:line="240" w:lineRule="auto"/>
        <w:rPr>
          <w:rFonts w:ascii="Times New Roman" w:hAnsi="Times New Roman"/>
          <w:szCs w:val="22"/>
          <w:lang w:eastAsia="pl-PL"/>
        </w:rPr>
      </w:pPr>
      <w:r w:rsidRPr="002503DA">
        <w:rPr>
          <w:rFonts w:cstheme="minorHAnsi"/>
          <w:noProof/>
          <w:szCs w:val="22"/>
          <w:lang w:val="en-GB"/>
        </w:rPr>
        <w:drawing>
          <wp:inline distT="0" distB="0" distL="0" distR="0" wp14:anchorId="30DB52A4" wp14:editId="0DA9E1E4">
            <wp:extent cx="6480000" cy="2004062"/>
            <wp:effectExtent l="0" t="0" r="762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200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CC031" w14:textId="47DE3855" w:rsidR="002503DA" w:rsidRPr="002503DA" w:rsidRDefault="002503DA" w:rsidP="006461DE">
      <w:pPr>
        <w:numPr>
          <w:ilvl w:val="0"/>
          <w:numId w:val="10"/>
        </w:numPr>
        <w:overflowPunct/>
        <w:autoSpaceDE/>
        <w:autoSpaceDN/>
        <w:adjustRightInd/>
        <w:spacing w:before="100" w:beforeAutospacing="1" w:after="100" w:afterAutospacing="1" w:line="240" w:lineRule="auto"/>
        <w:jc w:val="left"/>
        <w:textAlignment w:val="auto"/>
        <w:rPr>
          <w:rFonts w:ascii="Times New Roman" w:hAnsi="Times New Roman"/>
          <w:szCs w:val="22"/>
          <w:lang w:eastAsia="pl-PL"/>
        </w:rPr>
      </w:pPr>
      <w:r w:rsidRPr="002503DA">
        <w:rPr>
          <w:rFonts w:ascii="Calibri" w:hAnsi="Calibri" w:cs="Calibri"/>
          <w:szCs w:val="22"/>
          <w:lang w:eastAsia="pl-PL"/>
        </w:rPr>
        <w:t xml:space="preserve">field from related module: </w:t>
      </w:r>
      <w:r w:rsidRPr="00180576">
        <w:rPr>
          <w:rFonts w:ascii="Courier New" w:hAnsi="Courier New" w:cs="Courier New"/>
          <w:sz w:val="18"/>
          <w:szCs w:val="18"/>
          <w:lang w:eastAsia="pl-PL"/>
        </w:rPr>
        <w:t>field you are looking for</w:t>
      </w:r>
      <w:r w:rsidR="00180576" w:rsidRPr="00180576">
        <w:rPr>
          <w:rFonts w:ascii="Calibri" w:hAnsi="Calibri" w:cs="Calibri"/>
          <w:sz w:val="18"/>
          <w:szCs w:val="18"/>
          <w:lang w:eastAsia="pl-PL"/>
        </w:rPr>
        <w:t xml:space="preserve"> </w:t>
      </w:r>
      <w:r w:rsidRPr="002503DA">
        <w:rPr>
          <w:rFonts w:ascii="Calibri" w:hAnsi="Calibri" w:cs="Calibri"/>
          <w:szCs w:val="22"/>
          <w:lang w:eastAsia="pl-PL"/>
        </w:rPr>
        <w:t>(4)</w:t>
      </w:r>
      <w:r w:rsidRPr="00180576">
        <w:rPr>
          <w:rFonts w:ascii="Courier New" w:hAnsi="Courier New" w:cs="Courier New"/>
          <w:sz w:val="18"/>
          <w:szCs w:val="18"/>
          <w:lang w:eastAsia="pl-PL"/>
        </w:rPr>
        <w:t>: last related module</w:t>
      </w:r>
      <w:r w:rsidR="00180576" w:rsidRPr="00180576"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alibri" w:hAnsi="Calibri" w:cs="Calibri"/>
          <w:szCs w:val="22"/>
          <w:lang w:eastAsia="pl-PL"/>
        </w:rPr>
        <w:t xml:space="preserve">(3): </w:t>
      </w:r>
      <w:r w:rsidRPr="00180576">
        <w:rPr>
          <w:rFonts w:ascii="Courier New" w:hAnsi="Courier New" w:cs="Courier New"/>
          <w:sz w:val="18"/>
          <w:szCs w:val="18"/>
          <w:lang w:eastAsia="pl-PL"/>
        </w:rPr>
        <w:t>reference field from modul B</w:t>
      </w:r>
      <w:r w:rsidRPr="002503DA">
        <w:rPr>
          <w:rFonts w:ascii="Calibri" w:hAnsi="Calibri" w:cs="Calibri"/>
          <w:szCs w:val="22"/>
          <w:lang w:eastAsia="pl-PL"/>
        </w:rPr>
        <w:t xml:space="preserve"> (2)</w:t>
      </w:r>
      <w:r w:rsidRPr="00180576">
        <w:rPr>
          <w:rFonts w:ascii="Courier New" w:hAnsi="Courier New" w:cs="Courier New"/>
          <w:sz w:val="18"/>
          <w:szCs w:val="18"/>
          <w:lang w:eastAsia="pl-PL"/>
        </w:rPr>
        <w:t>: reference field from modul A</w:t>
      </w:r>
      <w:r w:rsidR="00180576" w:rsidRPr="00180576">
        <w:rPr>
          <w:rFonts w:ascii="Courier New" w:hAnsi="Courier New" w:cs="Courier New"/>
          <w:sz w:val="18"/>
          <w:szCs w:val="18"/>
          <w:lang w:eastAsia="pl-PL"/>
        </w:rPr>
        <w:t xml:space="preserve"> </w:t>
      </w:r>
      <w:r w:rsidRPr="002503DA">
        <w:rPr>
          <w:rFonts w:ascii="Calibri" w:hAnsi="Calibri" w:cs="Calibri"/>
          <w:szCs w:val="22"/>
          <w:lang w:eastAsia="pl-PL"/>
        </w:rPr>
        <w:t>(1), e.g. "</w:t>
      </w:r>
      <w:r w:rsidRPr="00180576">
        <w:rPr>
          <w:rFonts w:ascii="Courier New" w:hAnsi="Courier New" w:cs="Courier New"/>
          <w:sz w:val="18"/>
          <w:szCs w:val="18"/>
          <w:lang w:eastAsia="pl-PL"/>
        </w:rPr>
        <w:t>address_book:Counties:county:court</w:t>
      </w:r>
      <w:r w:rsidRPr="002503DA">
        <w:rPr>
          <w:rFonts w:ascii="Calibri" w:hAnsi="Calibri" w:cs="Calibri"/>
          <w:szCs w:val="22"/>
          <w:lang w:eastAsia="pl-PL"/>
        </w:rPr>
        <w:t>"</w:t>
      </w:r>
    </w:p>
    <w:p w14:paraId="3C15F16A" w14:textId="77777777" w:rsidR="002503DA" w:rsidRPr="002503DA" w:rsidRDefault="002503DA" w:rsidP="002503DA">
      <w:pPr>
        <w:spacing w:before="100" w:beforeAutospacing="1" w:after="100" w:afterAutospacing="1" w:line="240" w:lineRule="auto"/>
        <w:rPr>
          <w:rFonts w:ascii="Times New Roman" w:hAnsi="Times New Roman"/>
          <w:szCs w:val="22"/>
          <w:lang w:eastAsia="pl-PL"/>
        </w:rPr>
      </w:pPr>
      <w:r w:rsidRPr="002503DA">
        <w:rPr>
          <w:rFonts w:cstheme="minorHAnsi"/>
          <w:noProof/>
          <w:szCs w:val="22"/>
          <w:lang w:val="en-GB"/>
        </w:rPr>
        <w:drawing>
          <wp:inline distT="0" distB="0" distL="0" distR="0" wp14:anchorId="77AA2331" wp14:editId="7C6040ED">
            <wp:extent cx="6480000" cy="1676452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167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B02FB" w14:textId="515EDB90" w:rsidR="006B7D9A" w:rsidRDefault="006B7D9A" w:rsidP="006B7D9A">
      <w:pPr>
        <w:pStyle w:val="DBH1"/>
      </w:pPr>
      <w:bookmarkStart w:id="9" w:name="_Toc130299603"/>
      <w:r w:rsidRPr="006B7D9A">
        <w:t>Inserting a signature into a document</w:t>
      </w:r>
      <w:bookmarkEnd w:id="9"/>
      <w:r w:rsidRPr="006B7D9A">
        <w:t xml:space="preserve"> </w:t>
      </w:r>
    </w:p>
    <w:p w14:paraId="1CFB03BD" w14:textId="77777777" w:rsidR="00F80B4B" w:rsidRPr="00F80B4B" w:rsidRDefault="00F80B4B" w:rsidP="00F80B4B">
      <w:pPr>
        <w:rPr>
          <w:sz w:val="20"/>
          <w:szCs w:val="22"/>
        </w:rPr>
      </w:pPr>
    </w:p>
    <w:p w14:paraId="1D7F10DA" w14:textId="34736D36" w:rsidR="006B7D9A" w:rsidRDefault="00F80B4B" w:rsidP="006B7D9A">
      <w:pPr>
        <w:rPr>
          <w:sz w:val="20"/>
          <w:szCs w:val="22"/>
        </w:rPr>
      </w:pPr>
      <w:r w:rsidRPr="00F80B4B">
        <w:rPr>
          <w:sz w:val="20"/>
          <w:szCs w:val="22"/>
        </w:rPr>
        <w:t xml:space="preserve">If you want to attach a signature saved in the </w:t>
      </w:r>
      <w:r w:rsidRPr="00F80B4B">
        <w:rPr>
          <w:i/>
          <w:iCs/>
          <w:sz w:val="20"/>
          <w:szCs w:val="22"/>
        </w:rPr>
        <w:t>Signature Image</w:t>
      </w:r>
      <w:r>
        <w:rPr>
          <w:sz w:val="20"/>
          <w:szCs w:val="22"/>
        </w:rPr>
        <w:t xml:space="preserve"> </w:t>
      </w:r>
      <w:r w:rsidRPr="00F80B4B">
        <w:rPr>
          <w:sz w:val="20"/>
          <w:szCs w:val="22"/>
        </w:rPr>
        <w:t xml:space="preserve">field in the </w:t>
      </w:r>
      <w:r w:rsidRPr="00F80B4B">
        <w:rPr>
          <w:i/>
          <w:iCs/>
          <w:sz w:val="20"/>
          <w:szCs w:val="22"/>
        </w:rPr>
        <w:t>Attorneys</w:t>
      </w:r>
      <w:r w:rsidRPr="00F80B4B">
        <w:rPr>
          <w:sz w:val="20"/>
          <w:szCs w:val="22"/>
        </w:rPr>
        <w:t xml:space="preserve"> module </w:t>
      </w:r>
      <w:r w:rsidR="006B7D9A">
        <w:rPr>
          <w:sz w:val="20"/>
          <w:szCs w:val="22"/>
        </w:rPr>
        <w:t>into a system-generated document:</w:t>
      </w:r>
    </w:p>
    <w:p w14:paraId="1D067B11" w14:textId="31E9DDEC" w:rsidR="00437CD2" w:rsidRDefault="00437CD2" w:rsidP="006461DE">
      <w:pPr>
        <w:pStyle w:val="Akapitzlist"/>
        <w:numPr>
          <w:ilvl w:val="0"/>
          <w:numId w:val="11"/>
        </w:numPr>
      </w:pPr>
      <w:r w:rsidRPr="00437CD2">
        <w:rPr>
          <w:sz w:val="20"/>
          <w:szCs w:val="22"/>
        </w:rPr>
        <w:t xml:space="preserve">Make sure you have the </w:t>
      </w:r>
      <w:r w:rsidRPr="00437CD2">
        <w:rPr>
          <w:i/>
          <w:iCs/>
          <w:sz w:val="20"/>
          <w:szCs w:val="22"/>
        </w:rPr>
        <w:t>Signature Image</w:t>
      </w:r>
      <w:r w:rsidRPr="00437CD2">
        <w:rPr>
          <w:sz w:val="20"/>
          <w:szCs w:val="22"/>
        </w:rPr>
        <w:t xml:space="preserve"> field in the </w:t>
      </w:r>
      <w:r w:rsidRPr="00437CD2">
        <w:rPr>
          <w:i/>
          <w:iCs/>
          <w:sz w:val="20"/>
          <w:szCs w:val="22"/>
        </w:rPr>
        <w:t>Attorneys</w:t>
      </w:r>
      <w:r w:rsidRPr="00437CD2">
        <w:rPr>
          <w:sz w:val="20"/>
          <w:szCs w:val="22"/>
        </w:rPr>
        <w:t xml:space="preserve"> form completed: </w:t>
      </w:r>
      <w:r>
        <w:t xml:space="preserve">open the </w:t>
      </w:r>
      <w:r w:rsidRPr="00437CD2">
        <w:rPr>
          <w:i/>
          <w:iCs/>
        </w:rPr>
        <w:t>Attorneys</w:t>
      </w:r>
      <w:r>
        <w:t xml:space="preserve"> form from Menu: select </w:t>
      </w:r>
      <w:r w:rsidRPr="00437CD2">
        <w:rPr>
          <w:i/>
          <w:iCs/>
        </w:rPr>
        <w:t>Litigation</w:t>
      </w:r>
      <w:r>
        <w:t xml:space="preserve">, and then select </w:t>
      </w:r>
      <w:r w:rsidRPr="00437CD2">
        <w:rPr>
          <w:i/>
          <w:iCs/>
        </w:rPr>
        <w:t>Attorneys</w:t>
      </w:r>
      <w:r>
        <w:t>:</w:t>
      </w:r>
    </w:p>
    <w:p w14:paraId="73F364C6" w14:textId="2960AF13" w:rsidR="00437CD2" w:rsidRDefault="00437CD2" w:rsidP="00437CD2">
      <w:r w:rsidRPr="00437CD2">
        <w:rPr>
          <w:noProof/>
        </w:rPr>
        <w:lastRenderedPageBreak/>
        <w:drawing>
          <wp:inline distT="0" distB="0" distL="0" distR="0" wp14:anchorId="7D294630" wp14:editId="789ABD07">
            <wp:extent cx="6137910" cy="3215005"/>
            <wp:effectExtent l="0" t="0" r="0" b="4445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AC71" w14:textId="5DBF0115" w:rsidR="006B7D9A" w:rsidRDefault="00437CD2" w:rsidP="006461DE">
      <w:pPr>
        <w:pStyle w:val="Akapitzlist"/>
        <w:numPr>
          <w:ilvl w:val="0"/>
          <w:numId w:val="11"/>
        </w:numPr>
        <w:rPr>
          <w:sz w:val="20"/>
          <w:szCs w:val="22"/>
        </w:rPr>
      </w:pPr>
      <w:r>
        <w:rPr>
          <w:sz w:val="20"/>
          <w:szCs w:val="22"/>
        </w:rPr>
        <w:t>Use filters to find the right Attorney:</w:t>
      </w:r>
    </w:p>
    <w:p w14:paraId="03997593" w14:textId="63B0F956" w:rsidR="00437CD2" w:rsidRDefault="00437CD2" w:rsidP="00437CD2">
      <w:pPr>
        <w:rPr>
          <w:sz w:val="20"/>
          <w:szCs w:val="22"/>
        </w:rPr>
      </w:pPr>
      <w:r w:rsidRPr="00437CD2">
        <w:rPr>
          <w:noProof/>
          <w:sz w:val="20"/>
          <w:szCs w:val="22"/>
        </w:rPr>
        <w:drawing>
          <wp:inline distT="0" distB="0" distL="0" distR="0" wp14:anchorId="0A30242C" wp14:editId="4E9C77E9">
            <wp:extent cx="6137910" cy="908685"/>
            <wp:effectExtent l="0" t="0" r="0" b="5715"/>
            <wp:docPr id="72" name="Obraz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83EE" w14:textId="6EFEDE9A" w:rsidR="00437CD2" w:rsidRDefault="00437CD2" w:rsidP="006461DE">
      <w:pPr>
        <w:pStyle w:val="Akapitzlist"/>
        <w:numPr>
          <w:ilvl w:val="0"/>
          <w:numId w:val="11"/>
        </w:numPr>
        <w:rPr>
          <w:sz w:val="20"/>
          <w:szCs w:val="22"/>
        </w:rPr>
      </w:pPr>
      <w:r w:rsidRPr="00437CD2">
        <w:rPr>
          <w:sz w:val="20"/>
          <w:szCs w:val="22"/>
        </w:rPr>
        <w:t xml:space="preserve">Open the record and check if the image with the signature is inserted in the </w:t>
      </w:r>
      <w:r w:rsidRPr="00437CD2">
        <w:rPr>
          <w:i/>
          <w:iCs/>
          <w:sz w:val="20"/>
          <w:szCs w:val="22"/>
        </w:rPr>
        <w:t>Signature Image</w:t>
      </w:r>
      <w:r w:rsidRPr="00437CD2">
        <w:rPr>
          <w:sz w:val="20"/>
          <w:szCs w:val="22"/>
        </w:rPr>
        <w:t xml:space="preserve"> field. If not, edit the record </w:t>
      </w:r>
      <w:r>
        <w:rPr>
          <w:sz w:val="20"/>
          <w:szCs w:val="22"/>
        </w:rPr>
        <w:t>and</w:t>
      </w:r>
      <w:r w:rsidRPr="00437CD2">
        <w:rPr>
          <w:sz w:val="20"/>
          <w:szCs w:val="22"/>
        </w:rPr>
        <w:t xml:space="preserve"> insert </w:t>
      </w:r>
      <w:r>
        <w:rPr>
          <w:sz w:val="20"/>
          <w:szCs w:val="22"/>
        </w:rPr>
        <w:t>your digital signature</w:t>
      </w:r>
      <w:r w:rsidRPr="00437CD2">
        <w:rPr>
          <w:sz w:val="20"/>
          <w:szCs w:val="22"/>
        </w:rPr>
        <w:t xml:space="preserve">; </w:t>
      </w:r>
      <w:r>
        <w:rPr>
          <w:sz w:val="20"/>
          <w:szCs w:val="22"/>
        </w:rPr>
        <w:t>s</w:t>
      </w:r>
      <w:r w:rsidRPr="00437CD2">
        <w:rPr>
          <w:sz w:val="20"/>
          <w:szCs w:val="22"/>
        </w:rPr>
        <w:t>ave the record.</w:t>
      </w:r>
    </w:p>
    <w:p w14:paraId="42AEB859" w14:textId="509D9EEB" w:rsidR="00654118" w:rsidRDefault="00654118" w:rsidP="00654118">
      <w:pPr>
        <w:rPr>
          <w:sz w:val="20"/>
          <w:szCs w:val="22"/>
        </w:rPr>
      </w:pPr>
    </w:p>
    <w:p w14:paraId="5C7DE05A" w14:textId="2861A78E" w:rsidR="00437CD2" w:rsidRDefault="00437CD2" w:rsidP="00437CD2">
      <w:pPr>
        <w:pStyle w:val="Akapitzlist"/>
        <w:ind w:left="360"/>
        <w:jc w:val="center"/>
        <w:rPr>
          <w:sz w:val="20"/>
          <w:szCs w:val="22"/>
        </w:rPr>
      </w:pPr>
      <w:r w:rsidRPr="00437CD2">
        <w:rPr>
          <w:noProof/>
        </w:rPr>
        <w:drawing>
          <wp:inline distT="0" distB="0" distL="0" distR="0" wp14:anchorId="77F187AB" wp14:editId="51756CB6">
            <wp:extent cx="6137910" cy="3049270"/>
            <wp:effectExtent l="0" t="0" r="0" b="0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E951" w14:textId="77777777" w:rsidR="002C3184" w:rsidRPr="002C3184" w:rsidRDefault="002C3184" w:rsidP="006461DE">
      <w:pPr>
        <w:pStyle w:val="Akapitzlist"/>
        <w:numPr>
          <w:ilvl w:val="0"/>
          <w:numId w:val="11"/>
        </w:numPr>
        <w:rPr>
          <w:rFonts w:cstheme="minorHAnsi"/>
          <w:sz w:val="24"/>
          <w:lang w:val="en-GB"/>
        </w:rPr>
      </w:pPr>
      <w:r w:rsidRPr="002C3184">
        <w:rPr>
          <w:rFonts w:cstheme="minorHAnsi"/>
          <w:szCs w:val="22"/>
          <w:lang w:val="en-GB"/>
        </w:rPr>
        <w:lastRenderedPageBreak/>
        <w:t>In the document template, insert any picture, and in the alt text type a reference to the field marked Raw at the end</w:t>
      </w:r>
      <w:r w:rsidRPr="002C3184">
        <w:rPr>
          <w:rFonts w:ascii="Courier New" w:hAnsi="Courier New" w:cs="Courier New"/>
          <w:sz w:val="18"/>
          <w:szCs w:val="18"/>
          <w:lang w:val="en-GB"/>
        </w:rPr>
        <w:t>:</w:t>
      </w:r>
    </w:p>
    <w:p w14:paraId="16F43C48" w14:textId="48EC158F" w:rsidR="002C3184" w:rsidRPr="002C3184" w:rsidRDefault="002C3184" w:rsidP="002C3184">
      <w:pPr>
        <w:ind w:left="360"/>
        <w:rPr>
          <w:rFonts w:cstheme="minorHAnsi"/>
          <w:sz w:val="24"/>
          <w:lang w:val="en-GB"/>
        </w:rPr>
      </w:pPr>
      <w:r w:rsidRPr="002C3184">
        <w:rPr>
          <w:rFonts w:ascii="Courier New" w:hAnsi="Courier New" w:cs="Courier New"/>
          <w:sz w:val="18"/>
          <w:szCs w:val="18"/>
          <w:lang w:val="en-GB"/>
        </w:rPr>
        <w:t xml:space="preserve"> relatedRecord: </w:t>
      </w:r>
      <w:r w:rsidRPr="002C3184">
        <w:rPr>
          <w:rFonts w:ascii="Courier New" w:hAnsi="Courier New" w:cs="Courier New"/>
          <w:sz w:val="18"/>
          <w:szCs w:val="20"/>
        </w:rPr>
        <w:t>$(relatedRecord</w:t>
      </w:r>
      <w:r w:rsidRPr="002C3184">
        <w:rPr>
          <w:rFonts w:ascii="Courier New" w:hAnsi="Courier New" w:cs="Courier New"/>
          <w:b/>
          <w:bCs/>
          <w:color w:val="FF0000"/>
          <w:sz w:val="18"/>
          <w:szCs w:val="20"/>
        </w:rPr>
        <w:t>Raw</w:t>
      </w:r>
      <w:r w:rsidRPr="002C3184">
        <w:rPr>
          <w:rFonts w:ascii="Courier New" w:hAnsi="Courier New" w:cs="Courier New"/>
          <w:sz w:val="18"/>
          <w:szCs w:val="20"/>
        </w:rPr>
        <w:t xml:space="preserve"> : attorney|signature_image|Attorneys)$</w:t>
      </w:r>
      <w:r w:rsidRPr="002C3184">
        <w:rPr>
          <w:rFonts w:cstheme="minorHAnsi"/>
          <w:sz w:val="24"/>
          <w:lang w:val="en-GB"/>
        </w:rPr>
        <w:t xml:space="preserve"> </w:t>
      </w:r>
    </w:p>
    <w:p w14:paraId="4F865670" w14:textId="77777777" w:rsidR="002C3184" w:rsidRDefault="002C3184" w:rsidP="002C3184">
      <w:pPr>
        <w:ind w:left="720"/>
      </w:pPr>
    </w:p>
    <w:p w14:paraId="32B9413E" w14:textId="23DC250E" w:rsidR="002C3184" w:rsidRDefault="002C3184" w:rsidP="002C3184">
      <w:pPr>
        <w:ind w:left="720"/>
      </w:pPr>
      <w:r>
        <w:t>Example:</w:t>
      </w:r>
    </w:p>
    <w:p w14:paraId="1A4BFFEB" w14:textId="04F74245" w:rsidR="002C3184" w:rsidRDefault="002C3184" w:rsidP="002C3184">
      <w:pPr>
        <w:rPr>
          <w:rFonts w:cstheme="minorHAnsi"/>
          <w:sz w:val="24"/>
          <w:lang w:val="en-GB"/>
        </w:rPr>
      </w:pPr>
      <w:r w:rsidRPr="002C3184">
        <w:rPr>
          <w:rFonts w:cstheme="minorHAnsi"/>
          <w:noProof/>
          <w:sz w:val="24"/>
          <w:lang w:val="en-GB"/>
        </w:rPr>
        <w:drawing>
          <wp:inline distT="0" distB="0" distL="0" distR="0" wp14:anchorId="1CB609B7" wp14:editId="74FBFDA3">
            <wp:extent cx="6137910" cy="1718310"/>
            <wp:effectExtent l="0" t="0" r="0" b="0"/>
            <wp:docPr id="75" name="Obraz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CDD9" w14:textId="6FAEE40C" w:rsidR="002C3184" w:rsidRDefault="002C3184" w:rsidP="002C3184">
      <w:pPr>
        <w:pStyle w:val="Akapitzlist"/>
        <w:ind w:left="360"/>
        <w:rPr>
          <w:sz w:val="20"/>
          <w:szCs w:val="22"/>
        </w:rPr>
      </w:pPr>
    </w:p>
    <w:p w14:paraId="236F86A3" w14:textId="23215CC7" w:rsidR="002C3184" w:rsidRDefault="002C3184" w:rsidP="002C3184">
      <w:pPr>
        <w:pStyle w:val="Akapitzlist"/>
        <w:ind w:left="360"/>
        <w:rPr>
          <w:sz w:val="20"/>
          <w:szCs w:val="22"/>
        </w:rPr>
      </w:pPr>
      <w:r>
        <w:rPr>
          <w:sz w:val="20"/>
          <w:szCs w:val="22"/>
        </w:rPr>
        <w:t>Document result generated for Attorney with a digital signature:</w:t>
      </w:r>
    </w:p>
    <w:p w14:paraId="51F100FA" w14:textId="7C2BA180" w:rsidR="002C3184" w:rsidRDefault="002C3184" w:rsidP="002C3184">
      <w:pPr>
        <w:pStyle w:val="Akapitzlist"/>
        <w:ind w:left="360"/>
        <w:rPr>
          <w:sz w:val="20"/>
          <w:szCs w:val="22"/>
        </w:rPr>
      </w:pPr>
      <w:r w:rsidRPr="002C3184">
        <w:rPr>
          <w:noProof/>
          <w:sz w:val="20"/>
          <w:szCs w:val="22"/>
        </w:rPr>
        <w:drawing>
          <wp:inline distT="0" distB="0" distL="0" distR="0" wp14:anchorId="7CB84246" wp14:editId="2865BDE8">
            <wp:extent cx="6137910" cy="2099945"/>
            <wp:effectExtent l="0" t="0" r="0" b="0"/>
            <wp:docPr id="85" name="Obraz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7140" w14:textId="7F7DF019" w:rsidR="008B6DA8" w:rsidRDefault="008B6DA8" w:rsidP="002C3184">
      <w:pPr>
        <w:pStyle w:val="Akapitzlist"/>
        <w:ind w:left="360"/>
        <w:rPr>
          <w:sz w:val="20"/>
          <w:szCs w:val="22"/>
        </w:rPr>
      </w:pPr>
      <w:r w:rsidRPr="008B6DA8">
        <w:rPr>
          <w:sz w:val="20"/>
          <w:szCs w:val="22"/>
        </w:rPr>
        <w:t>If you want an image with a digital signature to be conditioned by the value in the field</w:t>
      </w:r>
      <w:r>
        <w:rPr>
          <w:sz w:val="20"/>
          <w:szCs w:val="22"/>
        </w:rPr>
        <w:t xml:space="preserve">, e.g. for document generated from Cases module, a </w:t>
      </w:r>
      <w:r w:rsidRPr="008B6DA8">
        <w:rPr>
          <w:sz w:val="20"/>
          <w:szCs w:val="22"/>
        </w:rPr>
        <w:t xml:space="preserve">signature of person </w:t>
      </w:r>
      <w:r>
        <w:rPr>
          <w:sz w:val="20"/>
          <w:szCs w:val="22"/>
        </w:rPr>
        <w:t>A</w:t>
      </w:r>
      <w:r w:rsidRPr="008B6DA8">
        <w:rPr>
          <w:sz w:val="20"/>
          <w:szCs w:val="22"/>
        </w:rPr>
        <w:t xml:space="preserve"> if field </w:t>
      </w:r>
      <w:r>
        <w:rPr>
          <w:sz w:val="20"/>
          <w:szCs w:val="22"/>
        </w:rPr>
        <w:t>Contact Person in module Investors</w:t>
      </w:r>
      <w:r w:rsidRPr="008B6DA8">
        <w:rPr>
          <w:sz w:val="20"/>
          <w:szCs w:val="22"/>
        </w:rPr>
        <w:t xml:space="preserve"> contains a specific sequence of characters</w:t>
      </w:r>
      <w:r>
        <w:rPr>
          <w:sz w:val="20"/>
          <w:szCs w:val="22"/>
        </w:rPr>
        <w:t xml:space="preserve"> and a </w:t>
      </w:r>
      <w:r w:rsidRPr="008B6DA8">
        <w:rPr>
          <w:sz w:val="20"/>
          <w:szCs w:val="22"/>
        </w:rPr>
        <w:t xml:space="preserve">signature of person </w:t>
      </w:r>
      <w:r>
        <w:rPr>
          <w:sz w:val="20"/>
          <w:szCs w:val="22"/>
        </w:rPr>
        <w:t xml:space="preserve">B </w:t>
      </w:r>
      <w:r w:rsidRPr="008B6DA8">
        <w:rPr>
          <w:sz w:val="20"/>
          <w:szCs w:val="22"/>
        </w:rPr>
        <w:t xml:space="preserve">in other cases: </w:t>
      </w:r>
    </w:p>
    <w:tbl>
      <w:tblPr>
        <w:tblStyle w:val="Tabela-Siatka"/>
        <w:tblW w:w="100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5331"/>
      </w:tblGrid>
      <w:tr w:rsidR="008B6DA8" w14:paraId="01BEE6DC" w14:textId="77777777" w:rsidTr="005D151F">
        <w:tc>
          <w:tcPr>
            <w:tcW w:w="4678" w:type="dxa"/>
          </w:tcPr>
          <w:p w14:paraId="0F8A616D" w14:textId="77777777" w:rsidR="008B6DA8" w:rsidRDefault="008B6DA8" w:rsidP="005D151F">
            <w:pPr>
              <w:pStyle w:val="Akapitzlist"/>
              <w:ind w:left="0"/>
            </w:pPr>
            <w:r>
              <w:rPr>
                <w:b/>
                <w:szCs w:val="22"/>
              </w:rPr>
              <w:t>SELLER</w:t>
            </w:r>
          </w:p>
        </w:tc>
        <w:tc>
          <w:tcPr>
            <w:tcW w:w="5331" w:type="dxa"/>
          </w:tcPr>
          <w:p w14:paraId="4AC85057" w14:textId="77777777" w:rsidR="008B6DA8" w:rsidRDefault="008B6DA8" w:rsidP="005D151F">
            <w:pPr>
              <w:pStyle w:val="Akapitzlist"/>
              <w:ind w:left="0"/>
            </w:pPr>
            <w:r>
              <w:rPr>
                <w:b/>
                <w:szCs w:val="22"/>
              </w:rPr>
              <w:t>BUYER</w:t>
            </w:r>
          </w:p>
        </w:tc>
      </w:tr>
      <w:tr w:rsidR="008B6DA8" w14:paraId="7E6582AD" w14:textId="77777777" w:rsidTr="005D151F">
        <w:tc>
          <w:tcPr>
            <w:tcW w:w="4678" w:type="dxa"/>
          </w:tcPr>
          <w:p w14:paraId="13AB43D1" w14:textId="77777777" w:rsidR="008B6DA8" w:rsidRDefault="008B6DA8" w:rsidP="005D151F">
            <w:pPr>
              <w:pStyle w:val="Akapitzlist"/>
              <w:ind w:left="0"/>
            </w:pPr>
          </w:p>
        </w:tc>
        <w:tc>
          <w:tcPr>
            <w:tcW w:w="5331" w:type="dxa"/>
          </w:tcPr>
          <w:p w14:paraId="2C555DC1" w14:textId="35863E4F" w:rsidR="008B6DA8" w:rsidRDefault="008B6DA8" w:rsidP="005D151F">
            <w:pPr>
              <w:tabs>
                <w:tab w:val="left" w:pos="4395"/>
              </w:tabs>
              <w:jc w:val="left"/>
              <w:rPr>
                <w:szCs w:val="22"/>
              </w:rPr>
            </w:pPr>
            <w:r w:rsidRPr="00D97179">
              <w:rPr>
                <w:rFonts w:eastAsia="Calibri"/>
                <w:szCs w:val="22"/>
              </w:rPr>
              <w:t>~~~</w:t>
            </w:r>
            <w:r w:rsidRPr="00D97179">
              <w:rPr>
                <w:rFonts w:eastAsia="Calibri"/>
                <w:szCs w:val="22"/>
                <w:highlight w:val="yellow"/>
              </w:rPr>
              <w:t>IF</w:t>
            </w:r>
            <w:r w:rsidRPr="00D97179">
              <w:rPr>
                <w:rFonts w:eastAsia="Calibri"/>
                <w:szCs w:val="22"/>
              </w:rPr>
              <w:t xml:space="preserve"> </w:t>
            </w:r>
            <w:r w:rsidRPr="00D97179">
              <w:rPr>
                <w:rFonts w:eastAsia="Calibri"/>
                <w:szCs w:val="22"/>
                <w:highlight w:val="red"/>
              </w:rPr>
              <w:t xml:space="preserve">*Investor Contact Person </w:t>
            </w:r>
            <w:r>
              <w:rPr>
                <w:rFonts w:eastAsia="Calibri"/>
                <w:szCs w:val="22"/>
                <w:highlight w:val="red"/>
              </w:rPr>
              <w:t xml:space="preserve">not </w:t>
            </w:r>
            <w:r w:rsidRPr="00D97179">
              <w:rPr>
                <w:rFonts w:eastAsia="Calibri"/>
                <w:szCs w:val="22"/>
                <w:highlight w:val="red"/>
              </w:rPr>
              <w:t>contains Carlos</w:t>
            </w:r>
            <w:r w:rsidRPr="00D97179">
              <w:rPr>
                <w:rFonts w:eastAsia="Calibri"/>
                <w:szCs w:val="22"/>
                <w:highlight w:val="yellow"/>
              </w:rPr>
              <w:t>*{"fieldname":"contact_person:Investors:investor", "operator": "</w:t>
            </w:r>
            <w:r>
              <w:rPr>
                <w:rFonts w:eastAsia="Calibri"/>
                <w:szCs w:val="22"/>
                <w:highlight w:val="yellow"/>
              </w:rPr>
              <w:t>k</w:t>
            </w:r>
            <w:r w:rsidRPr="00D97179">
              <w:rPr>
                <w:rFonts w:eastAsia="Calibri"/>
                <w:szCs w:val="22"/>
                <w:highlight w:val="yellow"/>
              </w:rPr>
              <w:t>", "value": "</w:t>
            </w:r>
            <w:r>
              <w:rPr>
                <w:rFonts w:eastAsia="Calibri"/>
                <w:szCs w:val="22"/>
                <w:highlight w:val="yellow"/>
              </w:rPr>
              <w:t xml:space="preserve"> Agnieszka Kutowska</w:t>
            </w:r>
            <w:r w:rsidRPr="00D97179">
              <w:rPr>
                <w:rFonts w:eastAsia="Calibri"/>
                <w:szCs w:val="22"/>
                <w:highlight w:val="yellow"/>
              </w:rPr>
              <w:t xml:space="preserve"> " }</w:t>
            </w:r>
            <w:r w:rsidRPr="00D97179">
              <w:rPr>
                <w:rFonts w:eastAsia="Calibri"/>
                <w:szCs w:val="22"/>
              </w:rPr>
              <w:t>~~~</w:t>
            </w:r>
            <w:r>
              <w:rPr>
                <w:rFonts w:eastAsia="Calibri"/>
                <w:szCs w:val="22"/>
              </w:rPr>
              <w:t xml:space="preserve">                                                                      </w:t>
            </w:r>
            <w:r>
              <w:rPr>
                <w:noProof/>
                <w:szCs w:val="22"/>
              </w:rPr>
              <w:drawing>
                <wp:inline distT="0" distB="0" distL="0" distR="0" wp14:anchorId="3E4F90FD" wp14:editId="0D7A1759">
                  <wp:extent cx="2298065" cy="523875"/>
                  <wp:effectExtent l="0" t="0" r="6985" b="9525"/>
                  <wp:docPr id="8" name="Image1" descr="relatedRecord: $(relatedRecordRaw : attorney|signature_image|Attorneys)$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relatedRecord: $(relatedRecordRaw : attorney|signature_image|Attorneys)$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806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A81C3" w14:textId="77777777" w:rsidR="008B6DA8" w:rsidRPr="00673BDF" w:rsidRDefault="008B6DA8" w:rsidP="005D151F">
            <w:pPr>
              <w:tabs>
                <w:tab w:val="left" w:pos="4395"/>
              </w:tabs>
              <w:jc w:val="left"/>
              <w:rPr>
                <w:szCs w:val="22"/>
              </w:rPr>
            </w:pPr>
            <w:r>
              <w:rPr>
                <w:szCs w:val="22"/>
              </w:rPr>
              <w:t xml:space="preserve">                 </w:t>
            </w:r>
          </w:p>
          <w:p w14:paraId="62510F12" w14:textId="5D6F56F1" w:rsidR="008B6DA8" w:rsidRDefault="008B6DA8" w:rsidP="005D151F">
            <w:pPr>
              <w:tabs>
                <w:tab w:val="left" w:pos="4395"/>
              </w:tabs>
              <w:jc w:val="left"/>
              <w:rPr>
                <w:szCs w:val="22"/>
              </w:rPr>
            </w:pPr>
            <w:r>
              <w:rPr>
                <w:szCs w:val="22"/>
              </w:rPr>
              <w:t>~~~</w:t>
            </w:r>
            <w:r w:rsidRPr="00AC1E31">
              <w:rPr>
                <w:szCs w:val="22"/>
                <w:highlight w:val="yellow"/>
              </w:rPr>
              <w:t>FI</w:t>
            </w:r>
            <w:r>
              <w:rPr>
                <w:szCs w:val="22"/>
              </w:rPr>
              <w:t xml:space="preserve">~~~  </w:t>
            </w:r>
            <w:r w:rsidRPr="00D97179">
              <w:rPr>
                <w:rFonts w:eastAsia="Calibri"/>
                <w:szCs w:val="22"/>
              </w:rPr>
              <w:t>~~~</w:t>
            </w:r>
            <w:r w:rsidRPr="00D97179">
              <w:rPr>
                <w:rFonts w:eastAsia="Calibri"/>
                <w:szCs w:val="22"/>
                <w:highlight w:val="yellow"/>
              </w:rPr>
              <w:t>IF</w:t>
            </w:r>
            <w:r w:rsidRPr="00D97179">
              <w:rPr>
                <w:rFonts w:eastAsia="Calibri"/>
                <w:szCs w:val="22"/>
              </w:rPr>
              <w:t xml:space="preserve"> </w:t>
            </w:r>
            <w:r w:rsidRPr="00D97179">
              <w:rPr>
                <w:rFonts w:eastAsia="Calibri"/>
                <w:szCs w:val="22"/>
                <w:highlight w:val="red"/>
              </w:rPr>
              <w:t>*Investor Contact Person contains Carlos</w:t>
            </w:r>
            <w:r w:rsidRPr="00D97179">
              <w:rPr>
                <w:rFonts w:eastAsia="Calibri"/>
                <w:szCs w:val="22"/>
                <w:highlight w:val="yellow"/>
              </w:rPr>
              <w:t xml:space="preserve">*{"fieldname":"contact_person:Investors:investor", </w:t>
            </w:r>
            <w:r w:rsidRPr="00D97179">
              <w:rPr>
                <w:rFonts w:eastAsia="Calibri"/>
                <w:szCs w:val="22"/>
                <w:highlight w:val="yellow"/>
              </w:rPr>
              <w:lastRenderedPageBreak/>
              <w:t>"operator": "</w:t>
            </w:r>
            <w:r>
              <w:rPr>
                <w:rFonts w:eastAsia="Calibri"/>
                <w:szCs w:val="22"/>
                <w:highlight w:val="yellow"/>
              </w:rPr>
              <w:t>c</w:t>
            </w:r>
            <w:r w:rsidRPr="00D97179">
              <w:rPr>
                <w:rFonts w:eastAsia="Calibri"/>
                <w:szCs w:val="22"/>
                <w:highlight w:val="yellow"/>
              </w:rPr>
              <w:t>", "value": "</w:t>
            </w:r>
            <w:r>
              <w:rPr>
                <w:rFonts w:eastAsia="Calibri"/>
                <w:szCs w:val="22"/>
                <w:highlight w:val="yellow"/>
              </w:rPr>
              <w:t>Agnieszka Kutowska</w:t>
            </w:r>
            <w:r w:rsidRPr="00D97179">
              <w:rPr>
                <w:rFonts w:eastAsia="Calibri"/>
                <w:szCs w:val="22"/>
                <w:highlight w:val="yellow"/>
              </w:rPr>
              <w:t>" }</w:t>
            </w:r>
            <w:r w:rsidRPr="00D97179">
              <w:rPr>
                <w:rFonts w:eastAsia="Calibri"/>
                <w:szCs w:val="22"/>
              </w:rPr>
              <w:t>~~~</w:t>
            </w:r>
            <w:r>
              <w:rPr>
                <w:rFonts w:eastAsia="Calibri"/>
                <w:szCs w:val="22"/>
              </w:rPr>
              <w:t xml:space="preserve">                                                             </w:t>
            </w:r>
            <w:r w:rsidRPr="00E51242">
              <w:rPr>
                <w:noProof/>
                <w:szCs w:val="22"/>
              </w:rPr>
              <w:drawing>
                <wp:inline distT="0" distB="0" distL="0" distR="0" wp14:anchorId="1FDE7837" wp14:editId="34B6A960">
                  <wp:extent cx="2491740" cy="502920"/>
                  <wp:effectExtent l="0" t="0" r="3810" b="0"/>
                  <wp:docPr id="9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740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BC21B2" w14:textId="77777777" w:rsidR="008B6DA8" w:rsidRDefault="008B6DA8" w:rsidP="005D151F">
            <w:pPr>
              <w:tabs>
                <w:tab w:val="left" w:pos="4395"/>
              </w:tabs>
              <w:jc w:val="left"/>
            </w:pPr>
            <w:r>
              <w:rPr>
                <w:szCs w:val="22"/>
              </w:rPr>
              <w:t>~~~</w:t>
            </w:r>
            <w:r w:rsidRPr="00AC1E31">
              <w:rPr>
                <w:szCs w:val="22"/>
                <w:highlight w:val="yellow"/>
              </w:rPr>
              <w:t>FI</w:t>
            </w:r>
            <w:r>
              <w:rPr>
                <w:szCs w:val="22"/>
              </w:rPr>
              <w:t>~~~</w:t>
            </w:r>
          </w:p>
        </w:tc>
      </w:tr>
      <w:tr w:rsidR="008B6DA8" w14:paraId="6BBFF60F" w14:textId="77777777" w:rsidTr="005D151F">
        <w:tc>
          <w:tcPr>
            <w:tcW w:w="4678" w:type="dxa"/>
          </w:tcPr>
          <w:p w14:paraId="17531EF6" w14:textId="77777777" w:rsidR="008B6DA8" w:rsidRDefault="008B6DA8" w:rsidP="005D151F">
            <w:pPr>
              <w:pStyle w:val="Akapitzlist"/>
              <w:ind w:left="0"/>
              <w:rPr>
                <w:szCs w:val="22"/>
              </w:rPr>
            </w:pPr>
            <w:r>
              <w:rPr>
                <w:szCs w:val="22"/>
              </w:rPr>
              <w:lastRenderedPageBreak/>
              <w:t>_______________________________________</w:t>
            </w:r>
          </w:p>
          <w:p w14:paraId="6AD77D6F" w14:textId="77777777" w:rsidR="008B6DA8" w:rsidRPr="00C60007" w:rsidRDefault="008B6DA8" w:rsidP="005D151F">
            <w:pPr>
              <w:pStyle w:val="Akapitzlist"/>
              <w:spacing w:before="240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By: </w:t>
            </w:r>
            <w:r w:rsidRPr="009C6D5A">
              <w:rPr>
                <w:color w:val="FFFFFF" w:themeColor="background1"/>
                <w:szCs w:val="22"/>
              </w:rPr>
              <w:t>/fn/</w:t>
            </w:r>
          </w:p>
          <w:p w14:paraId="67F402C2" w14:textId="77777777" w:rsidR="008B6DA8" w:rsidRPr="00C60007" w:rsidRDefault="008B6DA8" w:rsidP="005D151F">
            <w:pPr>
              <w:pStyle w:val="Akapitzlist"/>
              <w:ind w:left="0"/>
              <w:rPr>
                <w:szCs w:val="22"/>
              </w:rPr>
            </w:pPr>
            <w:r w:rsidRPr="00C60007">
              <w:rPr>
                <w:szCs w:val="22"/>
              </w:rPr>
              <w:t xml:space="preserve">Title: </w:t>
            </w:r>
            <w:r w:rsidRPr="009C6D5A">
              <w:rPr>
                <w:color w:val="FFFFFF" w:themeColor="background1"/>
                <w:szCs w:val="22"/>
              </w:rPr>
              <w:t>/ps/</w:t>
            </w:r>
          </w:p>
          <w:p w14:paraId="171ABB00" w14:textId="77777777" w:rsidR="008B6DA8" w:rsidRDefault="008B6DA8" w:rsidP="005D151F">
            <w:pPr>
              <w:pStyle w:val="Akapitzlist"/>
              <w:ind w:left="0"/>
            </w:pPr>
            <w:r>
              <w:rPr>
                <w:szCs w:val="22"/>
              </w:rPr>
              <w:t>Date</w:t>
            </w:r>
            <w:r w:rsidRPr="005A3C95">
              <w:rPr>
                <w:color w:val="FFFFFF" w:themeColor="background1"/>
                <w:szCs w:val="22"/>
              </w:rPr>
              <w:t>: /ds/</w:t>
            </w:r>
          </w:p>
        </w:tc>
        <w:tc>
          <w:tcPr>
            <w:tcW w:w="5331" w:type="dxa"/>
          </w:tcPr>
          <w:p w14:paraId="77849F67" w14:textId="77777777" w:rsidR="008B6DA8" w:rsidRDefault="008B6DA8" w:rsidP="005D151F">
            <w:pPr>
              <w:pStyle w:val="Akapitzlist"/>
              <w:ind w:left="0"/>
              <w:rPr>
                <w:szCs w:val="22"/>
              </w:rPr>
            </w:pPr>
            <w:r>
              <w:rPr>
                <w:szCs w:val="22"/>
              </w:rPr>
              <w:t>________________________________________</w:t>
            </w:r>
          </w:p>
          <w:p w14:paraId="35E4194C" w14:textId="3E389546" w:rsidR="008B6DA8" w:rsidRDefault="008B6DA8" w:rsidP="005D151F">
            <w:pPr>
              <w:tabs>
                <w:tab w:val="left" w:pos="4395"/>
              </w:tabs>
              <w:spacing w:before="240"/>
              <w:jc w:val="left"/>
              <w:rPr>
                <w:szCs w:val="22"/>
              </w:rPr>
            </w:pPr>
            <w:r>
              <w:rPr>
                <w:szCs w:val="22"/>
              </w:rPr>
              <w:t>By:</w:t>
            </w:r>
            <w:r w:rsidRPr="004F6DAC">
              <w:rPr>
                <w:rFonts w:eastAsia="Calibri"/>
                <w:szCs w:val="22"/>
              </w:rPr>
              <w:t xml:space="preserve"> </w:t>
            </w:r>
            <w:r w:rsidRPr="00D97179">
              <w:rPr>
                <w:rFonts w:eastAsia="Calibri"/>
                <w:szCs w:val="22"/>
              </w:rPr>
              <w:t>~~~</w:t>
            </w:r>
            <w:r w:rsidRPr="00D97179">
              <w:rPr>
                <w:rFonts w:eastAsia="Calibri"/>
                <w:szCs w:val="22"/>
                <w:highlight w:val="yellow"/>
              </w:rPr>
              <w:t>IF</w:t>
            </w:r>
            <w:r w:rsidRPr="00D97179">
              <w:rPr>
                <w:rFonts w:eastAsia="Calibri"/>
                <w:szCs w:val="22"/>
              </w:rPr>
              <w:t xml:space="preserve"> </w:t>
            </w:r>
            <w:r w:rsidRPr="00D97179">
              <w:rPr>
                <w:rFonts w:eastAsia="Calibri"/>
                <w:szCs w:val="22"/>
                <w:highlight w:val="red"/>
              </w:rPr>
              <w:t xml:space="preserve">*Investor Contact Person </w:t>
            </w:r>
            <w:r>
              <w:rPr>
                <w:rFonts w:eastAsia="Calibri"/>
                <w:szCs w:val="22"/>
                <w:highlight w:val="red"/>
              </w:rPr>
              <w:t xml:space="preserve">not </w:t>
            </w:r>
            <w:r w:rsidRPr="00D97179">
              <w:rPr>
                <w:rFonts w:eastAsia="Calibri"/>
                <w:szCs w:val="22"/>
                <w:highlight w:val="red"/>
              </w:rPr>
              <w:t>contains Carlos</w:t>
            </w:r>
            <w:r w:rsidRPr="00D97179">
              <w:rPr>
                <w:rFonts w:eastAsia="Calibri"/>
                <w:szCs w:val="22"/>
                <w:highlight w:val="yellow"/>
              </w:rPr>
              <w:t>*{"fieldname":"contact_person:Investors:investor", "operator": "</w:t>
            </w:r>
            <w:r>
              <w:rPr>
                <w:rFonts w:eastAsia="Calibri"/>
                <w:szCs w:val="22"/>
                <w:highlight w:val="yellow"/>
              </w:rPr>
              <w:t>k</w:t>
            </w:r>
            <w:r w:rsidRPr="00D97179">
              <w:rPr>
                <w:rFonts w:eastAsia="Calibri"/>
                <w:szCs w:val="22"/>
                <w:highlight w:val="yellow"/>
              </w:rPr>
              <w:t>", "value": "</w:t>
            </w:r>
            <w:r>
              <w:rPr>
                <w:rFonts w:eastAsia="Calibri"/>
                <w:szCs w:val="22"/>
                <w:highlight w:val="yellow"/>
              </w:rPr>
              <w:t xml:space="preserve"> Agnieszka Kutowska</w:t>
            </w:r>
            <w:r w:rsidRPr="00D97179">
              <w:rPr>
                <w:rFonts w:eastAsia="Calibri"/>
                <w:szCs w:val="22"/>
                <w:highlight w:val="yellow"/>
              </w:rPr>
              <w:t xml:space="preserve"> " }</w:t>
            </w:r>
            <w:r w:rsidRPr="00D97179">
              <w:rPr>
                <w:rFonts w:eastAsia="Calibri"/>
                <w:szCs w:val="22"/>
              </w:rPr>
              <w:t>~~~</w:t>
            </w:r>
            <w:r>
              <w:rPr>
                <w:szCs w:val="22"/>
              </w:rPr>
              <w:t>H. Paul Soberon-Llort~~~</w:t>
            </w:r>
            <w:r w:rsidRPr="00AC1E31">
              <w:rPr>
                <w:szCs w:val="22"/>
                <w:highlight w:val="yellow"/>
              </w:rPr>
              <w:t>FI</w:t>
            </w:r>
            <w:r>
              <w:rPr>
                <w:szCs w:val="22"/>
              </w:rPr>
              <w:t xml:space="preserve">~~~  </w:t>
            </w:r>
            <w:r w:rsidRPr="00D97179">
              <w:rPr>
                <w:rFonts w:eastAsia="Calibri"/>
                <w:szCs w:val="22"/>
              </w:rPr>
              <w:t>~~~</w:t>
            </w:r>
            <w:r w:rsidRPr="00D97179">
              <w:rPr>
                <w:rFonts w:eastAsia="Calibri"/>
                <w:szCs w:val="22"/>
                <w:highlight w:val="yellow"/>
              </w:rPr>
              <w:t>IF</w:t>
            </w:r>
            <w:r w:rsidRPr="00D97179">
              <w:rPr>
                <w:rFonts w:eastAsia="Calibri"/>
                <w:szCs w:val="22"/>
              </w:rPr>
              <w:t xml:space="preserve"> </w:t>
            </w:r>
            <w:r w:rsidRPr="00D97179">
              <w:rPr>
                <w:rFonts w:eastAsia="Calibri"/>
                <w:szCs w:val="22"/>
                <w:highlight w:val="red"/>
              </w:rPr>
              <w:t>*Investor Contact Person contains Carlos</w:t>
            </w:r>
            <w:r w:rsidRPr="00D97179">
              <w:rPr>
                <w:rFonts w:eastAsia="Calibri"/>
                <w:szCs w:val="22"/>
                <w:highlight w:val="yellow"/>
              </w:rPr>
              <w:t>*{"fieldname":"contact_person:Investors:investor", "operator": "</w:t>
            </w:r>
            <w:r>
              <w:rPr>
                <w:rFonts w:eastAsia="Calibri"/>
                <w:szCs w:val="22"/>
                <w:highlight w:val="yellow"/>
              </w:rPr>
              <w:t>c</w:t>
            </w:r>
            <w:r w:rsidRPr="00D97179">
              <w:rPr>
                <w:rFonts w:eastAsia="Calibri"/>
                <w:szCs w:val="22"/>
                <w:highlight w:val="yellow"/>
              </w:rPr>
              <w:t>", "value": "</w:t>
            </w:r>
            <w:r>
              <w:rPr>
                <w:rFonts w:eastAsia="Calibri"/>
                <w:szCs w:val="22"/>
                <w:highlight w:val="yellow"/>
              </w:rPr>
              <w:t xml:space="preserve"> Agnieszka Kutowska</w:t>
            </w:r>
            <w:r w:rsidRPr="00D97179">
              <w:rPr>
                <w:rFonts w:eastAsia="Calibri"/>
                <w:szCs w:val="22"/>
                <w:highlight w:val="yellow"/>
              </w:rPr>
              <w:t xml:space="preserve"> " }</w:t>
            </w:r>
            <w:r w:rsidRPr="00D97179">
              <w:rPr>
                <w:rFonts w:eastAsia="Calibri"/>
                <w:szCs w:val="22"/>
              </w:rPr>
              <w:t>~~~</w:t>
            </w:r>
            <w:r>
              <w:rPr>
                <w:szCs w:val="22"/>
              </w:rPr>
              <w:t xml:space="preserve"> </w:t>
            </w:r>
            <w:r w:rsidR="00DB3B75">
              <w:rPr>
                <w:szCs w:val="22"/>
              </w:rPr>
              <w:t>Agnieszka Kutowska</w:t>
            </w:r>
            <w:r>
              <w:rPr>
                <w:szCs w:val="22"/>
              </w:rPr>
              <w:t xml:space="preserve"> ~~~</w:t>
            </w:r>
            <w:r w:rsidRPr="00AC1E31">
              <w:rPr>
                <w:szCs w:val="22"/>
                <w:highlight w:val="yellow"/>
              </w:rPr>
              <w:t>FI</w:t>
            </w:r>
            <w:r>
              <w:rPr>
                <w:szCs w:val="22"/>
              </w:rPr>
              <w:t>~~~</w:t>
            </w:r>
          </w:p>
          <w:p w14:paraId="0AAB3B39" w14:textId="77777777" w:rsidR="008B6DA8" w:rsidRDefault="008B6DA8" w:rsidP="005D151F">
            <w:pPr>
              <w:pStyle w:val="Akapitzlist"/>
              <w:ind w:left="0"/>
              <w:rPr>
                <w:szCs w:val="22"/>
              </w:rPr>
            </w:pPr>
            <w:r>
              <w:rPr>
                <w:szCs w:val="22"/>
              </w:rPr>
              <w:t>Title: Authorized Person</w:t>
            </w:r>
          </w:p>
          <w:p w14:paraId="660BBF8A" w14:textId="77777777" w:rsidR="008B6DA8" w:rsidRDefault="008B6DA8" w:rsidP="005D151F">
            <w:pPr>
              <w:pStyle w:val="Akapitzlist"/>
              <w:ind w:left="0"/>
            </w:pPr>
            <w:r>
              <w:rPr>
                <w:szCs w:val="22"/>
              </w:rPr>
              <w:t xml:space="preserve">Date: </w:t>
            </w:r>
            <w:r>
              <w:rPr>
                <w:bCs/>
                <w:szCs w:val="22"/>
              </w:rPr>
              <w:t>&lt;&lt;PURCHASE_ADDENDUM_DATE&gt;&gt;</w:t>
            </w:r>
          </w:p>
        </w:tc>
      </w:tr>
    </w:tbl>
    <w:p w14:paraId="1D70E83E" w14:textId="77777777" w:rsidR="008B6DA8" w:rsidRDefault="008B6DA8" w:rsidP="002C3184">
      <w:pPr>
        <w:pStyle w:val="Akapitzlist"/>
        <w:ind w:left="360"/>
        <w:rPr>
          <w:sz w:val="20"/>
          <w:szCs w:val="22"/>
        </w:rPr>
      </w:pPr>
    </w:p>
    <w:p w14:paraId="30DFAA6E" w14:textId="5E62C3F7" w:rsidR="00F80B4B" w:rsidRDefault="008B6DA8" w:rsidP="002C3184">
      <w:pPr>
        <w:pStyle w:val="Akapitzlist"/>
        <w:ind w:left="360"/>
        <w:rPr>
          <w:sz w:val="20"/>
          <w:szCs w:val="22"/>
        </w:rPr>
      </w:pPr>
      <w:r>
        <w:t>Make sure the image is set (Wrap Text) to In Line with Text.</w:t>
      </w:r>
      <w:r>
        <w:rPr>
          <w:sz w:val="20"/>
          <w:szCs w:val="22"/>
        </w:rPr>
        <w:t xml:space="preserve"> </w:t>
      </w:r>
    </w:p>
    <w:p w14:paraId="42EF5484" w14:textId="77777777" w:rsidR="00654118" w:rsidRDefault="00654118" w:rsidP="00654118">
      <w:pPr>
        <w:pStyle w:val="DBH1"/>
      </w:pPr>
      <w:bookmarkStart w:id="10" w:name="_Toc130299604"/>
      <w:r>
        <w:t>Placeholders</w:t>
      </w:r>
      <w:bookmarkEnd w:id="10"/>
      <w:r w:rsidRPr="006B7D9A">
        <w:t xml:space="preserve"> </w:t>
      </w:r>
    </w:p>
    <w:p w14:paraId="6FEF3523" w14:textId="409DD08B" w:rsidR="00654118" w:rsidRDefault="00654118" w:rsidP="00654118">
      <w:r w:rsidRPr="005315C9">
        <w:t xml:space="preserve">The </w:t>
      </w:r>
      <w:r w:rsidRPr="00654118">
        <w:rPr>
          <w:i/>
          <w:iCs/>
        </w:rPr>
        <w:t>Placeholders</w:t>
      </w:r>
      <w:r>
        <w:t xml:space="preserve"> </w:t>
      </w:r>
      <w:r w:rsidR="004E1363">
        <w:t>form</w:t>
      </w:r>
      <w:r w:rsidR="004E1363" w:rsidRPr="005315C9">
        <w:t xml:space="preserve"> </w:t>
      </w:r>
      <w:r w:rsidRPr="005315C9">
        <w:t xml:space="preserve">allows you to define </w:t>
      </w:r>
      <w:r>
        <w:t>placeholder, that you can use in document templates</w:t>
      </w:r>
      <w:r w:rsidRPr="005315C9">
        <w:t>.</w:t>
      </w:r>
    </w:p>
    <w:p w14:paraId="46D66F6F" w14:textId="493077EF" w:rsidR="00654118" w:rsidRDefault="00654118" w:rsidP="00D3142E">
      <w:pPr>
        <w:spacing w:before="240"/>
      </w:pPr>
      <w:r>
        <w:t xml:space="preserve">To open the </w:t>
      </w:r>
      <w:r w:rsidRPr="00654118">
        <w:rPr>
          <w:i/>
          <w:iCs/>
        </w:rPr>
        <w:t>Placeholders</w:t>
      </w:r>
      <w:r>
        <w:t xml:space="preserve"> select </w:t>
      </w:r>
      <w:r w:rsidRPr="00605E50">
        <w:rPr>
          <w:i/>
          <w:iCs/>
        </w:rPr>
        <w:t>Configuration</w:t>
      </w:r>
      <w:r>
        <w:t xml:space="preserve"> from the menu, and then select </w:t>
      </w:r>
      <w:r>
        <w:rPr>
          <w:i/>
          <w:iCs/>
        </w:rPr>
        <w:t>Placeholders</w:t>
      </w:r>
      <w:r>
        <w:t>.</w:t>
      </w:r>
    </w:p>
    <w:p w14:paraId="28EE16E7" w14:textId="0B8C2572" w:rsidR="00C6691B" w:rsidRDefault="00654118" w:rsidP="00654118">
      <w:r w:rsidRPr="00654118">
        <w:rPr>
          <w:i/>
          <w:iCs/>
        </w:rPr>
        <w:t>Placeholders</w:t>
      </w:r>
      <w:r>
        <w:t xml:space="preserve"> are defined for modules.</w:t>
      </w:r>
    </w:p>
    <w:p w14:paraId="6E97D873" w14:textId="2D562CF8" w:rsidR="00654118" w:rsidRDefault="00654118" w:rsidP="00654118">
      <w:pPr>
        <w:rPr>
          <w:sz w:val="20"/>
          <w:szCs w:val="22"/>
        </w:rPr>
      </w:pPr>
      <w:r>
        <w:rPr>
          <w:sz w:val="20"/>
          <w:szCs w:val="22"/>
        </w:rPr>
        <w:t xml:space="preserve">Before you create a new placeholder, open in the new tab the </w:t>
      </w:r>
      <w:r w:rsidRPr="00654118">
        <w:rPr>
          <w:i/>
          <w:iCs/>
          <w:sz w:val="20"/>
          <w:szCs w:val="22"/>
        </w:rPr>
        <w:t>Email template</w:t>
      </w:r>
      <w:r>
        <w:rPr>
          <w:sz w:val="20"/>
          <w:szCs w:val="22"/>
        </w:rPr>
        <w:t xml:space="preserve"> form (</w:t>
      </w:r>
      <w:r>
        <w:t xml:space="preserve">select </w:t>
      </w:r>
      <w:r w:rsidRPr="00605E50">
        <w:rPr>
          <w:i/>
          <w:iCs/>
        </w:rPr>
        <w:t>Configuration</w:t>
      </w:r>
      <w:r>
        <w:t xml:space="preserve"> from the menu, and then select </w:t>
      </w:r>
      <w:r>
        <w:rPr>
          <w:i/>
          <w:iCs/>
        </w:rPr>
        <w:t>Email Template)</w:t>
      </w:r>
      <w:r>
        <w:rPr>
          <w:sz w:val="20"/>
          <w:szCs w:val="22"/>
        </w:rPr>
        <w:t>. It will be helpful.</w:t>
      </w:r>
    </w:p>
    <w:p w14:paraId="2D0C0AC0" w14:textId="77777777" w:rsidR="00654118" w:rsidRDefault="00654118" w:rsidP="00654118">
      <w:pPr>
        <w:rPr>
          <w:sz w:val="20"/>
          <w:szCs w:val="22"/>
        </w:rPr>
      </w:pPr>
      <w:r>
        <w:rPr>
          <w:sz w:val="20"/>
          <w:szCs w:val="22"/>
        </w:rPr>
        <w:t>To create a new placeholder:</w:t>
      </w:r>
    </w:p>
    <w:p w14:paraId="18284369" w14:textId="39FCA9D4" w:rsidR="00654118" w:rsidRPr="00654118" w:rsidRDefault="00654118" w:rsidP="006461DE">
      <w:pPr>
        <w:pStyle w:val="Akapitzlist"/>
        <w:numPr>
          <w:ilvl w:val="0"/>
          <w:numId w:val="12"/>
        </w:numPr>
        <w:rPr>
          <w:sz w:val="20"/>
          <w:szCs w:val="22"/>
        </w:rPr>
      </w:pPr>
      <w:r w:rsidRPr="00654118">
        <w:rPr>
          <w:sz w:val="20"/>
          <w:szCs w:val="22"/>
        </w:rPr>
        <w:t xml:space="preserve">click the </w:t>
      </w:r>
      <w:r w:rsidRPr="00654118">
        <w:rPr>
          <w:i/>
          <w:iCs/>
          <w:sz w:val="20"/>
          <w:szCs w:val="22"/>
        </w:rPr>
        <w:t>+ Add record</w:t>
      </w:r>
      <w:r w:rsidRPr="00654118">
        <w:rPr>
          <w:sz w:val="20"/>
          <w:szCs w:val="22"/>
        </w:rPr>
        <w:t xml:space="preserve"> button:</w:t>
      </w:r>
    </w:p>
    <w:p w14:paraId="07A057D5" w14:textId="4376279F" w:rsidR="00654118" w:rsidRDefault="00654118" w:rsidP="00654118">
      <w:pPr>
        <w:rPr>
          <w:sz w:val="20"/>
          <w:szCs w:val="22"/>
        </w:rPr>
      </w:pPr>
      <w:r w:rsidRPr="00654118">
        <w:rPr>
          <w:noProof/>
          <w:sz w:val="20"/>
          <w:szCs w:val="22"/>
        </w:rPr>
        <w:drawing>
          <wp:inline distT="0" distB="0" distL="0" distR="0" wp14:anchorId="3A7324C4" wp14:editId="3A99C163">
            <wp:extent cx="6137910" cy="1457960"/>
            <wp:effectExtent l="0" t="0" r="0" b="8890"/>
            <wp:docPr id="86" name="Obraz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E604" w14:textId="36B6E678" w:rsidR="00363C90" w:rsidRDefault="00363C90" w:rsidP="00654118">
      <w:pPr>
        <w:rPr>
          <w:sz w:val="20"/>
          <w:szCs w:val="22"/>
        </w:rPr>
      </w:pPr>
    </w:p>
    <w:p w14:paraId="21B45A38" w14:textId="13A696DE" w:rsidR="00363C90" w:rsidRDefault="00363C90" w:rsidP="00654118">
      <w:pPr>
        <w:rPr>
          <w:sz w:val="20"/>
          <w:szCs w:val="22"/>
        </w:rPr>
      </w:pPr>
      <w:r w:rsidRPr="00363C90">
        <w:rPr>
          <w:noProof/>
          <w:sz w:val="20"/>
          <w:szCs w:val="22"/>
        </w:rPr>
        <w:lastRenderedPageBreak/>
        <w:drawing>
          <wp:inline distT="0" distB="0" distL="0" distR="0" wp14:anchorId="78F678D2" wp14:editId="2A3CBBE4">
            <wp:extent cx="6137910" cy="1096010"/>
            <wp:effectExtent l="0" t="0" r="0" b="8890"/>
            <wp:docPr id="128" name="Obraz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832F" w14:textId="74E66D49" w:rsidR="00654118" w:rsidRDefault="001B31F9" w:rsidP="006461DE">
      <w:pPr>
        <w:pStyle w:val="Akapitzlist"/>
        <w:numPr>
          <w:ilvl w:val="0"/>
          <w:numId w:val="12"/>
        </w:numPr>
        <w:rPr>
          <w:sz w:val="20"/>
          <w:szCs w:val="22"/>
        </w:rPr>
      </w:pPr>
      <w:r>
        <w:rPr>
          <w:sz w:val="20"/>
          <w:szCs w:val="22"/>
        </w:rPr>
        <w:t xml:space="preserve">in the filed </w:t>
      </w:r>
      <w:r w:rsidRPr="001B31F9">
        <w:rPr>
          <w:i/>
          <w:iCs/>
          <w:sz w:val="20"/>
          <w:szCs w:val="22"/>
        </w:rPr>
        <w:t>Module</w:t>
      </w:r>
      <w:r>
        <w:rPr>
          <w:sz w:val="20"/>
          <w:szCs w:val="22"/>
        </w:rPr>
        <w:t xml:space="preserve"> </w:t>
      </w:r>
      <w:r w:rsidR="00654118" w:rsidRPr="00654118">
        <w:rPr>
          <w:sz w:val="20"/>
          <w:szCs w:val="22"/>
        </w:rPr>
        <w:t xml:space="preserve">select a module, </w:t>
      </w:r>
      <w:r>
        <w:rPr>
          <w:sz w:val="20"/>
          <w:szCs w:val="22"/>
        </w:rPr>
        <w:t>for which you want to make a placeholder</w:t>
      </w:r>
      <w:r w:rsidRPr="001B31F9">
        <w:rPr>
          <w:sz w:val="20"/>
          <w:szCs w:val="22"/>
        </w:rPr>
        <w:t xml:space="preserve"> </w:t>
      </w:r>
      <w:r w:rsidR="00654118" w:rsidRPr="00654118">
        <w:rPr>
          <w:sz w:val="20"/>
          <w:szCs w:val="22"/>
        </w:rPr>
        <w:t>e.g. Case</w:t>
      </w:r>
      <w:r>
        <w:rPr>
          <w:sz w:val="20"/>
          <w:szCs w:val="22"/>
        </w:rPr>
        <w:t>,</w:t>
      </w:r>
    </w:p>
    <w:p w14:paraId="7E26A016" w14:textId="39DC5478" w:rsidR="001B31F9" w:rsidRDefault="001B31F9" w:rsidP="006461DE">
      <w:pPr>
        <w:pStyle w:val="Akapitzlist"/>
        <w:numPr>
          <w:ilvl w:val="0"/>
          <w:numId w:val="12"/>
        </w:numPr>
        <w:rPr>
          <w:sz w:val="20"/>
          <w:szCs w:val="22"/>
        </w:rPr>
      </w:pPr>
      <w:r>
        <w:rPr>
          <w:sz w:val="20"/>
          <w:szCs w:val="22"/>
        </w:rPr>
        <w:t xml:space="preserve">in the field </w:t>
      </w:r>
      <w:r w:rsidRPr="001B31F9">
        <w:rPr>
          <w:i/>
          <w:iCs/>
          <w:sz w:val="20"/>
          <w:szCs w:val="22"/>
        </w:rPr>
        <w:t>Placeholder</w:t>
      </w:r>
      <w:r>
        <w:rPr>
          <w:i/>
          <w:iCs/>
          <w:sz w:val="20"/>
          <w:szCs w:val="22"/>
        </w:rPr>
        <w:t xml:space="preserve"> </w:t>
      </w:r>
      <w:r>
        <w:rPr>
          <w:sz w:val="20"/>
          <w:szCs w:val="22"/>
        </w:rPr>
        <w:t>type a name (the name of placeholder cannot contain spaces, use _ to replace a space)</w:t>
      </w:r>
    </w:p>
    <w:p w14:paraId="54F65A9E" w14:textId="4BFE4694" w:rsidR="001B31F9" w:rsidRPr="001B31F9" w:rsidRDefault="001B31F9" w:rsidP="001B31F9">
      <w:pPr>
        <w:rPr>
          <w:sz w:val="20"/>
          <w:szCs w:val="22"/>
        </w:rPr>
      </w:pPr>
      <w:r w:rsidRPr="001B31F9">
        <w:rPr>
          <w:noProof/>
          <w:sz w:val="20"/>
          <w:szCs w:val="22"/>
        </w:rPr>
        <w:drawing>
          <wp:inline distT="0" distB="0" distL="0" distR="0" wp14:anchorId="527D9288" wp14:editId="7FEE2A2D">
            <wp:extent cx="6137910" cy="1694815"/>
            <wp:effectExtent l="0" t="0" r="0" b="635"/>
            <wp:docPr id="91" name="Obraz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35CA" w14:textId="0F688B05" w:rsidR="001B31F9" w:rsidRDefault="001B31F9" w:rsidP="006461DE">
      <w:pPr>
        <w:pStyle w:val="Akapitzlist"/>
        <w:numPr>
          <w:ilvl w:val="0"/>
          <w:numId w:val="12"/>
        </w:numPr>
        <w:rPr>
          <w:sz w:val="20"/>
          <w:szCs w:val="22"/>
        </w:rPr>
      </w:pPr>
      <w:r w:rsidRPr="001B31F9">
        <w:rPr>
          <w:sz w:val="20"/>
          <w:szCs w:val="22"/>
        </w:rPr>
        <w:t xml:space="preserve">go to the tab where you have the </w:t>
      </w:r>
      <w:r w:rsidRPr="001B31F9">
        <w:rPr>
          <w:i/>
          <w:iCs/>
          <w:sz w:val="20"/>
          <w:szCs w:val="22"/>
        </w:rPr>
        <w:t>Email template</w:t>
      </w:r>
      <w:r w:rsidRPr="001B31F9">
        <w:rPr>
          <w:sz w:val="20"/>
          <w:szCs w:val="22"/>
        </w:rPr>
        <w:t xml:space="preserve"> form open</w:t>
      </w:r>
      <w:r>
        <w:rPr>
          <w:sz w:val="20"/>
          <w:szCs w:val="22"/>
        </w:rPr>
        <w:t xml:space="preserve">; </w:t>
      </w:r>
      <w:r w:rsidRPr="00654118">
        <w:rPr>
          <w:sz w:val="20"/>
          <w:szCs w:val="22"/>
        </w:rPr>
        <w:t xml:space="preserve">click the </w:t>
      </w:r>
      <w:r w:rsidRPr="00654118">
        <w:rPr>
          <w:i/>
          <w:iCs/>
          <w:sz w:val="20"/>
          <w:szCs w:val="22"/>
        </w:rPr>
        <w:t>+ Add record</w:t>
      </w:r>
      <w:r w:rsidRPr="00654118">
        <w:rPr>
          <w:sz w:val="20"/>
          <w:szCs w:val="22"/>
        </w:rPr>
        <w:t xml:space="preserve"> button</w:t>
      </w:r>
      <w:r>
        <w:rPr>
          <w:sz w:val="20"/>
          <w:szCs w:val="22"/>
        </w:rPr>
        <w:t xml:space="preserve"> and select the same module (field Module)</w:t>
      </w:r>
      <w:r w:rsidRPr="001B31F9">
        <w:rPr>
          <w:sz w:val="20"/>
          <w:szCs w:val="22"/>
        </w:rPr>
        <w:t xml:space="preserve"> </w:t>
      </w:r>
      <w:r>
        <w:rPr>
          <w:sz w:val="20"/>
          <w:szCs w:val="22"/>
        </w:rPr>
        <w:t>what you chose when creating placeholder,</w:t>
      </w:r>
    </w:p>
    <w:p w14:paraId="38A9F836" w14:textId="62086520" w:rsidR="001B31F9" w:rsidRDefault="001B31F9" w:rsidP="006461DE">
      <w:pPr>
        <w:pStyle w:val="Akapitzlist"/>
        <w:numPr>
          <w:ilvl w:val="0"/>
          <w:numId w:val="12"/>
        </w:numPr>
        <w:rPr>
          <w:sz w:val="20"/>
          <w:szCs w:val="22"/>
        </w:rPr>
      </w:pPr>
      <w:r>
        <w:rPr>
          <w:sz w:val="20"/>
          <w:szCs w:val="22"/>
        </w:rPr>
        <w:t xml:space="preserve">go to </w:t>
      </w:r>
      <w:r w:rsidRPr="001B31F9">
        <w:rPr>
          <w:i/>
          <w:iCs/>
          <w:sz w:val="20"/>
          <w:szCs w:val="22"/>
        </w:rPr>
        <w:t>Fields from module</w:t>
      </w:r>
      <w:r>
        <w:rPr>
          <w:sz w:val="20"/>
          <w:szCs w:val="22"/>
        </w:rPr>
        <w:t xml:space="preserve"> or </w:t>
      </w:r>
      <w:r w:rsidRPr="001B31F9">
        <w:rPr>
          <w:i/>
          <w:iCs/>
          <w:sz w:val="20"/>
          <w:szCs w:val="22"/>
        </w:rPr>
        <w:t>Fields from dependent modules</w:t>
      </w:r>
      <w:r>
        <w:rPr>
          <w:sz w:val="20"/>
          <w:szCs w:val="22"/>
        </w:rPr>
        <w:t xml:space="preserve"> field and find the field for which you want to create a placeholder, e.g</w:t>
      </w:r>
      <w:r w:rsidR="006461DE">
        <w:rPr>
          <w:sz w:val="20"/>
          <w:szCs w:val="22"/>
        </w:rPr>
        <w:t xml:space="preserve">. </w:t>
      </w:r>
      <w:r w:rsidR="006461DE" w:rsidRPr="006461DE">
        <w:rPr>
          <w:sz w:val="20"/>
          <w:szCs w:val="22"/>
        </w:rPr>
        <w:t>Mortgage Company</w:t>
      </w:r>
      <w:r w:rsidR="006461DE">
        <w:rPr>
          <w:sz w:val="20"/>
          <w:szCs w:val="22"/>
        </w:rPr>
        <w:t xml:space="preserve">, then click </w:t>
      </w:r>
      <w:r w:rsidR="006461DE" w:rsidRPr="006461DE">
        <w:rPr>
          <w:i/>
          <w:iCs/>
          <w:sz w:val="20"/>
          <w:szCs w:val="22"/>
        </w:rPr>
        <w:t xml:space="preserve">Copy to clipboard – Field Value </w:t>
      </w:r>
      <w:r w:rsidR="006461DE" w:rsidRPr="00BB044C">
        <w:rPr>
          <w:sz w:val="20"/>
          <w:szCs w:val="22"/>
        </w:rPr>
        <w:t>button</w:t>
      </w:r>
      <w:r w:rsidR="006461DE">
        <w:rPr>
          <w:sz w:val="20"/>
          <w:szCs w:val="22"/>
        </w:rPr>
        <w:t xml:space="preserve"> (blue one, next to the field):</w:t>
      </w:r>
    </w:p>
    <w:p w14:paraId="14E176A0" w14:textId="3791BCE0" w:rsidR="006461DE" w:rsidRPr="006461DE" w:rsidRDefault="006461DE" w:rsidP="006461DE">
      <w:pPr>
        <w:jc w:val="center"/>
        <w:rPr>
          <w:sz w:val="20"/>
          <w:szCs w:val="22"/>
        </w:rPr>
      </w:pPr>
      <w:r w:rsidRPr="006461DE">
        <w:rPr>
          <w:noProof/>
          <w:sz w:val="20"/>
          <w:szCs w:val="22"/>
        </w:rPr>
        <w:drawing>
          <wp:inline distT="0" distB="0" distL="0" distR="0" wp14:anchorId="6D07AE72" wp14:editId="4F7BFF52">
            <wp:extent cx="6137910" cy="2149475"/>
            <wp:effectExtent l="0" t="0" r="0" b="3175"/>
            <wp:docPr id="95" name="Obraz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4F07" w14:textId="04C8A675" w:rsidR="006461DE" w:rsidRDefault="006461DE" w:rsidP="006461DE">
      <w:pPr>
        <w:pStyle w:val="Akapitzlist"/>
        <w:numPr>
          <w:ilvl w:val="0"/>
          <w:numId w:val="13"/>
        </w:numPr>
        <w:rPr>
          <w:sz w:val="20"/>
          <w:szCs w:val="22"/>
        </w:rPr>
      </w:pPr>
      <w:r w:rsidRPr="006461DE">
        <w:rPr>
          <w:sz w:val="20"/>
          <w:szCs w:val="22"/>
        </w:rPr>
        <w:t xml:space="preserve">now go back to the </w:t>
      </w:r>
      <w:r w:rsidRPr="006461DE">
        <w:rPr>
          <w:i/>
          <w:iCs/>
          <w:sz w:val="20"/>
          <w:szCs w:val="22"/>
        </w:rPr>
        <w:t>Placeholders</w:t>
      </w:r>
      <w:r w:rsidRPr="006461DE">
        <w:rPr>
          <w:sz w:val="20"/>
          <w:szCs w:val="22"/>
        </w:rPr>
        <w:t xml:space="preserve"> form and copy the clipboard contents into the </w:t>
      </w:r>
      <w:r w:rsidRPr="006461DE">
        <w:rPr>
          <w:i/>
          <w:iCs/>
          <w:sz w:val="20"/>
          <w:szCs w:val="22"/>
        </w:rPr>
        <w:t>Result Text field</w:t>
      </w:r>
      <w:r w:rsidRPr="006461DE">
        <w:rPr>
          <w:sz w:val="20"/>
          <w:szCs w:val="22"/>
        </w:rPr>
        <w:t xml:space="preserve">; </w:t>
      </w:r>
      <w:r>
        <w:rPr>
          <w:sz w:val="20"/>
          <w:szCs w:val="22"/>
        </w:rPr>
        <w:t>s</w:t>
      </w:r>
      <w:r w:rsidRPr="006461DE">
        <w:rPr>
          <w:sz w:val="20"/>
          <w:szCs w:val="22"/>
        </w:rPr>
        <w:t xml:space="preserve">ave </w:t>
      </w:r>
      <w:r w:rsidR="008141D6">
        <w:rPr>
          <w:sz w:val="20"/>
          <w:szCs w:val="22"/>
        </w:rPr>
        <w:t xml:space="preserve">the </w:t>
      </w:r>
      <w:r w:rsidRPr="006461DE">
        <w:rPr>
          <w:sz w:val="20"/>
          <w:szCs w:val="22"/>
        </w:rPr>
        <w:t>record</w:t>
      </w:r>
      <w:r w:rsidR="007E7AED">
        <w:rPr>
          <w:sz w:val="20"/>
          <w:szCs w:val="22"/>
        </w:rPr>
        <w:t>:</w:t>
      </w:r>
    </w:p>
    <w:p w14:paraId="46D917D8" w14:textId="232987BF" w:rsidR="007E7AED" w:rsidRPr="007E7AED" w:rsidRDefault="007E7AED" w:rsidP="007E7AED">
      <w:pPr>
        <w:rPr>
          <w:sz w:val="20"/>
          <w:szCs w:val="22"/>
        </w:rPr>
      </w:pPr>
      <w:r w:rsidRPr="007E7AED">
        <w:rPr>
          <w:noProof/>
          <w:sz w:val="20"/>
          <w:szCs w:val="22"/>
        </w:rPr>
        <w:lastRenderedPageBreak/>
        <w:drawing>
          <wp:inline distT="0" distB="0" distL="0" distR="0" wp14:anchorId="0B4969DB" wp14:editId="62A47629">
            <wp:extent cx="6137910" cy="1725295"/>
            <wp:effectExtent l="0" t="0" r="0" b="8255"/>
            <wp:docPr id="100" name="Obraz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F884" w14:textId="08ABE8A5" w:rsidR="006461DE" w:rsidRDefault="006461DE" w:rsidP="006461DE">
      <w:r>
        <w:rPr>
          <w:sz w:val="20"/>
          <w:szCs w:val="22"/>
        </w:rPr>
        <w:t xml:space="preserve">Now you can refer to the field in document templates by placing a defined placeholder between &lt;&lt;&gt;&gt;, e.g. </w:t>
      </w:r>
      <w:r>
        <w:t>&lt;&lt;MORTGAGECO_NAME&gt;&gt;.</w:t>
      </w:r>
    </w:p>
    <w:p w14:paraId="4608AB14" w14:textId="54EEB9BD" w:rsidR="007E7AED" w:rsidRDefault="007E7AED" w:rsidP="006461DE">
      <w:r>
        <w:t xml:space="preserve">If you want to define a placeholder that refers to an email address field, you must select </w:t>
      </w:r>
      <w:r w:rsidRPr="007E7AED">
        <w:rPr>
          <w:i/>
          <w:iCs/>
        </w:rPr>
        <w:t>Email Address</w:t>
      </w:r>
      <w:r>
        <w:t xml:space="preserve"> from the </w:t>
      </w:r>
      <w:r w:rsidRPr="007E7AED">
        <w:rPr>
          <w:i/>
          <w:iCs/>
        </w:rPr>
        <w:t>Placeholder Category</w:t>
      </w:r>
      <w:r>
        <w:t xml:space="preserve"> field:</w:t>
      </w:r>
    </w:p>
    <w:p w14:paraId="65586219" w14:textId="0B4F15F6" w:rsidR="007E7AED" w:rsidRDefault="007E7AED" w:rsidP="006461DE">
      <w:r w:rsidRPr="007E7AED">
        <w:rPr>
          <w:noProof/>
        </w:rPr>
        <w:drawing>
          <wp:inline distT="0" distB="0" distL="0" distR="0" wp14:anchorId="740A3703" wp14:editId="15555E65">
            <wp:extent cx="6137910" cy="1718310"/>
            <wp:effectExtent l="0" t="0" r="0" b="0"/>
            <wp:docPr id="102" name="Obraz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1E8E" w14:textId="1169F41D" w:rsidR="00851EEC" w:rsidRDefault="00851EEC" w:rsidP="00851EEC">
      <w:pPr>
        <w:pStyle w:val="DBH1"/>
      </w:pPr>
      <w:bookmarkStart w:id="11" w:name="_Toc130299605"/>
      <w:r>
        <w:t>Docusign placeholders</w:t>
      </w:r>
      <w:bookmarkEnd w:id="11"/>
      <w:r w:rsidRPr="006B7D9A">
        <w:t xml:space="preserve"> </w:t>
      </w:r>
    </w:p>
    <w:p w14:paraId="6378D050" w14:textId="0BD22EC1" w:rsidR="00851EEC" w:rsidRDefault="00851EEC" w:rsidP="00851EEC">
      <w:pPr>
        <w:pStyle w:val="Akapitzlist"/>
        <w:spacing w:before="240"/>
        <w:ind w:left="0"/>
        <w:rPr>
          <w:szCs w:val="22"/>
        </w:rPr>
      </w:pPr>
      <w:r>
        <w:rPr>
          <w:szCs w:val="22"/>
        </w:rPr>
        <w:t>If the document should be sent to Dropbox for signature and you want the signer to fill in the fields: By, Title, Date you must  include the appropriate placeholders in the document</w:t>
      </w:r>
      <w:r w:rsidR="00DB2873">
        <w:rPr>
          <w:szCs w:val="22"/>
        </w:rPr>
        <w:t>:</w:t>
      </w:r>
    </w:p>
    <w:p w14:paraId="35E67A3C" w14:textId="4552336D" w:rsidR="00851EEC" w:rsidRDefault="00851EEC" w:rsidP="00851EEC">
      <w:pPr>
        <w:pStyle w:val="Akapitzlist"/>
        <w:numPr>
          <w:ilvl w:val="0"/>
          <w:numId w:val="13"/>
        </w:numPr>
        <w:rPr>
          <w:szCs w:val="22"/>
        </w:rPr>
      </w:pPr>
      <w:r w:rsidRPr="00DB2873">
        <w:rPr>
          <w:i/>
          <w:iCs/>
          <w:szCs w:val="22"/>
        </w:rPr>
        <w:t>/fn/</w:t>
      </w:r>
      <w:r>
        <w:rPr>
          <w:szCs w:val="22"/>
        </w:rPr>
        <w:t xml:space="preserve"> for By</w:t>
      </w:r>
      <w:r w:rsidRPr="00851EEC">
        <w:rPr>
          <w:szCs w:val="22"/>
        </w:rPr>
        <w:t xml:space="preserve"> </w:t>
      </w:r>
    </w:p>
    <w:p w14:paraId="0CC79501" w14:textId="566A5D07" w:rsidR="00851EEC" w:rsidRPr="00851EEC" w:rsidRDefault="00851EEC" w:rsidP="00851EEC">
      <w:pPr>
        <w:pStyle w:val="Akapitzlist"/>
        <w:numPr>
          <w:ilvl w:val="0"/>
          <w:numId w:val="13"/>
        </w:numPr>
        <w:rPr>
          <w:szCs w:val="22"/>
        </w:rPr>
      </w:pPr>
      <w:r w:rsidRPr="00DB2873">
        <w:rPr>
          <w:i/>
          <w:iCs/>
          <w:szCs w:val="22"/>
        </w:rPr>
        <w:t>/ps/</w:t>
      </w:r>
      <w:r>
        <w:rPr>
          <w:szCs w:val="22"/>
        </w:rPr>
        <w:t xml:space="preserve"> for Title</w:t>
      </w:r>
    </w:p>
    <w:p w14:paraId="532FFB8E" w14:textId="77D03AB9" w:rsidR="00851EEC" w:rsidRPr="00851EEC" w:rsidRDefault="00851EEC" w:rsidP="00851EEC">
      <w:pPr>
        <w:pStyle w:val="Akapitzlist"/>
        <w:numPr>
          <w:ilvl w:val="0"/>
          <w:numId w:val="13"/>
        </w:numPr>
        <w:rPr>
          <w:sz w:val="20"/>
          <w:szCs w:val="22"/>
        </w:rPr>
      </w:pPr>
      <w:r w:rsidRPr="00DB2873">
        <w:rPr>
          <w:i/>
          <w:iCs/>
          <w:szCs w:val="22"/>
        </w:rPr>
        <w:t>/ds/</w:t>
      </w:r>
      <w:r>
        <w:rPr>
          <w:szCs w:val="22"/>
        </w:rPr>
        <w:t xml:space="preserve"> for Date.</w:t>
      </w:r>
    </w:p>
    <w:p w14:paraId="493CF7FD" w14:textId="77777777" w:rsidR="00DB2873" w:rsidRDefault="00DB2873" w:rsidP="00851EEC">
      <w:pPr>
        <w:rPr>
          <w:sz w:val="20"/>
          <w:szCs w:val="22"/>
        </w:rPr>
      </w:pPr>
      <w:r>
        <w:rPr>
          <w:sz w:val="20"/>
          <w:szCs w:val="22"/>
        </w:rPr>
        <w:t xml:space="preserve">The </w:t>
      </w:r>
      <w:r w:rsidRPr="00DB2873">
        <w:rPr>
          <w:i/>
          <w:iCs/>
          <w:sz w:val="20"/>
          <w:szCs w:val="22"/>
        </w:rPr>
        <w:t>/ds/</w:t>
      </w:r>
      <w:r>
        <w:rPr>
          <w:sz w:val="20"/>
          <w:szCs w:val="22"/>
        </w:rPr>
        <w:t xml:space="preserve"> placeholder will be automatically populated with the current date by Docusign.</w:t>
      </w:r>
    </w:p>
    <w:p w14:paraId="0A69D574" w14:textId="0EE12C5F" w:rsidR="00851EEC" w:rsidRDefault="00851EEC" w:rsidP="00851EEC">
      <w:pPr>
        <w:rPr>
          <w:sz w:val="20"/>
          <w:szCs w:val="22"/>
        </w:rPr>
      </w:pPr>
      <w:r>
        <w:rPr>
          <w:sz w:val="20"/>
          <w:szCs w:val="22"/>
        </w:rPr>
        <w:t>You can change the font color to white for these placeholders so that they are not visible in the generated document.</w:t>
      </w:r>
    </w:p>
    <w:p w14:paraId="35FC00B8" w14:textId="00AB5877" w:rsidR="00700DE5" w:rsidRDefault="005755FC" w:rsidP="00700DE5">
      <w:pPr>
        <w:pStyle w:val="DBH1"/>
      </w:pPr>
      <w:bookmarkStart w:id="12" w:name="_Toc130299606"/>
      <w:r>
        <w:t>Cases</w:t>
      </w:r>
      <w:r w:rsidR="00876AE6">
        <w:t xml:space="preserve"> </w:t>
      </w:r>
      <w:r w:rsidR="00700DE5">
        <w:t>Workflows</w:t>
      </w:r>
      <w:bookmarkEnd w:id="12"/>
    </w:p>
    <w:p w14:paraId="41A881A5" w14:textId="4FE16C31" w:rsidR="00AB1B43" w:rsidRDefault="00AB1B43" w:rsidP="00AB1B43">
      <w:pPr>
        <w:pStyle w:val="DBH2"/>
      </w:pPr>
      <w:bookmarkStart w:id="13" w:name="_Toc130299607"/>
      <w:r w:rsidRPr="00700DE5">
        <w:t xml:space="preserve">Module: Cases, </w:t>
      </w:r>
      <w:r>
        <w:t>MANUAL</w:t>
      </w:r>
      <w:bookmarkEnd w:id="13"/>
    </w:p>
    <w:p w14:paraId="110A0315" w14:textId="265AA08D" w:rsidR="00AB1B43" w:rsidRPr="00AB1B43" w:rsidRDefault="00AB1B43" w:rsidP="00AB1B43">
      <w:pPr>
        <w:pStyle w:val="DBH3"/>
        <w:rPr>
          <w:lang w:val="pl-PL" w:eastAsia="pl-PL"/>
        </w:rPr>
      </w:pPr>
      <w:bookmarkStart w:id="14" w:name="_Toc130299608"/>
      <w:r w:rsidRPr="00AB1B43">
        <w:t>Assign a Case Manager to Shared with</w:t>
      </w:r>
      <w:bookmarkEnd w:id="14"/>
    </w:p>
    <w:p w14:paraId="4BC9A3C7" w14:textId="77777777" w:rsidR="00AB1B43" w:rsidRPr="00AB1B43" w:rsidRDefault="00AB1B43" w:rsidP="00AB1B43">
      <w:r w:rsidRPr="00AB1B43">
        <w:t>Tasks:</w:t>
      </w:r>
    </w:p>
    <w:p w14:paraId="119CE575" w14:textId="77777777" w:rsidR="00AB1B43" w:rsidRPr="00AB1B43" w:rsidRDefault="00AB1B43">
      <w:pPr>
        <w:pStyle w:val="Akapitzlist"/>
        <w:numPr>
          <w:ilvl w:val="0"/>
          <w:numId w:val="160"/>
        </w:numPr>
      </w:pPr>
      <w:r w:rsidRPr="00AB1B43">
        <w:lastRenderedPageBreak/>
        <w:t xml:space="preserve">Copy "Case Manager" to "Share with users" </w:t>
      </w:r>
    </w:p>
    <w:p w14:paraId="4B1B7D04" w14:textId="53E6AF70" w:rsidR="00AB1B43" w:rsidRPr="00AB1B43" w:rsidRDefault="00AB1B43" w:rsidP="00AB1B43">
      <w:pPr>
        <w:pStyle w:val="DBH3"/>
      </w:pPr>
      <w:bookmarkStart w:id="15" w:name="_Toc130299609"/>
      <w:r w:rsidRPr="00AB1B43">
        <w:t>Create Complaint Package</w:t>
      </w:r>
      <w:bookmarkEnd w:id="15"/>
    </w:p>
    <w:p w14:paraId="7897CF2D" w14:textId="77777777" w:rsidR="00AB1B43" w:rsidRPr="00AB1B43" w:rsidRDefault="00AB1B43" w:rsidP="00AB1B43">
      <w:r w:rsidRPr="00AB1B43">
        <w:t>Conditions:</w:t>
      </w:r>
    </w:p>
    <w:p w14:paraId="72F3F18C" w14:textId="77777777" w:rsidR="00AB1B43" w:rsidRPr="00AB1B43" w:rsidRDefault="00AB1B43">
      <w:pPr>
        <w:pStyle w:val="Akapitzlist"/>
        <w:numPr>
          <w:ilvl w:val="0"/>
          <w:numId w:val="160"/>
        </w:numPr>
      </w:pPr>
      <w:r w:rsidRPr="00AB1B43">
        <w:t xml:space="preserve">All: </w:t>
      </w:r>
    </w:p>
    <w:p w14:paraId="13867FF9" w14:textId="77777777" w:rsidR="00AB1B43" w:rsidRPr="00AB1B43" w:rsidRDefault="00AB1B43">
      <w:pPr>
        <w:pStyle w:val="Akapitzlist"/>
        <w:numPr>
          <w:ilvl w:val="1"/>
          <w:numId w:val="160"/>
        </w:numPr>
      </w:pPr>
      <w:r w:rsidRPr="00AB1B4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AB1B43">
        <w:t xml:space="preserve"> is </w:t>
      </w:r>
      <w:r w:rsidRPr="00AB1B43">
        <w:rPr>
          <w:rStyle w:val="Uwydatnienie"/>
          <w:rFonts w:asciiTheme="minorHAnsi" w:hAnsiTheme="minorHAnsi" w:cstheme="minorHAnsi"/>
          <w:szCs w:val="22"/>
        </w:rPr>
        <w:t>0</w:t>
      </w:r>
    </w:p>
    <w:p w14:paraId="4B27651D" w14:textId="77777777" w:rsidR="00AB1B43" w:rsidRPr="00AB1B43" w:rsidRDefault="00AB1B43" w:rsidP="00AB1B43">
      <w:r w:rsidRPr="00AB1B43">
        <w:t>Tasks:</w:t>
      </w:r>
    </w:p>
    <w:p w14:paraId="415EF7E8" w14:textId="77777777" w:rsidR="00AB1B43" w:rsidRPr="00AB1B43" w:rsidRDefault="00AB1B43">
      <w:pPr>
        <w:pStyle w:val="Akapitzlist"/>
        <w:numPr>
          <w:ilvl w:val="0"/>
          <w:numId w:val="160"/>
        </w:numPr>
      </w:pPr>
      <w:r w:rsidRPr="00AB1B43">
        <w:t>Create package Complaint Package</w:t>
      </w:r>
    </w:p>
    <w:p w14:paraId="7359481C" w14:textId="77777777" w:rsidR="00AB1B43" w:rsidRPr="00AB1B43" w:rsidRDefault="00AB1B43">
      <w:pPr>
        <w:pStyle w:val="Akapitzlist"/>
        <w:numPr>
          <w:ilvl w:val="0"/>
          <w:numId w:val="160"/>
        </w:numPr>
      </w:pPr>
      <w:r w:rsidRPr="00AB1B43">
        <w:t xml:space="preserve">Set Complaint Status = Complaint Printed </w:t>
      </w:r>
    </w:p>
    <w:p w14:paraId="4330494A" w14:textId="4F619154" w:rsidR="00AB1B43" w:rsidRPr="00AB1B43" w:rsidRDefault="00AB1B43" w:rsidP="00AB1B43">
      <w:pPr>
        <w:pStyle w:val="DBH3"/>
      </w:pPr>
      <w:bookmarkStart w:id="16" w:name="_Toc130299610"/>
      <w:r w:rsidRPr="00AB1B43">
        <w:t>DOTS: Copy PDC Case ID to Case ID</w:t>
      </w:r>
      <w:bookmarkEnd w:id="16"/>
    </w:p>
    <w:p w14:paraId="2E78841C" w14:textId="77777777" w:rsidR="00AB1B43" w:rsidRPr="00AB1B43" w:rsidRDefault="00AB1B43" w:rsidP="00AB1B43">
      <w:r w:rsidRPr="00AB1B43">
        <w:t>Conditions:</w:t>
      </w:r>
    </w:p>
    <w:p w14:paraId="6070F30C" w14:textId="77777777" w:rsidR="00AB1B43" w:rsidRPr="00AB1B43" w:rsidRDefault="00AB1B43">
      <w:pPr>
        <w:pStyle w:val="Akapitzlist"/>
        <w:numPr>
          <w:ilvl w:val="0"/>
          <w:numId w:val="161"/>
        </w:numPr>
      </w:pPr>
      <w:r w:rsidRPr="00AB1B43">
        <w:t xml:space="preserve">All: </w:t>
      </w:r>
    </w:p>
    <w:p w14:paraId="6828FB22" w14:textId="77777777" w:rsidR="00AB1B43" w:rsidRPr="00AB1B43" w:rsidRDefault="00AB1B43">
      <w:pPr>
        <w:pStyle w:val="Akapitzlist"/>
        <w:numPr>
          <w:ilvl w:val="1"/>
          <w:numId w:val="161"/>
        </w:numPr>
      </w:pPr>
      <w:r w:rsidRPr="00954567">
        <w:rPr>
          <w:rStyle w:val="Pogrubienie"/>
          <w:rFonts w:cstheme="minorHAnsi"/>
          <w:b w:val="0"/>
          <w:bCs w:val="0"/>
          <w:szCs w:val="22"/>
        </w:rPr>
        <w:t>PDC Case ID</w:t>
      </w:r>
      <w:r w:rsidRPr="00AB1B43">
        <w:t xml:space="preserve"> is not empty</w:t>
      </w:r>
    </w:p>
    <w:p w14:paraId="07373726" w14:textId="77777777" w:rsidR="00AB1B43" w:rsidRPr="00AB1B43" w:rsidRDefault="00AB1B43">
      <w:pPr>
        <w:pStyle w:val="Akapitzlist"/>
        <w:numPr>
          <w:ilvl w:val="0"/>
          <w:numId w:val="161"/>
        </w:numPr>
      </w:pPr>
      <w:r w:rsidRPr="00AB1B43">
        <w:t xml:space="preserve">At least one: </w:t>
      </w:r>
    </w:p>
    <w:p w14:paraId="6C4B6094" w14:textId="59370546" w:rsidR="00AB1B43" w:rsidRPr="00AB1B43" w:rsidRDefault="00AB1B43">
      <w:pPr>
        <w:pStyle w:val="Akapitzlist"/>
        <w:numPr>
          <w:ilvl w:val="1"/>
          <w:numId w:val="161"/>
        </w:numPr>
      </w:pPr>
      <w:r w:rsidRPr="00954567">
        <w:rPr>
          <w:rStyle w:val="Pogrubienie"/>
          <w:rFonts w:cstheme="minorHAnsi"/>
          <w:b w:val="0"/>
          <w:bCs w:val="0"/>
          <w:szCs w:val="22"/>
        </w:rPr>
        <w:t>current-role</w:t>
      </w:r>
      <w:r w:rsidRPr="00AB1B43">
        <w:t xml:space="preserve"> is </w:t>
      </w:r>
      <w:r w:rsidR="00954567">
        <w:rPr>
          <w:rStyle w:val="Uwydatnienie"/>
          <w:rFonts w:asciiTheme="minorHAnsi" w:hAnsiTheme="minorHAnsi" w:cstheme="minorHAnsi"/>
          <w:szCs w:val="22"/>
        </w:rPr>
        <w:t>DOTS</w:t>
      </w:r>
    </w:p>
    <w:p w14:paraId="22C4FB50" w14:textId="4BB4A697" w:rsidR="00AB1B43" w:rsidRPr="00AB1B43" w:rsidRDefault="00AB1B43">
      <w:pPr>
        <w:pStyle w:val="Akapitzlist"/>
        <w:numPr>
          <w:ilvl w:val="1"/>
          <w:numId w:val="161"/>
        </w:numPr>
      </w:pPr>
      <w:r w:rsidRPr="00954567">
        <w:rPr>
          <w:rStyle w:val="Pogrubienie"/>
          <w:rFonts w:cstheme="minorHAnsi"/>
          <w:b w:val="0"/>
          <w:bCs w:val="0"/>
          <w:szCs w:val="22"/>
        </w:rPr>
        <w:t>current-role</w:t>
      </w:r>
      <w:r w:rsidRPr="00AB1B43">
        <w:t xml:space="preserve"> is </w:t>
      </w:r>
      <w:r w:rsidR="00954567">
        <w:rPr>
          <w:rStyle w:val="Uwydatnienie"/>
          <w:rFonts w:asciiTheme="minorHAnsi" w:hAnsiTheme="minorHAnsi" w:cstheme="minorHAnsi"/>
          <w:szCs w:val="22"/>
        </w:rPr>
        <w:t>Board of Management</w:t>
      </w:r>
    </w:p>
    <w:p w14:paraId="79E9F51D" w14:textId="77777777" w:rsidR="00AB1B43" w:rsidRPr="00AB1B43" w:rsidRDefault="00AB1B43" w:rsidP="00AB1B43">
      <w:r w:rsidRPr="00AB1B43">
        <w:t>Tasks:</w:t>
      </w:r>
    </w:p>
    <w:p w14:paraId="1F6D5D90" w14:textId="77777777" w:rsidR="00AB1B43" w:rsidRPr="00AB1B43" w:rsidRDefault="00AB1B43">
      <w:pPr>
        <w:pStyle w:val="Akapitzlist"/>
        <w:numPr>
          <w:ilvl w:val="0"/>
          <w:numId w:val="162"/>
        </w:numPr>
      </w:pPr>
      <w:r w:rsidRPr="00AB1B43">
        <w:t xml:space="preserve">copy PDC Case ID to Case ID </w:t>
      </w:r>
    </w:p>
    <w:p w14:paraId="41AB12E3" w14:textId="14702833" w:rsidR="00AB1B43" w:rsidRPr="00AB1B43" w:rsidRDefault="00AB1B43" w:rsidP="00954567">
      <w:pPr>
        <w:pStyle w:val="DBH3"/>
      </w:pPr>
      <w:bookmarkStart w:id="17" w:name="_Toc130299611"/>
      <w:r w:rsidRPr="00AB1B43">
        <w:t>Find County</w:t>
      </w:r>
      <w:bookmarkEnd w:id="17"/>
    </w:p>
    <w:p w14:paraId="3895D7F2" w14:textId="77777777" w:rsidR="00AB1B43" w:rsidRPr="00AB1B43" w:rsidRDefault="00AB1B43" w:rsidP="00AB1B43">
      <w:r w:rsidRPr="00AB1B43">
        <w:t>Tasks:</w:t>
      </w:r>
    </w:p>
    <w:p w14:paraId="678A2977" w14:textId="77777777" w:rsidR="00AB1B43" w:rsidRPr="00AB1B43" w:rsidRDefault="00AB1B43">
      <w:pPr>
        <w:pStyle w:val="Akapitzlist"/>
        <w:numPr>
          <w:ilvl w:val="0"/>
          <w:numId w:val="162"/>
        </w:numPr>
        <w:ind w:left="709"/>
      </w:pPr>
      <w:r w:rsidRPr="00AB1B43">
        <w:t xml:space="preserve">WF Insured.findCounty </w:t>
      </w:r>
    </w:p>
    <w:p w14:paraId="3A65B02B" w14:textId="6B650068" w:rsidR="00AB1B43" w:rsidRPr="00AB1B43" w:rsidRDefault="00AB1B43" w:rsidP="00954567">
      <w:pPr>
        <w:pStyle w:val="DBH3"/>
      </w:pPr>
      <w:bookmarkStart w:id="18" w:name="_Toc130299612"/>
      <w:r w:rsidRPr="00AB1B43">
        <w:t>Find Similar Cases</w:t>
      </w:r>
      <w:bookmarkEnd w:id="18"/>
    </w:p>
    <w:p w14:paraId="6A2437B6" w14:textId="77777777" w:rsidR="00AB1B43" w:rsidRPr="00AB1B43" w:rsidRDefault="00AB1B43" w:rsidP="00AB1B43">
      <w:r w:rsidRPr="00AB1B43">
        <w:t>Conditions:</w:t>
      </w:r>
    </w:p>
    <w:p w14:paraId="0A7A3602" w14:textId="77777777" w:rsidR="00AB1B43" w:rsidRPr="00AB1B43" w:rsidRDefault="00AB1B43">
      <w:pPr>
        <w:pStyle w:val="Akapitzlist"/>
        <w:numPr>
          <w:ilvl w:val="0"/>
          <w:numId w:val="162"/>
        </w:numPr>
        <w:ind w:left="709"/>
      </w:pPr>
      <w:r w:rsidRPr="00AB1B43">
        <w:t xml:space="preserve">All: </w:t>
      </w:r>
    </w:p>
    <w:p w14:paraId="0D76ABFE" w14:textId="77777777" w:rsidR="00AB1B43" w:rsidRPr="00AB1B43" w:rsidRDefault="00AB1B43">
      <w:pPr>
        <w:pStyle w:val="Akapitzlist"/>
        <w:numPr>
          <w:ilvl w:val="1"/>
          <w:numId w:val="162"/>
        </w:numPr>
      </w:pPr>
      <w:r w:rsidRPr="00954567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AB1B43">
        <w:t xml:space="preserve"> is </w:t>
      </w:r>
      <w:r w:rsidRPr="00954567">
        <w:rPr>
          <w:rStyle w:val="Uwydatnienie"/>
          <w:rFonts w:asciiTheme="minorHAnsi" w:hAnsiTheme="minorHAnsi" w:cstheme="minorHAnsi"/>
          <w:szCs w:val="22"/>
        </w:rPr>
        <w:t>0</w:t>
      </w:r>
    </w:p>
    <w:p w14:paraId="4A2B4395" w14:textId="77777777" w:rsidR="00AB1B43" w:rsidRPr="00AB1B43" w:rsidRDefault="00AB1B43" w:rsidP="00AB1B43">
      <w:r w:rsidRPr="00AB1B43">
        <w:t>Tasks:</w:t>
      </w:r>
    </w:p>
    <w:p w14:paraId="78CC97EC" w14:textId="77777777" w:rsidR="00AB1B43" w:rsidRPr="00AB1B43" w:rsidRDefault="00AB1B43">
      <w:pPr>
        <w:pStyle w:val="Akapitzlist"/>
        <w:numPr>
          <w:ilvl w:val="0"/>
          <w:numId w:val="162"/>
        </w:numPr>
        <w:ind w:left="709"/>
      </w:pPr>
      <w:r w:rsidRPr="00AB1B43">
        <w:t xml:space="preserve">CF findSimilarCases </w:t>
      </w:r>
    </w:p>
    <w:p w14:paraId="5BED2F0B" w14:textId="4531B9BD" w:rsidR="00AB1B43" w:rsidRPr="00AB1B43" w:rsidRDefault="00AB1B43" w:rsidP="00954567">
      <w:pPr>
        <w:pStyle w:val="DBH3"/>
      </w:pPr>
      <w:bookmarkStart w:id="19" w:name="_Toc130299613"/>
      <w:r w:rsidRPr="00AB1B43">
        <w:t>Recalculate from Claims</w:t>
      </w:r>
      <w:bookmarkEnd w:id="19"/>
    </w:p>
    <w:p w14:paraId="3532B202" w14:textId="77777777" w:rsidR="00AB1B43" w:rsidRPr="00AB1B43" w:rsidRDefault="00AB1B43" w:rsidP="00AB1B43">
      <w:r w:rsidRPr="00AB1B43">
        <w:t>Conditions:</w:t>
      </w:r>
    </w:p>
    <w:p w14:paraId="74E3B79D" w14:textId="77777777" w:rsidR="00AB1B43" w:rsidRPr="00AB1B43" w:rsidRDefault="00AB1B43">
      <w:pPr>
        <w:pStyle w:val="Akapitzlist"/>
        <w:numPr>
          <w:ilvl w:val="0"/>
          <w:numId w:val="162"/>
        </w:numPr>
        <w:ind w:left="709"/>
      </w:pPr>
      <w:r w:rsidRPr="00AB1B43">
        <w:t xml:space="preserve">All: </w:t>
      </w:r>
    </w:p>
    <w:p w14:paraId="5F07E769" w14:textId="77777777" w:rsidR="00AB1B43" w:rsidRPr="00AB1B43" w:rsidRDefault="00AB1B43">
      <w:pPr>
        <w:pStyle w:val="Akapitzlist"/>
        <w:numPr>
          <w:ilvl w:val="1"/>
          <w:numId w:val="162"/>
        </w:numPr>
      </w:pPr>
      <w:r w:rsidRPr="00954567">
        <w:rPr>
          <w:rStyle w:val="Pogrubienie"/>
          <w:rFonts w:cstheme="minorHAnsi"/>
          <w:b w:val="0"/>
          <w:bCs w:val="0"/>
          <w:szCs w:val="22"/>
        </w:rPr>
        <w:lastRenderedPageBreak/>
        <w:t>Lock Automation</w:t>
      </w:r>
      <w:r w:rsidRPr="00AB1B43">
        <w:t xml:space="preserve"> is </w:t>
      </w:r>
      <w:r w:rsidRPr="00954567">
        <w:rPr>
          <w:rStyle w:val="Uwydatnienie"/>
          <w:rFonts w:asciiTheme="minorHAnsi" w:hAnsiTheme="minorHAnsi" w:cstheme="minorHAnsi"/>
          <w:szCs w:val="22"/>
        </w:rPr>
        <w:t>0</w:t>
      </w:r>
    </w:p>
    <w:p w14:paraId="02D322C9" w14:textId="77777777" w:rsidR="00AB1B43" w:rsidRPr="00AB1B43" w:rsidRDefault="00AB1B43" w:rsidP="00AB1B43">
      <w:r w:rsidRPr="00AB1B43">
        <w:t>Tasks:</w:t>
      </w:r>
    </w:p>
    <w:p w14:paraId="78EA3017" w14:textId="77777777" w:rsidR="00AB1B43" w:rsidRPr="00AB1B43" w:rsidRDefault="00AB1B43">
      <w:pPr>
        <w:pStyle w:val="Akapitzlist"/>
        <w:numPr>
          <w:ilvl w:val="0"/>
          <w:numId w:val="162"/>
        </w:numPr>
        <w:ind w:left="709"/>
      </w:pPr>
      <w:r w:rsidRPr="00AB1B43">
        <w:t>WF RECALCULATE_FROM_CLAIMS</w:t>
      </w:r>
    </w:p>
    <w:p w14:paraId="4B43CF9A" w14:textId="77777777" w:rsidR="00AB1B43" w:rsidRPr="00AB1B43" w:rsidRDefault="00AB1B43">
      <w:pPr>
        <w:pStyle w:val="Akapitzlist"/>
        <w:numPr>
          <w:ilvl w:val="0"/>
          <w:numId w:val="162"/>
        </w:numPr>
        <w:ind w:left="709"/>
      </w:pPr>
      <w:r w:rsidRPr="00AB1B43">
        <w:t xml:space="preserve">call recalculateFromCollections </w:t>
      </w:r>
    </w:p>
    <w:p w14:paraId="0380316C" w14:textId="0820C67A" w:rsidR="00AB1B43" w:rsidRPr="00AB1B43" w:rsidRDefault="00AB1B43" w:rsidP="00954567">
      <w:pPr>
        <w:pStyle w:val="DBH3"/>
      </w:pPr>
      <w:bookmarkStart w:id="20" w:name="_Toc130299614"/>
      <w:r w:rsidRPr="00AB1B43">
        <w:t>Set Court</w:t>
      </w:r>
      <w:bookmarkEnd w:id="20"/>
      <w:r w:rsidRPr="00AB1B43">
        <w:t xml:space="preserve"> </w:t>
      </w:r>
    </w:p>
    <w:p w14:paraId="67F4B3FB" w14:textId="77777777" w:rsidR="00AB1B43" w:rsidRPr="00AB1B43" w:rsidRDefault="00AB1B43" w:rsidP="00AB1B43">
      <w:r w:rsidRPr="00AB1B43">
        <w:t>Conditions:</w:t>
      </w:r>
    </w:p>
    <w:p w14:paraId="31A9836B" w14:textId="77777777" w:rsidR="00AB1B43" w:rsidRPr="00AB1B43" w:rsidRDefault="00AB1B43">
      <w:pPr>
        <w:pStyle w:val="Akapitzlist"/>
        <w:numPr>
          <w:ilvl w:val="0"/>
          <w:numId w:val="163"/>
        </w:numPr>
      </w:pPr>
      <w:r w:rsidRPr="00AB1B43">
        <w:t xml:space="preserve">All: </w:t>
      </w:r>
    </w:p>
    <w:p w14:paraId="4F23748A" w14:textId="77777777" w:rsidR="00AB1B43" w:rsidRPr="00AB1B43" w:rsidRDefault="00AB1B43">
      <w:pPr>
        <w:pStyle w:val="Akapitzlist"/>
        <w:numPr>
          <w:ilvl w:val="1"/>
          <w:numId w:val="163"/>
        </w:numPr>
      </w:pPr>
      <w:r w:rsidRPr="00954567">
        <w:rPr>
          <w:rStyle w:val="Pogrubienie"/>
          <w:rFonts w:cstheme="minorHAnsi"/>
          <w:b w:val="0"/>
          <w:bCs w:val="0"/>
          <w:szCs w:val="22"/>
        </w:rPr>
        <w:t>Total Balance</w:t>
      </w:r>
      <w:r w:rsidRPr="00AB1B43">
        <w:t xml:space="preserve"> greater than </w:t>
      </w:r>
      <w:r w:rsidRPr="00954567">
        <w:rPr>
          <w:rStyle w:val="Uwydatnienie"/>
          <w:rFonts w:asciiTheme="minorHAnsi" w:hAnsiTheme="minorHAnsi" w:cstheme="minorHAnsi"/>
          <w:szCs w:val="22"/>
        </w:rPr>
        <w:t>0</w:t>
      </w:r>
    </w:p>
    <w:p w14:paraId="1E3AB5B7" w14:textId="77777777" w:rsidR="00AB1B43" w:rsidRPr="00AB1B43" w:rsidRDefault="00AB1B43">
      <w:pPr>
        <w:pStyle w:val="Akapitzlist"/>
        <w:numPr>
          <w:ilvl w:val="1"/>
          <w:numId w:val="163"/>
        </w:numPr>
      </w:pPr>
      <w:r w:rsidRPr="00954567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AB1B43">
        <w:t xml:space="preserve"> is </w:t>
      </w:r>
      <w:r w:rsidRPr="00954567">
        <w:rPr>
          <w:rStyle w:val="Uwydatnienie"/>
          <w:rFonts w:asciiTheme="minorHAnsi" w:hAnsiTheme="minorHAnsi" w:cstheme="minorHAnsi"/>
          <w:szCs w:val="22"/>
        </w:rPr>
        <w:t>0</w:t>
      </w:r>
    </w:p>
    <w:p w14:paraId="4D59F051" w14:textId="77777777" w:rsidR="00AB1B43" w:rsidRPr="00AB1B43" w:rsidRDefault="00AB1B43">
      <w:pPr>
        <w:pStyle w:val="Akapitzlist"/>
        <w:numPr>
          <w:ilvl w:val="1"/>
          <w:numId w:val="163"/>
        </w:numPr>
      </w:pPr>
      <w:r w:rsidRPr="00954567">
        <w:rPr>
          <w:rStyle w:val="Pogrubienie"/>
          <w:rFonts w:cstheme="minorHAnsi"/>
          <w:b w:val="0"/>
          <w:bCs w:val="0"/>
          <w:szCs w:val="22"/>
        </w:rPr>
        <w:t>County</w:t>
      </w:r>
      <w:r w:rsidRPr="00AB1B43">
        <w:t xml:space="preserve"> is not empty</w:t>
      </w:r>
    </w:p>
    <w:p w14:paraId="5AA8D9D2" w14:textId="77777777" w:rsidR="00AB1B43" w:rsidRPr="00AB1B43" w:rsidRDefault="00AB1B43" w:rsidP="00AB1B43">
      <w:r w:rsidRPr="00AB1B43">
        <w:t>Tasks:</w:t>
      </w:r>
    </w:p>
    <w:p w14:paraId="1AB941F4" w14:textId="77777777" w:rsidR="00AB1B43" w:rsidRPr="00AB1B43" w:rsidRDefault="00AB1B43">
      <w:pPr>
        <w:pStyle w:val="Akapitzlist"/>
        <w:numPr>
          <w:ilvl w:val="0"/>
          <w:numId w:val="163"/>
        </w:numPr>
      </w:pPr>
      <w:r w:rsidRPr="00AB1B43">
        <w:t xml:space="preserve">Set Court </w:t>
      </w:r>
    </w:p>
    <w:p w14:paraId="0E7C49DA" w14:textId="70EDE3D3" w:rsidR="00700DE5" w:rsidRDefault="00700DE5" w:rsidP="00700DE5">
      <w:pPr>
        <w:pStyle w:val="DBH2"/>
      </w:pPr>
      <w:bookmarkStart w:id="21" w:name="_Toc130299615"/>
      <w:r w:rsidRPr="00700DE5">
        <w:t>Module: Cases, Section: Appeal</w:t>
      </w:r>
      <w:bookmarkEnd w:id="21"/>
    </w:p>
    <w:p w14:paraId="062BCECF" w14:textId="0CA548D7" w:rsidR="00700DE5" w:rsidRDefault="00700DE5" w:rsidP="00700DE5">
      <w:pPr>
        <w:pStyle w:val="DBH3"/>
        <w:rPr>
          <w:lang w:eastAsia="ja-JP"/>
        </w:rPr>
      </w:pPr>
      <w:bookmarkStart w:id="22" w:name="_Toc130299616"/>
      <w:r>
        <w:rPr>
          <w:lang w:eastAsia="ja-JP"/>
        </w:rPr>
        <w:t>Appeal Status change to Notice of Appeal Filed</w:t>
      </w:r>
      <w:bookmarkEnd w:id="22"/>
    </w:p>
    <w:p w14:paraId="59A988C1" w14:textId="77777777" w:rsidR="00700DE5" w:rsidRDefault="00700DE5" w:rsidP="00700DE5">
      <w:pPr>
        <w:rPr>
          <w:lang w:eastAsia="ja-JP"/>
        </w:rPr>
      </w:pPr>
      <w:r>
        <w:rPr>
          <w:lang w:eastAsia="ja-JP"/>
        </w:rPr>
        <w:t>Conditions:</w:t>
      </w:r>
    </w:p>
    <w:p w14:paraId="36A39E58" w14:textId="24D00A16" w:rsidR="00700DE5" w:rsidRDefault="00700DE5">
      <w:pPr>
        <w:pStyle w:val="Akapitzlist"/>
        <w:numPr>
          <w:ilvl w:val="0"/>
          <w:numId w:val="20"/>
        </w:numPr>
        <w:rPr>
          <w:lang w:eastAsia="ja-JP"/>
        </w:rPr>
      </w:pPr>
      <w:r>
        <w:rPr>
          <w:lang w:eastAsia="ja-JP"/>
        </w:rPr>
        <w:t>All:</w:t>
      </w:r>
    </w:p>
    <w:p w14:paraId="3DFE6CF6" w14:textId="48733F50" w:rsidR="00700DE5" w:rsidRDefault="00700DE5">
      <w:pPr>
        <w:pStyle w:val="Akapitzlist"/>
        <w:numPr>
          <w:ilvl w:val="1"/>
          <w:numId w:val="20"/>
        </w:numPr>
        <w:rPr>
          <w:lang w:eastAsia="ja-JP"/>
        </w:rPr>
      </w:pPr>
      <w:r>
        <w:rPr>
          <w:lang w:eastAsia="ja-JP"/>
        </w:rPr>
        <w:t>Appeal Status has changed</w:t>
      </w:r>
    </w:p>
    <w:p w14:paraId="64A6EEC9" w14:textId="442AE234" w:rsidR="00700DE5" w:rsidRDefault="00700DE5">
      <w:pPr>
        <w:pStyle w:val="Akapitzlist"/>
        <w:numPr>
          <w:ilvl w:val="1"/>
          <w:numId w:val="20"/>
        </w:numPr>
        <w:rPr>
          <w:lang w:eastAsia="ja-JP"/>
        </w:rPr>
      </w:pPr>
      <w:r>
        <w:rPr>
          <w:lang w:eastAsia="ja-JP"/>
        </w:rPr>
        <w:t>Appeal Status is Notice of Appeal Filed</w:t>
      </w:r>
    </w:p>
    <w:p w14:paraId="7323718E" w14:textId="6F6F72CB" w:rsidR="00700DE5" w:rsidRDefault="00700DE5">
      <w:pPr>
        <w:pStyle w:val="Akapitzlist"/>
        <w:numPr>
          <w:ilvl w:val="1"/>
          <w:numId w:val="20"/>
        </w:numPr>
        <w:rPr>
          <w:lang w:eastAsia="ja-JP"/>
        </w:rPr>
      </w:pPr>
      <w:r>
        <w:rPr>
          <w:lang w:eastAsia="ja-JP"/>
        </w:rPr>
        <w:t>Lock Automation is 0</w:t>
      </w:r>
    </w:p>
    <w:p w14:paraId="6A8F4CF0" w14:textId="77777777" w:rsidR="00700DE5" w:rsidRDefault="00700DE5" w:rsidP="00700DE5">
      <w:pPr>
        <w:rPr>
          <w:lang w:eastAsia="ja-JP"/>
        </w:rPr>
      </w:pPr>
      <w:r>
        <w:rPr>
          <w:lang w:eastAsia="ja-JP"/>
        </w:rPr>
        <w:t>Tasks:</w:t>
      </w:r>
    </w:p>
    <w:p w14:paraId="65152FB6" w14:textId="30FC4D98" w:rsidR="00700DE5" w:rsidRDefault="00700DE5">
      <w:pPr>
        <w:pStyle w:val="Akapitzlist"/>
        <w:numPr>
          <w:ilvl w:val="0"/>
          <w:numId w:val="20"/>
        </w:numPr>
        <w:rPr>
          <w:lang w:eastAsia="ja-JP"/>
        </w:rPr>
      </w:pPr>
      <w:r>
        <w:rPr>
          <w:lang w:eastAsia="ja-JP"/>
        </w:rPr>
        <w:t>set date Notice of Appeal</w:t>
      </w:r>
    </w:p>
    <w:p w14:paraId="040F0080" w14:textId="77777777" w:rsidR="00700DE5" w:rsidRDefault="00700DE5" w:rsidP="00700DE5">
      <w:pPr>
        <w:pStyle w:val="DBH3"/>
        <w:rPr>
          <w:lang w:eastAsia="ja-JP"/>
        </w:rPr>
      </w:pPr>
      <w:bookmarkStart w:id="23" w:name="_Toc130299617"/>
      <w:r>
        <w:rPr>
          <w:lang w:eastAsia="ja-JP"/>
        </w:rPr>
        <w:t>"Change of Appeal Status"</w:t>
      </w:r>
      <w:bookmarkEnd w:id="23"/>
    </w:p>
    <w:p w14:paraId="4E92EDF7" w14:textId="77777777" w:rsidR="00700DE5" w:rsidRDefault="00700DE5" w:rsidP="00700DE5">
      <w:pPr>
        <w:rPr>
          <w:lang w:eastAsia="ja-JP"/>
        </w:rPr>
      </w:pPr>
      <w:r>
        <w:rPr>
          <w:lang w:eastAsia="ja-JP"/>
        </w:rPr>
        <w:t>Conditions:</w:t>
      </w:r>
    </w:p>
    <w:p w14:paraId="5F85BAAB" w14:textId="25C262F5" w:rsidR="00700DE5" w:rsidRDefault="00700DE5">
      <w:pPr>
        <w:pStyle w:val="Akapitzlist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All:</w:t>
      </w:r>
    </w:p>
    <w:p w14:paraId="28571601" w14:textId="5A5CD2E9" w:rsidR="00700DE5" w:rsidRDefault="00700DE5">
      <w:pPr>
        <w:pStyle w:val="Akapitzlist"/>
        <w:numPr>
          <w:ilvl w:val="1"/>
          <w:numId w:val="19"/>
        </w:numPr>
        <w:rPr>
          <w:lang w:eastAsia="ja-JP"/>
        </w:rPr>
      </w:pPr>
      <w:r>
        <w:rPr>
          <w:lang w:eastAsia="ja-JP"/>
        </w:rPr>
        <w:t>Appeal Status has changed</w:t>
      </w:r>
    </w:p>
    <w:p w14:paraId="2FF3DCB6" w14:textId="5D730A02" w:rsidR="00700DE5" w:rsidRDefault="00700DE5">
      <w:pPr>
        <w:pStyle w:val="Akapitzlist"/>
        <w:numPr>
          <w:ilvl w:val="1"/>
          <w:numId w:val="19"/>
        </w:numPr>
        <w:rPr>
          <w:lang w:eastAsia="ja-JP"/>
        </w:rPr>
      </w:pPr>
      <w:r>
        <w:rPr>
          <w:lang w:eastAsia="ja-JP"/>
        </w:rPr>
        <w:t>Appeal Status is not empty</w:t>
      </w:r>
    </w:p>
    <w:p w14:paraId="1725C7FB" w14:textId="77777777" w:rsidR="00700DE5" w:rsidRDefault="00700DE5" w:rsidP="00700DE5">
      <w:pPr>
        <w:rPr>
          <w:lang w:eastAsia="ja-JP"/>
        </w:rPr>
      </w:pPr>
      <w:r>
        <w:rPr>
          <w:lang w:eastAsia="ja-JP"/>
        </w:rPr>
        <w:t>Tasks:</w:t>
      </w:r>
    </w:p>
    <w:p w14:paraId="57AEA3F6" w14:textId="60A3B784" w:rsidR="00700DE5" w:rsidRPr="00700DE5" w:rsidRDefault="00700DE5">
      <w:pPr>
        <w:pStyle w:val="Akapitzlist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Update Status, Status Age, Status Date, Stage</w:t>
      </w:r>
    </w:p>
    <w:p w14:paraId="6F6FFAF8" w14:textId="1A125813" w:rsidR="00700DE5" w:rsidRDefault="00700DE5" w:rsidP="00700DE5">
      <w:pPr>
        <w:pStyle w:val="DBH2"/>
      </w:pPr>
      <w:bookmarkStart w:id="24" w:name="_Toc130299618"/>
      <w:r w:rsidRPr="00700DE5">
        <w:lastRenderedPageBreak/>
        <w:t>Module: Cases, Section: Appeal</w:t>
      </w:r>
      <w:bookmarkEnd w:id="24"/>
    </w:p>
    <w:p w14:paraId="1B8E45E7" w14:textId="69104D35" w:rsidR="00700DE5" w:rsidRDefault="00700DE5" w:rsidP="00700DE5">
      <w:pPr>
        <w:pStyle w:val="DBH3"/>
        <w:rPr>
          <w:lang w:eastAsia="ja-JP"/>
        </w:rPr>
      </w:pPr>
      <w:bookmarkStart w:id="25" w:name="_Toc130299619"/>
      <w:r>
        <w:rPr>
          <w:lang w:eastAsia="ja-JP"/>
        </w:rPr>
        <w:t>On change of Attorney</w:t>
      </w:r>
      <w:bookmarkEnd w:id="25"/>
    </w:p>
    <w:p w14:paraId="3C1C67A4" w14:textId="77777777" w:rsidR="00700DE5" w:rsidRDefault="00700DE5" w:rsidP="00700DE5">
      <w:pPr>
        <w:rPr>
          <w:lang w:eastAsia="ja-JP"/>
        </w:rPr>
      </w:pPr>
      <w:r>
        <w:rPr>
          <w:lang w:eastAsia="ja-JP"/>
        </w:rPr>
        <w:t>Conditions:</w:t>
      </w:r>
    </w:p>
    <w:p w14:paraId="065E5386" w14:textId="6625CF43" w:rsidR="00700DE5" w:rsidRDefault="00700DE5">
      <w:pPr>
        <w:pStyle w:val="Akapitzlist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All:</w:t>
      </w:r>
    </w:p>
    <w:p w14:paraId="6BB6FDC4" w14:textId="36D91B9F" w:rsidR="00700DE5" w:rsidRDefault="00700DE5">
      <w:pPr>
        <w:pStyle w:val="Akapitzlist"/>
        <w:numPr>
          <w:ilvl w:val="1"/>
          <w:numId w:val="19"/>
        </w:numPr>
        <w:rPr>
          <w:lang w:eastAsia="ja-JP"/>
        </w:rPr>
      </w:pPr>
      <w:r>
        <w:rPr>
          <w:lang w:eastAsia="ja-JP"/>
        </w:rPr>
        <w:t>AOB/DTP Attorney has changed</w:t>
      </w:r>
    </w:p>
    <w:p w14:paraId="663229FC" w14:textId="1057B9A8" w:rsidR="00700DE5" w:rsidRDefault="00700DE5">
      <w:pPr>
        <w:pStyle w:val="Akapitzlist"/>
        <w:numPr>
          <w:ilvl w:val="1"/>
          <w:numId w:val="19"/>
        </w:numPr>
        <w:rPr>
          <w:lang w:eastAsia="ja-JP"/>
        </w:rPr>
      </w:pPr>
      <w:r>
        <w:rPr>
          <w:lang w:eastAsia="ja-JP"/>
        </w:rPr>
        <w:t>Lock Automation is 0</w:t>
      </w:r>
    </w:p>
    <w:p w14:paraId="2D818409" w14:textId="13966DB6" w:rsidR="00700DE5" w:rsidRDefault="00700DE5">
      <w:pPr>
        <w:pStyle w:val="Akapitzlist"/>
        <w:numPr>
          <w:ilvl w:val="1"/>
          <w:numId w:val="19"/>
        </w:numPr>
        <w:rPr>
          <w:lang w:eastAsia="ja-JP"/>
        </w:rPr>
      </w:pPr>
      <w:r>
        <w:rPr>
          <w:lang w:eastAsia="ja-JP"/>
        </w:rPr>
        <w:t>(Attorneys)- Attorney Name  does not contain ---</w:t>
      </w:r>
    </w:p>
    <w:p w14:paraId="4BBA03FF" w14:textId="77777777" w:rsidR="00700DE5" w:rsidRDefault="00700DE5" w:rsidP="00700DE5">
      <w:pPr>
        <w:rPr>
          <w:lang w:eastAsia="ja-JP"/>
        </w:rPr>
      </w:pPr>
      <w:r>
        <w:rPr>
          <w:lang w:eastAsia="ja-JP"/>
        </w:rPr>
        <w:t>Tasks:</w:t>
      </w:r>
    </w:p>
    <w:p w14:paraId="4CC99490" w14:textId="0CFBAC86" w:rsidR="00700DE5" w:rsidRDefault="00700DE5">
      <w:pPr>
        <w:pStyle w:val="Akapitzlist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copy Attorney_user from Attorneys module to Assign to</w:t>
      </w:r>
    </w:p>
    <w:p w14:paraId="2E163625" w14:textId="15953327" w:rsidR="00700DE5" w:rsidRDefault="00700DE5" w:rsidP="00700DE5">
      <w:pPr>
        <w:pStyle w:val="DBH2"/>
      </w:pPr>
      <w:bookmarkStart w:id="26" w:name="_Toc130299620"/>
      <w:r w:rsidRPr="00700DE5">
        <w:t>Module: Cases, Section: Collections Summary</w:t>
      </w:r>
      <w:bookmarkEnd w:id="26"/>
    </w:p>
    <w:p w14:paraId="17D81B43" w14:textId="268992F2" w:rsidR="00700DE5" w:rsidRDefault="00700DE5" w:rsidP="00700DE5">
      <w:pPr>
        <w:pStyle w:val="DBH3"/>
        <w:rPr>
          <w:lang w:eastAsia="ja-JP"/>
        </w:rPr>
      </w:pPr>
      <w:bookmarkStart w:id="27" w:name="_Toc130299621"/>
      <w:r w:rsidRPr="00700DE5">
        <w:rPr>
          <w:lang w:eastAsia="ja-JP"/>
        </w:rPr>
        <w:t>Case Collections Summary data changed</w:t>
      </w:r>
      <w:bookmarkEnd w:id="27"/>
    </w:p>
    <w:p w14:paraId="3D56A613" w14:textId="77777777" w:rsidR="00700DE5" w:rsidRDefault="00700DE5" w:rsidP="00700DE5">
      <w:r>
        <w:t>Conditions:</w:t>
      </w:r>
    </w:p>
    <w:p w14:paraId="3DBD2345" w14:textId="1CD8C1FC" w:rsidR="00700DE5" w:rsidRDefault="00700DE5">
      <w:pPr>
        <w:pStyle w:val="Akapitzlist"/>
        <w:numPr>
          <w:ilvl w:val="0"/>
          <w:numId w:val="19"/>
        </w:numPr>
      </w:pPr>
      <w:r>
        <w:t>All:</w:t>
      </w:r>
    </w:p>
    <w:p w14:paraId="1BFED0D4" w14:textId="4B84071D" w:rsidR="00700DE5" w:rsidRDefault="00700DE5">
      <w:pPr>
        <w:pStyle w:val="Akapitzlist"/>
        <w:numPr>
          <w:ilvl w:val="1"/>
          <w:numId w:val="19"/>
        </w:numPr>
      </w:pPr>
      <w:r>
        <w:t>Total Collections has changed</w:t>
      </w:r>
    </w:p>
    <w:p w14:paraId="199E28CA" w14:textId="5D5D07F6" w:rsidR="00700DE5" w:rsidRDefault="00700DE5">
      <w:pPr>
        <w:pStyle w:val="Akapitzlist"/>
        <w:numPr>
          <w:ilvl w:val="1"/>
          <w:numId w:val="19"/>
        </w:numPr>
      </w:pPr>
      <w:r>
        <w:t>Total Collections greater than 0</w:t>
      </w:r>
    </w:p>
    <w:p w14:paraId="638F83B4" w14:textId="2D573F8B" w:rsidR="00700DE5" w:rsidRDefault="00700DE5">
      <w:pPr>
        <w:pStyle w:val="Akapitzlist"/>
        <w:numPr>
          <w:ilvl w:val="1"/>
          <w:numId w:val="19"/>
        </w:numPr>
      </w:pPr>
      <w:r>
        <w:t>Lock Automation is 0</w:t>
      </w:r>
    </w:p>
    <w:p w14:paraId="674E879A" w14:textId="77777777" w:rsidR="00700DE5" w:rsidRDefault="00700DE5" w:rsidP="00700DE5">
      <w:r>
        <w:t>Tasks:</w:t>
      </w:r>
    </w:p>
    <w:p w14:paraId="13238D4C" w14:textId="52BA0827" w:rsidR="00700DE5" w:rsidRDefault="00700DE5">
      <w:pPr>
        <w:pStyle w:val="Akapitzlist"/>
        <w:numPr>
          <w:ilvl w:val="0"/>
          <w:numId w:val="19"/>
        </w:numPr>
      </w:pPr>
      <w:r>
        <w:t>send a Notification to Assigned to: “Case Collections Summary data was changed: [link to the Case]”.</w:t>
      </w:r>
    </w:p>
    <w:p w14:paraId="3B3AD052" w14:textId="7CCC73A5" w:rsidR="00104A7E" w:rsidRDefault="00104A7E" w:rsidP="00104A7E">
      <w:pPr>
        <w:pStyle w:val="DBH3"/>
      </w:pPr>
      <w:bookmarkStart w:id="28" w:name="_Toc130299622"/>
      <w:r>
        <w:t>ON_CHANGE_CALCULATE_TOTAL_BALANCE</w:t>
      </w:r>
      <w:bookmarkEnd w:id="28"/>
    </w:p>
    <w:p w14:paraId="5B316164" w14:textId="77777777" w:rsidR="00104A7E" w:rsidRDefault="00104A7E" w:rsidP="00104A7E">
      <w:r>
        <w:t>Conditions:</w:t>
      </w:r>
    </w:p>
    <w:p w14:paraId="107215F1" w14:textId="77777777" w:rsidR="00104A7E" w:rsidRDefault="00104A7E">
      <w:pPr>
        <w:pStyle w:val="Akapitzlist"/>
        <w:numPr>
          <w:ilvl w:val="0"/>
          <w:numId w:val="19"/>
        </w:numPr>
      </w:pPr>
      <w:r>
        <w:t xml:space="preserve">All: </w:t>
      </w:r>
    </w:p>
    <w:p w14:paraId="03C08583" w14:textId="77777777" w:rsidR="00104A7E" w:rsidRDefault="00104A7E">
      <w:pPr>
        <w:pStyle w:val="Akapitzlist"/>
        <w:numPr>
          <w:ilvl w:val="1"/>
          <w:numId w:val="19"/>
        </w:numPr>
      </w:pPr>
      <w:r>
        <w:t>Lock Automation is 0</w:t>
      </w:r>
    </w:p>
    <w:p w14:paraId="0BCEA698" w14:textId="77777777" w:rsidR="00104A7E" w:rsidRDefault="00104A7E">
      <w:pPr>
        <w:pStyle w:val="Akapitzlist"/>
        <w:numPr>
          <w:ilvl w:val="0"/>
          <w:numId w:val="19"/>
        </w:numPr>
      </w:pPr>
      <w:r>
        <w:t xml:space="preserve">At least one: </w:t>
      </w:r>
    </w:p>
    <w:p w14:paraId="11D9CAF2" w14:textId="77777777" w:rsidR="00104A7E" w:rsidRDefault="00104A7E">
      <w:pPr>
        <w:pStyle w:val="Akapitzlist"/>
        <w:numPr>
          <w:ilvl w:val="1"/>
          <w:numId w:val="19"/>
        </w:numPr>
      </w:pPr>
      <w:r>
        <w:t>Total Bill Amount has changed</w:t>
      </w:r>
    </w:p>
    <w:p w14:paraId="6B4B6274" w14:textId="77777777" w:rsidR="00104A7E" w:rsidRDefault="00104A7E">
      <w:pPr>
        <w:pStyle w:val="Akapitzlist"/>
        <w:numPr>
          <w:ilvl w:val="1"/>
          <w:numId w:val="19"/>
        </w:numPr>
      </w:pPr>
      <w:r>
        <w:t>Total Collections has changed</w:t>
      </w:r>
    </w:p>
    <w:p w14:paraId="460CF35A" w14:textId="77777777" w:rsidR="00104A7E" w:rsidRDefault="00104A7E">
      <w:pPr>
        <w:pStyle w:val="Akapitzlist"/>
        <w:numPr>
          <w:ilvl w:val="1"/>
          <w:numId w:val="19"/>
        </w:numPr>
      </w:pPr>
      <w:r>
        <w:t>Adjusted Face Value has changed</w:t>
      </w:r>
    </w:p>
    <w:p w14:paraId="79E09D3B" w14:textId="77777777" w:rsidR="00104A7E" w:rsidRDefault="00104A7E" w:rsidP="00104A7E">
      <w:r>
        <w:t>Tasks:</w:t>
      </w:r>
    </w:p>
    <w:p w14:paraId="45D79F1A" w14:textId="1140B893" w:rsidR="00104A7E" w:rsidRDefault="00104A7E">
      <w:pPr>
        <w:pStyle w:val="Akapitzlist"/>
        <w:numPr>
          <w:ilvl w:val="0"/>
          <w:numId w:val="91"/>
        </w:numPr>
      </w:pPr>
      <w:r>
        <w:t>Total balance = Total Bill Amount - Total Collections, Adjusted Claim Balance = Adjusted Face Value - Total Collections</w:t>
      </w:r>
    </w:p>
    <w:p w14:paraId="06712AB4" w14:textId="51090021" w:rsidR="00700DE5" w:rsidRDefault="00E90088" w:rsidP="00E90088">
      <w:pPr>
        <w:pStyle w:val="DBH2"/>
      </w:pPr>
      <w:bookmarkStart w:id="29" w:name="_Toc130299623"/>
      <w:r w:rsidRPr="00E90088">
        <w:lastRenderedPageBreak/>
        <w:t>Module: Cases, Section: Complaint</w:t>
      </w:r>
      <w:bookmarkEnd w:id="29"/>
    </w:p>
    <w:p w14:paraId="5A237405" w14:textId="02F118E1" w:rsidR="00E90088" w:rsidRPr="00E90088" w:rsidRDefault="00E90088" w:rsidP="00E90088">
      <w:pPr>
        <w:pStyle w:val="DBH3"/>
        <w:rPr>
          <w:lang w:val="pl-PL" w:eastAsia="pl-PL"/>
        </w:rPr>
      </w:pPr>
      <w:bookmarkStart w:id="30" w:name="_Toc130299624"/>
      <w:r w:rsidRPr="00E90088">
        <w:t>1 day after Ds Notice of Appearance Entered is set</w:t>
      </w:r>
      <w:bookmarkEnd w:id="30"/>
    </w:p>
    <w:p w14:paraId="1D26DD34" w14:textId="77777777" w:rsidR="00E90088" w:rsidRPr="00E90088" w:rsidRDefault="00E90088" w:rsidP="00E90088">
      <w:r w:rsidRPr="00E90088">
        <w:t>Conditions:</w:t>
      </w:r>
    </w:p>
    <w:p w14:paraId="7700D141" w14:textId="77777777" w:rsidR="00E90088" w:rsidRPr="00E90088" w:rsidRDefault="00E90088">
      <w:pPr>
        <w:pStyle w:val="Akapitzlist"/>
        <w:numPr>
          <w:ilvl w:val="0"/>
          <w:numId w:val="19"/>
        </w:numPr>
      </w:pPr>
      <w:r w:rsidRPr="00E90088">
        <w:t xml:space="preserve">All: </w:t>
      </w:r>
    </w:p>
    <w:p w14:paraId="7568A1BF" w14:textId="77777777" w:rsidR="00E90088" w:rsidRPr="00E90088" w:rsidRDefault="00E90088">
      <w:pPr>
        <w:pStyle w:val="Akapitzlist"/>
        <w:numPr>
          <w:ilvl w:val="1"/>
          <w:numId w:val="19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Ds Notice of Appearance Entered</w:t>
      </w:r>
      <w:r w:rsidRPr="00E90088">
        <w:t xml:space="preserve"> is not empty</w:t>
      </w:r>
    </w:p>
    <w:p w14:paraId="4A121565" w14:textId="77777777" w:rsidR="00E90088" w:rsidRPr="00E90088" w:rsidRDefault="00E90088">
      <w:pPr>
        <w:pStyle w:val="Akapitzlist"/>
        <w:numPr>
          <w:ilvl w:val="1"/>
          <w:numId w:val="19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Ds Notice of Appearance Entered</w:t>
      </w:r>
      <w:r w:rsidRPr="00E90088">
        <w:t xml:space="preserve"> days ago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1</w:t>
      </w:r>
    </w:p>
    <w:p w14:paraId="4A6CA4CD" w14:textId="77777777" w:rsidR="00E90088" w:rsidRPr="00E90088" w:rsidRDefault="00E90088" w:rsidP="00E90088">
      <w:r w:rsidRPr="00E90088">
        <w:t>Tasks:</w:t>
      </w:r>
    </w:p>
    <w:p w14:paraId="44FB18F9" w14:textId="77777777" w:rsidR="00E90088" w:rsidRPr="00E90088" w:rsidRDefault="00E90088">
      <w:pPr>
        <w:pStyle w:val="Akapitzlist"/>
        <w:numPr>
          <w:ilvl w:val="0"/>
          <w:numId w:val="19"/>
        </w:numPr>
      </w:pPr>
      <w:r w:rsidRPr="00E90088">
        <w:t xml:space="preserve">send email template "Ps Depo Requests" to OPPOSING_COUNSEL_EMAIL </w:t>
      </w:r>
    </w:p>
    <w:p w14:paraId="6FF9F3C0" w14:textId="1EC5E3A3" w:rsidR="00E90088" w:rsidRPr="00E90088" w:rsidRDefault="00E90088" w:rsidP="00E90088">
      <w:pPr>
        <w:pStyle w:val="DBH3"/>
      </w:pPr>
      <w:bookmarkStart w:id="31" w:name="_Toc130299625"/>
      <w:r w:rsidRPr="00E90088">
        <w:t>2 days after Complaint Status set to Filing Team</w:t>
      </w:r>
      <w:bookmarkEnd w:id="31"/>
    </w:p>
    <w:p w14:paraId="63091125" w14:textId="77777777" w:rsidR="00E90088" w:rsidRPr="00E90088" w:rsidRDefault="00E90088" w:rsidP="00E90088">
      <w:r w:rsidRPr="00E90088">
        <w:t>Conditions:</w:t>
      </w:r>
    </w:p>
    <w:p w14:paraId="6DE3B725" w14:textId="77777777" w:rsidR="00E90088" w:rsidRPr="00E90088" w:rsidRDefault="00E90088">
      <w:pPr>
        <w:pStyle w:val="Akapitzlist"/>
        <w:numPr>
          <w:ilvl w:val="0"/>
          <w:numId w:val="19"/>
        </w:numPr>
      </w:pPr>
      <w:r w:rsidRPr="00E90088">
        <w:t xml:space="preserve">All: </w:t>
      </w:r>
    </w:p>
    <w:p w14:paraId="53F5E633" w14:textId="77777777" w:rsidR="00E90088" w:rsidRPr="00E90088" w:rsidRDefault="00E90088">
      <w:pPr>
        <w:pStyle w:val="Akapitzlist"/>
        <w:numPr>
          <w:ilvl w:val="1"/>
          <w:numId w:val="19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Stage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Complaint</w:t>
      </w:r>
    </w:p>
    <w:p w14:paraId="1B8D11C4" w14:textId="77777777" w:rsidR="00E90088" w:rsidRPr="00E90088" w:rsidRDefault="00E90088">
      <w:pPr>
        <w:pStyle w:val="Akapitzlist"/>
        <w:numPr>
          <w:ilvl w:val="1"/>
          <w:numId w:val="19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Status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Case Filed</w:t>
      </w:r>
    </w:p>
    <w:p w14:paraId="0DEF3A83" w14:textId="77777777" w:rsidR="00E90088" w:rsidRPr="00E90088" w:rsidRDefault="00E90088">
      <w:pPr>
        <w:pStyle w:val="Akapitzlist"/>
        <w:numPr>
          <w:ilvl w:val="1"/>
          <w:numId w:val="19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Status Age</w:t>
      </w:r>
      <w:r w:rsidRPr="00E90088">
        <w:t xml:space="preserve"> equal to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2</w:t>
      </w:r>
    </w:p>
    <w:p w14:paraId="2DA470CF" w14:textId="77777777" w:rsidR="00E90088" w:rsidRPr="00E90088" w:rsidRDefault="00E90088">
      <w:pPr>
        <w:pStyle w:val="Akapitzlist"/>
        <w:numPr>
          <w:ilvl w:val="1"/>
          <w:numId w:val="19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4671CC02" w14:textId="77777777" w:rsidR="00E90088" w:rsidRPr="00E90088" w:rsidRDefault="00E90088" w:rsidP="00E90088">
      <w:r w:rsidRPr="00E90088">
        <w:t>Tasks:</w:t>
      </w:r>
    </w:p>
    <w:p w14:paraId="16AC414B" w14:textId="77777777" w:rsidR="00E90088" w:rsidRPr="00E90088" w:rsidRDefault="00E90088">
      <w:pPr>
        <w:pStyle w:val="Akapitzlist"/>
        <w:numPr>
          <w:ilvl w:val="0"/>
          <w:numId w:val="19"/>
        </w:numPr>
      </w:pPr>
      <w:r w:rsidRPr="00E90088">
        <w:t xml:space="preserve">add task for Case Manager in 2 days to after Complayant status is set to Case Filed "Check docket for executed summons for" </w:t>
      </w:r>
    </w:p>
    <w:p w14:paraId="6951A88B" w14:textId="0287973D" w:rsidR="00E90088" w:rsidRPr="00E90088" w:rsidRDefault="00E90088" w:rsidP="00E90088">
      <w:pPr>
        <w:pStyle w:val="DBH3"/>
      </w:pPr>
      <w:bookmarkStart w:id="32" w:name="_Toc130299626"/>
      <w:r w:rsidRPr="00E90088">
        <w:t>3 day after Ds Notice of Appearance Entered is set</w:t>
      </w:r>
      <w:bookmarkEnd w:id="32"/>
    </w:p>
    <w:p w14:paraId="7CBBD594" w14:textId="77777777" w:rsidR="00E90088" w:rsidRPr="00E90088" w:rsidRDefault="00E90088" w:rsidP="00E90088">
      <w:r w:rsidRPr="00E90088">
        <w:t>Conditions:</w:t>
      </w:r>
    </w:p>
    <w:p w14:paraId="4CFD7CFC" w14:textId="77777777" w:rsidR="00E90088" w:rsidRPr="00E90088" w:rsidRDefault="00E90088">
      <w:pPr>
        <w:pStyle w:val="Akapitzlist"/>
        <w:numPr>
          <w:ilvl w:val="0"/>
          <w:numId w:val="19"/>
        </w:numPr>
      </w:pPr>
      <w:r w:rsidRPr="00E90088">
        <w:t xml:space="preserve">All: </w:t>
      </w:r>
    </w:p>
    <w:p w14:paraId="33B0B0E1" w14:textId="77777777" w:rsidR="00E90088" w:rsidRPr="00E90088" w:rsidRDefault="00E90088">
      <w:pPr>
        <w:pStyle w:val="Akapitzlist"/>
        <w:numPr>
          <w:ilvl w:val="1"/>
          <w:numId w:val="19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Ds Notice of Appearance Entered</w:t>
      </w:r>
      <w:r w:rsidRPr="00E90088">
        <w:t xml:space="preserve"> is not empty</w:t>
      </w:r>
    </w:p>
    <w:p w14:paraId="1C7E7FB5" w14:textId="77777777" w:rsidR="00E90088" w:rsidRPr="00E90088" w:rsidRDefault="00E90088">
      <w:pPr>
        <w:pStyle w:val="Akapitzlist"/>
        <w:numPr>
          <w:ilvl w:val="1"/>
          <w:numId w:val="19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Ds Notice of Appearance Entered</w:t>
      </w:r>
      <w:r w:rsidRPr="00E90088">
        <w:t xml:space="preserve"> days ago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3</w:t>
      </w:r>
    </w:p>
    <w:p w14:paraId="675E36CF" w14:textId="77777777" w:rsidR="00E90088" w:rsidRPr="00E90088" w:rsidRDefault="00E90088" w:rsidP="00E90088">
      <w:r w:rsidRPr="00E90088">
        <w:t>Tasks:</w:t>
      </w:r>
    </w:p>
    <w:p w14:paraId="24698E6C" w14:textId="77777777" w:rsidR="00E90088" w:rsidRPr="00E90088" w:rsidRDefault="00E90088">
      <w:pPr>
        <w:pStyle w:val="Akapitzlist"/>
        <w:numPr>
          <w:ilvl w:val="0"/>
          <w:numId w:val="19"/>
        </w:numPr>
      </w:pPr>
      <w:r w:rsidRPr="00E90088">
        <w:t>create task for Scheduling Team - Depoitions to "Coordinate Deposition of D's Corp Rep and Field Adjuster in"</w:t>
      </w:r>
    </w:p>
    <w:p w14:paraId="00899C4E" w14:textId="77777777" w:rsidR="00E90088" w:rsidRPr="00E90088" w:rsidRDefault="00E90088">
      <w:pPr>
        <w:pStyle w:val="Akapitzlist"/>
        <w:numPr>
          <w:ilvl w:val="0"/>
          <w:numId w:val="19"/>
        </w:numPr>
      </w:pPr>
      <w:r w:rsidRPr="00E90088">
        <w:t xml:space="preserve">create task for Case Manager to "Add Opposing Counsel's info to file in" </w:t>
      </w:r>
    </w:p>
    <w:p w14:paraId="3A3E125C" w14:textId="5ED4F69A" w:rsidR="00E90088" w:rsidRPr="00E90088" w:rsidRDefault="00E90088" w:rsidP="00E90088">
      <w:pPr>
        <w:pStyle w:val="DBH3"/>
      </w:pPr>
      <w:bookmarkStart w:id="33" w:name="_Toc130299627"/>
      <w:r w:rsidRPr="00E90088">
        <w:t>90 days after Service of Process change (AOB)</w:t>
      </w:r>
      <w:bookmarkEnd w:id="33"/>
    </w:p>
    <w:p w14:paraId="7A532BD6" w14:textId="77777777" w:rsidR="00E90088" w:rsidRPr="00E90088" w:rsidRDefault="00E90088" w:rsidP="00E90088">
      <w:r w:rsidRPr="00E90088">
        <w:t>Conditions:</w:t>
      </w:r>
    </w:p>
    <w:p w14:paraId="63C5A2EE" w14:textId="77777777" w:rsidR="00E90088" w:rsidRPr="00E90088" w:rsidRDefault="00E90088">
      <w:pPr>
        <w:pStyle w:val="Akapitzlist"/>
        <w:numPr>
          <w:ilvl w:val="0"/>
          <w:numId w:val="21"/>
        </w:numPr>
      </w:pPr>
      <w:r w:rsidRPr="00E90088">
        <w:t xml:space="preserve">All: </w:t>
      </w:r>
    </w:p>
    <w:p w14:paraId="30087DC5" w14:textId="77777777" w:rsidR="00E90088" w:rsidRPr="00E90088" w:rsidRDefault="00E90088">
      <w:pPr>
        <w:pStyle w:val="Akapitzlist"/>
        <w:numPr>
          <w:ilvl w:val="1"/>
          <w:numId w:val="21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lastRenderedPageBreak/>
        <w:t>Type of Claim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AOB</w:t>
      </w:r>
    </w:p>
    <w:p w14:paraId="50CDCB54" w14:textId="77777777" w:rsidR="00E90088" w:rsidRPr="00E90088" w:rsidRDefault="00E90088">
      <w:pPr>
        <w:pStyle w:val="Akapitzlist"/>
        <w:numPr>
          <w:ilvl w:val="1"/>
          <w:numId w:val="21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Service of Process</w:t>
      </w:r>
      <w:r w:rsidRPr="00E90088">
        <w:t xml:space="preserve"> is not empty</w:t>
      </w:r>
    </w:p>
    <w:p w14:paraId="01FE2A6A" w14:textId="77777777" w:rsidR="00E90088" w:rsidRPr="00E90088" w:rsidRDefault="00E90088">
      <w:pPr>
        <w:pStyle w:val="Akapitzlist"/>
        <w:numPr>
          <w:ilvl w:val="1"/>
          <w:numId w:val="21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Service of Process</w:t>
      </w:r>
      <w:r w:rsidRPr="00E90088">
        <w:t xml:space="preserve"> days ago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90</w:t>
      </w:r>
    </w:p>
    <w:p w14:paraId="0EADD045" w14:textId="77777777" w:rsidR="00E90088" w:rsidRPr="00E90088" w:rsidRDefault="00E90088">
      <w:pPr>
        <w:pStyle w:val="Akapitzlist"/>
        <w:numPr>
          <w:ilvl w:val="1"/>
          <w:numId w:val="21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6777A9FF" w14:textId="77777777" w:rsidR="00E90088" w:rsidRPr="00E90088" w:rsidRDefault="00E90088" w:rsidP="00E90088">
      <w:r w:rsidRPr="00E90088">
        <w:t>Tasks:</w:t>
      </w:r>
    </w:p>
    <w:p w14:paraId="74C186EE" w14:textId="77777777" w:rsidR="00E90088" w:rsidRPr="00E90088" w:rsidRDefault="00E90088">
      <w:pPr>
        <w:pStyle w:val="Akapitzlist"/>
        <w:numPr>
          <w:ilvl w:val="0"/>
          <w:numId w:val="21"/>
        </w:numPr>
      </w:pPr>
      <w:r w:rsidRPr="00E90088">
        <w:t>create document template "Ps PFS"</w:t>
      </w:r>
    </w:p>
    <w:p w14:paraId="3F625CDC" w14:textId="77777777" w:rsidR="00E90088" w:rsidRPr="00E90088" w:rsidRDefault="00E90088">
      <w:pPr>
        <w:pStyle w:val="Akapitzlist"/>
        <w:numPr>
          <w:ilvl w:val="0"/>
          <w:numId w:val="21"/>
        </w:numPr>
      </w:pPr>
      <w:r w:rsidRPr="00E90088">
        <w:t xml:space="preserve">create task for Assigned Attorney to "Review and Edit Ps PFS to send to Defendant in AOB case re:" </w:t>
      </w:r>
    </w:p>
    <w:p w14:paraId="3B913C43" w14:textId="6B8651C2" w:rsidR="00E90088" w:rsidRPr="00E90088" w:rsidRDefault="00E90088" w:rsidP="00E90088">
      <w:pPr>
        <w:pStyle w:val="DBH3"/>
      </w:pPr>
      <w:bookmarkStart w:id="34" w:name="_Toc130299628"/>
      <w:r w:rsidRPr="00E90088">
        <w:t>Answer changed</w:t>
      </w:r>
      <w:bookmarkEnd w:id="34"/>
    </w:p>
    <w:p w14:paraId="4DC1B619" w14:textId="77777777" w:rsidR="00E90088" w:rsidRPr="00E90088" w:rsidRDefault="00E90088" w:rsidP="00E90088">
      <w:r w:rsidRPr="00E90088">
        <w:t>Conditions:</w:t>
      </w:r>
    </w:p>
    <w:p w14:paraId="1B73BC2B" w14:textId="77777777" w:rsidR="00E90088" w:rsidRPr="00E90088" w:rsidRDefault="00E90088">
      <w:pPr>
        <w:pStyle w:val="Akapitzlist"/>
        <w:numPr>
          <w:ilvl w:val="0"/>
          <w:numId w:val="22"/>
        </w:numPr>
      </w:pPr>
      <w:r w:rsidRPr="00E90088">
        <w:t xml:space="preserve">All: </w:t>
      </w:r>
    </w:p>
    <w:p w14:paraId="4206845B" w14:textId="77777777" w:rsidR="00E90088" w:rsidRPr="00E90088" w:rsidRDefault="00E90088">
      <w:pPr>
        <w:pStyle w:val="Akapitzlist"/>
        <w:numPr>
          <w:ilvl w:val="1"/>
          <w:numId w:val="22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Answer</w:t>
      </w:r>
      <w:r w:rsidRPr="00E90088">
        <w:t xml:space="preserve"> has changed</w:t>
      </w:r>
    </w:p>
    <w:p w14:paraId="0F105C85" w14:textId="77777777" w:rsidR="00E90088" w:rsidRPr="00E90088" w:rsidRDefault="00E90088">
      <w:pPr>
        <w:pStyle w:val="Akapitzlist"/>
        <w:numPr>
          <w:ilvl w:val="1"/>
          <w:numId w:val="22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Answer</w:t>
      </w:r>
      <w:r w:rsidRPr="00E90088">
        <w:t xml:space="preserve"> is not empty</w:t>
      </w:r>
    </w:p>
    <w:p w14:paraId="01BA1C68" w14:textId="77777777" w:rsidR="00E90088" w:rsidRPr="00E90088" w:rsidRDefault="00E90088">
      <w:pPr>
        <w:pStyle w:val="Akapitzlist"/>
        <w:numPr>
          <w:ilvl w:val="1"/>
          <w:numId w:val="22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4E2FE8F1" w14:textId="77777777" w:rsidR="00E90088" w:rsidRPr="00E90088" w:rsidRDefault="00E90088" w:rsidP="00E90088">
      <w:r w:rsidRPr="00E90088">
        <w:t>Tasks:</w:t>
      </w:r>
    </w:p>
    <w:p w14:paraId="4F468C3F" w14:textId="48B0926C" w:rsidR="00DE03BF" w:rsidRDefault="00DE03BF" w:rsidP="00DE03BF">
      <w:pPr>
        <w:pStyle w:val="Akapitzlist"/>
        <w:numPr>
          <w:ilvl w:val="0"/>
          <w:numId w:val="22"/>
        </w:numPr>
      </w:pPr>
      <w:r w:rsidRPr="00E90088">
        <w:t>draft package Reply</w:t>
      </w:r>
    </w:p>
    <w:p w14:paraId="1F08471C" w14:textId="0EA4470E" w:rsidR="00E90088" w:rsidRPr="00E90088" w:rsidRDefault="00E90088">
      <w:pPr>
        <w:pStyle w:val="Akapitzlist"/>
        <w:numPr>
          <w:ilvl w:val="0"/>
          <w:numId w:val="22"/>
        </w:numPr>
      </w:pPr>
      <w:r w:rsidRPr="00E90088">
        <w:t>create task for Assigned Attorney to Review Answer and Affirmative Defenses for possible Motion to Strike in @@CASE ID@@ @@INJUREDPARTY_NAME@@</w:t>
      </w:r>
    </w:p>
    <w:p w14:paraId="680BC120" w14:textId="77777777" w:rsidR="00E90088" w:rsidRPr="00E90088" w:rsidRDefault="00E90088">
      <w:pPr>
        <w:pStyle w:val="Akapitzlist"/>
        <w:numPr>
          <w:ilvl w:val="0"/>
          <w:numId w:val="22"/>
        </w:numPr>
      </w:pPr>
      <w:r w:rsidRPr="00E90088">
        <w:t xml:space="preserve">set Complaint status to Answer </w:t>
      </w:r>
    </w:p>
    <w:p w14:paraId="25FCDD71" w14:textId="200BC707" w:rsidR="00E90088" w:rsidRPr="00E90088" w:rsidRDefault="00E90088" w:rsidP="00E90088">
      <w:pPr>
        <w:pStyle w:val="DBH3"/>
      </w:pPr>
      <w:bookmarkStart w:id="35" w:name="_Toc130299629"/>
      <w:r w:rsidRPr="00E90088">
        <w:t>Answer date (Complaint stage) changed (AOB)</w:t>
      </w:r>
      <w:bookmarkEnd w:id="35"/>
    </w:p>
    <w:p w14:paraId="70C7F258" w14:textId="77777777" w:rsidR="00E90088" w:rsidRPr="00E90088" w:rsidRDefault="00E90088" w:rsidP="00E90088">
      <w:r w:rsidRPr="00E90088">
        <w:t>Conditions:</w:t>
      </w:r>
    </w:p>
    <w:p w14:paraId="41A8FFF2" w14:textId="77777777" w:rsidR="00E90088" w:rsidRPr="00E90088" w:rsidRDefault="00E90088">
      <w:pPr>
        <w:pStyle w:val="Akapitzlist"/>
        <w:numPr>
          <w:ilvl w:val="0"/>
          <w:numId w:val="23"/>
        </w:numPr>
      </w:pPr>
      <w:r w:rsidRPr="00E90088">
        <w:t xml:space="preserve">All: </w:t>
      </w:r>
    </w:p>
    <w:p w14:paraId="0B6FC900" w14:textId="77777777" w:rsidR="00E90088" w:rsidRPr="00E90088" w:rsidRDefault="00E90088">
      <w:pPr>
        <w:pStyle w:val="Akapitzlist"/>
        <w:numPr>
          <w:ilvl w:val="1"/>
          <w:numId w:val="23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Answer</w:t>
      </w:r>
      <w:r w:rsidRPr="00E90088">
        <w:t xml:space="preserve"> has changed</w:t>
      </w:r>
    </w:p>
    <w:p w14:paraId="5A7EAF8F" w14:textId="77777777" w:rsidR="00E90088" w:rsidRPr="00E90088" w:rsidRDefault="00E90088">
      <w:pPr>
        <w:pStyle w:val="Akapitzlist"/>
        <w:numPr>
          <w:ilvl w:val="1"/>
          <w:numId w:val="23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Answer</w:t>
      </w:r>
      <w:r w:rsidRPr="00E90088">
        <w:t xml:space="preserve"> is not empty</w:t>
      </w:r>
    </w:p>
    <w:p w14:paraId="4921E162" w14:textId="77777777" w:rsidR="00E90088" w:rsidRPr="00E90088" w:rsidRDefault="00E90088">
      <w:pPr>
        <w:pStyle w:val="Akapitzlist"/>
        <w:numPr>
          <w:ilvl w:val="1"/>
          <w:numId w:val="23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Type of Claim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AOB</w:t>
      </w:r>
    </w:p>
    <w:p w14:paraId="33D03DAD" w14:textId="77777777" w:rsidR="00E90088" w:rsidRPr="00E90088" w:rsidRDefault="00E90088">
      <w:pPr>
        <w:pStyle w:val="Akapitzlist"/>
        <w:numPr>
          <w:ilvl w:val="1"/>
          <w:numId w:val="23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257DE364" w14:textId="77777777" w:rsidR="00E90088" w:rsidRPr="00E90088" w:rsidRDefault="00E90088" w:rsidP="00E90088">
      <w:r w:rsidRPr="00E90088">
        <w:t>Tasks:</w:t>
      </w:r>
    </w:p>
    <w:p w14:paraId="69893C15" w14:textId="77777777" w:rsidR="00E90088" w:rsidRPr="00E90088" w:rsidRDefault="00E90088">
      <w:pPr>
        <w:pStyle w:val="Akapitzlist"/>
        <w:numPr>
          <w:ilvl w:val="0"/>
          <w:numId w:val="23"/>
        </w:numPr>
      </w:pPr>
      <w:r w:rsidRPr="00E90088">
        <w:t>create document template "CRN PROVIDER"</w:t>
      </w:r>
    </w:p>
    <w:p w14:paraId="50D2D9C7" w14:textId="77777777" w:rsidR="00E90088" w:rsidRPr="00E90088" w:rsidRDefault="00E90088">
      <w:pPr>
        <w:pStyle w:val="Akapitzlist"/>
        <w:numPr>
          <w:ilvl w:val="0"/>
          <w:numId w:val="23"/>
        </w:numPr>
      </w:pPr>
      <w:r w:rsidRPr="00E90088">
        <w:t xml:space="preserve">create task for Assigned Attorney to "Review and Edit CRN in" </w:t>
      </w:r>
    </w:p>
    <w:p w14:paraId="43F99390" w14:textId="0F146E5E" w:rsidR="00E90088" w:rsidRPr="00E90088" w:rsidRDefault="00E90088" w:rsidP="00E90088">
      <w:pPr>
        <w:pStyle w:val="DBH3"/>
      </w:pPr>
      <w:bookmarkStart w:id="36" w:name="_Toc130299630"/>
      <w:r w:rsidRPr="00E90088">
        <w:t>Answer date (Complaint stage) changed (HO)</w:t>
      </w:r>
      <w:bookmarkEnd w:id="36"/>
    </w:p>
    <w:p w14:paraId="589EE735" w14:textId="77777777" w:rsidR="00E90088" w:rsidRPr="00E90088" w:rsidRDefault="00E90088" w:rsidP="00E90088">
      <w:r w:rsidRPr="00E90088">
        <w:t>Conditions:</w:t>
      </w:r>
    </w:p>
    <w:p w14:paraId="6318CBAC" w14:textId="77777777" w:rsidR="00E90088" w:rsidRPr="00E90088" w:rsidRDefault="00E90088">
      <w:pPr>
        <w:pStyle w:val="Akapitzlist"/>
        <w:numPr>
          <w:ilvl w:val="0"/>
          <w:numId w:val="24"/>
        </w:numPr>
      </w:pPr>
      <w:r w:rsidRPr="00E90088">
        <w:t xml:space="preserve">All: </w:t>
      </w:r>
    </w:p>
    <w:p w14:paraId="494A6325" w14:textId="77777777" w:rsidR="00E90088" w:rsidRPr="00E90088" w:rsidRDefault="00E90088">
      <w:pPr>
        <w:pStyle w:val="Akapitzlist"/>
        <w:numPr>
          <w:ilvl w:val="1"/>
          <w:numId w:val="24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lastRenderedPageBreak/>
        <w:t>Answer</w:t>
      </w:r>
      <w:r w:rsidRPr="00E90088">
        <w:t xml:space="preserve"> has changed</w:t>
      </w:r>
    </w:p>
    <w:p w14:paraId="45CA5E3B" w14:textId="77777777" w:rsidR="00E90088" w:rsidRPr="00E90088" w:rsidRDefault="00E90088">
      <w:pPr>
        <w:pStyle w:val="Akapitzlist"/>
        <w:numPr>
          <w:ilvl w:val="1"/>
          <w:numId w:val="24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Answer</w:t>
      </w:r>
      <w:r w:rsidRPr="00E90088">
        <w:t xml:space="preserve"> is not empty</w:t>
      </w:r>
    </w:p>
    <w:p w14:paraId="7F8DC476" w14:textId="77777777" w:rsidR="00E90088" w:rsidRPr="00E90088" w:rsidRDefault="00E90088">
      <w:pPr>
        <w:pStyle w:val="Akapitzlist"/>
        <w:numPr>
          <w:ilvl w:val="1"/>
          <w:numId w:val="24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Type of Claim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HO</w:t>
      </w:r>
    </w:p>
    <w:p w14:paraId="7CB6EA8F" w14:textId="77777777" w:rsidR="00E90088" w:rsidRPr="00E90088" w:rsidRDefault="00E90088">
      <w:pPr>
        <w:pStyle w:val="Akapitzlist"/>
        <w:numPr>
          <w:ilvl w:val="1"/>
          <w:numId w:val="24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1F035D05" w14:textId="77777777" w:rsidR="00E90088" w:rsidRPr="00E90088" w:rsidRDefault="00E90088" w:rsidP="00E90088">
      <w:r w:rsidRPr="00E90088">
        <w:t>Tasks:</w:t>
      </w:r>
    </w:p>
    <w:p w14:paraId="5F1458FD" w14:textId="1167E808" w:rsidR="00E90088" w:rsidRPr="00E90088" w:rsidRDefault="00E90088">
      <w:pPr>
        <w:pStyle w:val="Akapitzlist"/>
        <w:numPr>
          <w:ilvl w:val="0"/>
          <w:numId w:val="24"/>
        </w:numPr>
      </w:pPr>
      <w:r w:rsidRPr="00E90088">
        <w:t>create document template "CRN HO"</w:t>
      </w:r>
    </w:p>
    <w:p w14:paraId="2AA6C963" w14:textId="77777777" w:rsidR="00E90088" w:rsidRPr="00E90088" w:rsidRDefault="00E90088">
      <w:pPr>
        <w:pStyle w:val="Akapitzlist"/>
        <w:numPr>
          <w:ilvl w:val="0"/>
          <w:numId w:val="24"/>
        </w:numPr>
      </w:pPr>
      <w:r w:rsidRPr="00E90088">
        <w:t xml:space="preserve">create task for Assigned Attorney to "Review and Edit CRN in" </w:t>
      </w:r>
    </w:p>
    <w:p w14:paraId="5B88AEE2" w14:textId="656632A6" w:rsidR="00E90088" w:rsidRPr="00E90088" w:rsidRDefault="00E90088" w:rsidP="00E90088">
      <w:pPr>
        <w:pStyle w:val="DBH3"/>
      </w:pPr>
      <w:bookmarkStart w:id="37" w:name="_Toc130299631"/>
      <w:r w:rsidRPr="00E90088">
        <w:t>Answer Deadline changed</w:t>
      </w:r>
      <w:bookmarkEnd w:id="37"/>
    </w:p>
    <w:p w14:paraId="25A9FEBA" w14:textId="77777777" w:rsidR="00E90088" w:rsidRPr="00E90088" w:rsidRDefault="00E90088" w:rsidP="00E90088">
      <w:r w:rsidRPr="00E90088">
        <w:t>Conditions:</w:t>
      </w:r>
    </w:p>
    <w:p w14:paraId="059DEB42" w14:textId="77777777" w:rsidR="00E90088" w:rsidRPr="00E90088" w:rsidRDefault="00E90088">
      <w:pPr>
        <w:pStyle w:val="Akapitzlist"/>
        <w:numPr>
          <w:ilvl w:val="0"/>
          <w:numId w:val="25"/>
        </w:numPr>
      </w:pPr>
      <w:r w:rsidRPr="00E90088">
        <w:t xml:space="preserve">All: </w:t>
      </w:r>
    </w:p>
    <w:p w14:paraId="1656F39C" w14:textId="77777777" w:rsidR="00E90088" w:rsidRPr="00E90088" w:rsidRDefault="00E90088">
      <w:pPr>
        <w:pStyle w:val="Akapitzlist"/>
        <w:numPr>
          <w:ilvl w:val="1"/>
          <w:numId w:val="25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Answer Deadline</w:t>
      </w:r>
      <w:r w:rsidRPr="00E90088">
        <w:t xml:space="preserve"> has changed</w:t>
      </w:r>
    </w:p>
    <w:p w14:paraId="20CC56BB" w14:textId="77777777" w:rsidR="00E90088" w:rsidRPr="00E90088" w:rsidRDefault="00E90088">
      <w:pPr>
        <w:pStyle w:val="Akapitzlist"/>
        <w:numPr>
          <w:ilvl w:val="1"/>
          <w:numId w:val="25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Answer Deadline</w:t>
      </w:r>
      <w:r w:rsidRPr="00E90088">
        <w:t xml:space="preserve"> is not empty</w:t>
      </w:r>
    </w:p>
    <w:p w14:paraId="5A27FA1B" w14:textId="77777777" w:rsidR="00E90088" w:rsidRPr="00E90088" w:rsidRDefault="00E90088">
      <w:pPr>
        <w:pStyle w:val="Akapitzlist"/>
        <w:numPr>
          <w:ilvl w:val="1"/>
          <w:numId w:val="25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471C3761" w14:textId="77777777" w:rsidR="00E90088" w:rsidRPr="00E90088" w:rsidRDefault="00E90088" w:rsidP="00E90088">
      <w:r w:rsidRPr="00E90088">
        <w:t>Tasks:</w:t>
      </w:r>
    </w:p>
    <w:p w14:paraId="20855FF4" w14:textId="77777777" w:rsidR="00E90088" w:rsidRPr="00E90088" w:rsidRDefault="00E90088">
      <w:pPr>
        <w:pStyle w:val="Akapitzlist"/>
        <w:numPr>
          <w:ilvl w:val="0"/>
          <w:numId w:val="25"/>
        </w:numPr>
      </w:pPr>
      <w:r w:rsidRPr="00E90088">
        <w:t xml:space="preserve">add event to Attorney and Case Manager calendar "Answer Due in" </w:t>
      </w:r>
    </w:p>
    <w:p w14:paraId="37BED3B5" w14:textId="3B59E806" w:rsidR="00E90088" w:rsidRPr="00E90088" w:rsidRDefault="00E90088" w:rsidP="00E90088">
      <w:pPr>
        <w:pStyle w:val="DBH3"/>
      </w:pPr>
      <w:bookmarkStart w:id="38" w:name="_Toc130299632"/>
      <w:r w:rsidRPr="00E90088">
        <w:t>Answer field empty 7 days after after Answer Deadline</w:t>
      </w:r>
      <w:bookmarkEnd w:id="38"/>
    </w:p>
    <w:p w14:paraId="2ECC85D8" w14:textId="77777777" w:rsidR="00E90088" w:rsidRPr="00E90088" w:rsidRDefault="00E90088" w:rsidP="00E90088">
      <w:r w:rsidRPr="00E90088">
        <w:t>Conditions:</w:t>
      </w:r>
    </w:p>
    <w:p w14:paraId="7737870F" w14:textId="77777777" w:rsidR="00E90088" w:rsidRPr="00E90088" w:rsidRDefault="00E90088">
      <w:pPr>
        <w:pStyle w:val="Akapitzlist"/>
        <w:numPr>
          <w:ilvl w:val="0"/>
          <w:numId w:val="25"/>
        </w:numPr>
      </w:pPr>
      <w:r w:rsidRPr="00E90088">
        <w:t xml:space="preserve">All: </w:t>
      </w:r>
    </w:p>
    <w:p w14:paraId="28453141" w14:textId="77777777" w:rsidR="00E90088" w:rsidRPr="00E90088" w:rsidRDefault="00E90088">
      <w:pPr>
        <w:pStyle w:val="Akapitzlist"/>
        <w:numPr>
          <w:ilvl w:val="1"/>
          <w:numId w:val="25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Answer</w:t>
      </w:r>
      <w:r w:rsidRPr="00E90088">
        <w:t xml:space="preserve"> is empty</w:t>
      </w:r>
    </w:p>
    <w:p w14:paraId="017F462F" w14:textId="77777777" w:rsidR="00E90088" w:rsidRPr="00E90088" w:rsidRDefault="00E90088">
      <w:pPr>
        <w:pStyle w:val="Akapitzlist"/>
        <w:numPr>
          <w:ilvl w:val="1"/>
          <w:numId w:val="25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Answer Deadline</w:t>
      </w:r>
      <w:r w:rsidRPr="00E90088">
        <w:t xml:space="preserve"> is not empty</w:t>
      </w:r>
    </w:p>
    <w:p w14:paraId="0AB43C10" w14:textId="77777777" w:rsidR="00E90088" w:rsidRPr="00E90088" w:rsidRDefault="00E90088">
      <w:pPr>
        <w:pStyle w:val="Akapitzlist"/>
        <w:numPr>
          <w:ilvl w:val="1"/>
          <w:numId w:val="25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Answer Deadline</w:t>
      </w:r>
      <w:r w:rsidRPr="00E90088">
        <w:t xml:space="preserve"> days ago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7</w:t>
      </w:r>
    </w:p>
    <w:p w14:paraId="6B524B73" w14:textId="77777777" w:rsidR="00E90088" w:rsidRPr="00E90088" w:rsidRDefault="00E90088" w:rsidP="00E90088">
      <w:r w:rsidRPr="00E90088">
        <w:t>Tasks:</w:t>
      </w:r>
    </w:p>
    <w:p w14:paraId="66BE9C9F" w14:textId="77777777" w:rsidR="00E90088" w:rsidRPr="00E90088" w:rsidRDefault="00E90088">
      <w:pPr>
        <w:pStyle w:val="Akapitzlist"/>
        <w:numPr>
          <w:ilvl w:val="0"/>
          <w:numId w:val="25"/>
        </w:numPr>
      </w:pPr>
      <w:r w:rsidRPr="00E90088">
        <w:t>draft package Motion for Default</w:t>
      </w:r>
    </w:p>
    <w:p w14:paraId="398B7B18" w14:textId="690A0ED2" w:rsidR="00E90088" w:rsidRDefault="00E90088">
      <w:pPr>
        <w:pStyle w:val="Akapitzlist"/>
        <w:numPr>
          <w:ilvl w:val="0"/>
          <w:numId w:val="25"/>
        </w:numPr>
      </w:pPr>
      <w:r w:rsidRPr="00E90088">
        <w:t xml:space="preserve">create task for Scheduling Team - Hearings to "Unilaterally set Ps Motion for Default for hearing in" </w:t>
      </w:r>
    </w:p>
    <w:p w14:paraId="41E76B20" w14:textId="1EF0B11E" w:rsidR="00DE03BF" w:rsidRPr="00E90088" w:rsidRDefault="00DE03BF" w:rsidP="00DE03BF">
      <w:pPr>
        <w:pStyle w:val="Akapitzlist"/>
        <w:numPr>
          <w:ilvl w:val="0"/>
          <w:numId w:val="25"/>
        </w:numPr>
      </w:pPr>
      <w:r w:rsidRPr="00E90088">
        <w:t>change Complaint status to Answer Overdue</w:t>
      </w:r>
    </w:p>
    <w:p w14:paraId="36FE20CF" w14:textId="4F98CC2A" w:rsidR="00E90088" w:rsidRPr="00E90088" w:rsidRDefault="00E90088" w:rsidP="00E90088">
      <w:pPr>
        <w:pStyle w:val="DBH3"/>
      </w:pPr>
      <w:bookmarkStart w:id="39" w:name="_Toc130299633"/>
      <w:r w:rsidRPr="00E90088">
        <w:t>Change of Complaint Status</w:t>
      </w:r>
      <w:bookmarkEnd w:id="39"/>
    </w:p>
    <w:p w14:paraId="4E3D7DEA" w14:textId="77777777" w:rsidR="00E90088" w:rsidRPr="00E90088" w:rsidRDefault="00E90088" w:rsidP="00E90088">
      <w:r w:rsidRPr="00E90088">
        <w:t>Conditions:</w:t>
      </w:r>
    </w:p>
    <w:p w14:paraId="2814563F" w14:textId="77777777" w:rsidR="00E90088" w:rsidRPr="00E90088" w:rsidRDefault="00E90088">
      <w:pPr>
        <w:pStyle w:val="Akapitzlist"/>
        <w:numPr>
          <w:ilvl w:val="0"/>
          <w:numId w:val="26"/>
        </w:numPr>
      </w:pPr>
      <w:r w:rsidRPr="00E90088">
        <w:t xml:space="preserve">All: </w:t>
      </w:r>
    </w:p>
    <w:p w14:paraId="2F3D795E" w14:textId="77777777" w:rsidR="00E90088" w:rsidRPr="00E90088" w:rsidRDefault="00E90088">
      <w:pPr>
        <w:pStyle w:val="Akapitzlist"/>
        <w:numPr>
          <w:ilvl w:val="1"/>
          <w:numId w:val="26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has changed</w:t>
      </w:r>
    </w:p>
    <w:p w14:paraId="6465D3C1" w14:textId="77777777" w:rsidR="00E90088" w:rsidRPr="00E90088" w:rsidRDefault="00E90088">
      <w:pPr>
        <w:pStyle w:val="Akapitzlist"/>
        <w:numPr>
          <w:ilvl w:val="1"/>
          <w:numId w:val="26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is not empty</w:t>
      </w:r>
    </w:p>
    <w:p w14:paraId="1A63FDAB" w14:textId="77777777" w:rsidR="00E90088" w:rsidRPr="00E90088" w:rsidRDefault="00E90088" w:rsidP="00E90088">
      <w:r w:rsidRPr="00E90088">
        <w:t>Tasks:</w:t>
      </w:r>
    </w:p>
    <w:p w14:paraId="09074DE9" w14:textId="77777777" w:rsidR="00E90088" w:rsidRPr="00E90088" w:rsidRDefault="00E90088">
      <w:pPr>
        <w:pStyle w:val="Akapitzlist"/>
        <w:numPr>
          <w:ilvl w:val="0"/>
          <w:numId w:val="26"/>
        </w:numPr>
      </w:pPr>
      <w:r w:rsidRPr="00E90088">
        <w:lastRenderedPageBreak/>
        <w:t xml:space="preserve">Update Status, Status Age, Status Date, Stage </w:t>
      </w:r>
    </w:p>
    <w:p w14:paraId="78448D60" w14:textId="4823AB1D" w:rsidR="00E90088" w:rsidRPr="00E90088" w:rsidRDefault="00E90088" w:rsidP="00E90088">
      <w:pPr>
        <w:pStyle w:val="DBH3"/>
      </w:pPr>
      <w:bookmarkStart w:id="40" w:name="_Toc130299634"/>
      <w:r w:rsidRPr="00E90088">
        <w:t>Complaint Status change to Case Filed (Total Balance &gt;=15000)</w:t>
      </w:r>
      <w:bookmarkEnd w:id="40"/>
    </w:p>
    <w:p w14:paraId="78F0A2BE" w14:textId="77777777" w:rsidR="00E90088" w:rsidRPr="00E90088" w:rsidRDefault="00E90088" w:rsidP="00E90088">
      <w:r w:rsidRPr="00E90088">
        <w:t>Conditions:</w:t>
      </w:r>
    </w:p>
    <w:p w14:paraId="42A0516D" w14:textId="77777777" w:rsidR="00E90088" w:rsidRPr="00E90088" w:rsidRDefault="00E90088">
      <w:pPr>
        <w:pStyle w:val="Akapitzlist"/>
        <w:numPr>
          <w:ilvl w:val="0"/>
          <w:numId w:val="26"/>
        </w:numPr>
      </w:pPr>
      <w:r w:rsidRPr="00E90088">
        <w:t xml:space="preserve">All: </w:t>
      </w:r>
    </w:p>
    <w:p w14:paraId="1B60ACEC" w14:textId="77777777" w:rsidR="00E90088" w:rsidRPr="00E90088" w:rsidRDefault="00E90088">
      <w:pPr>
        <w:pStyle w:val="Akapitzlist"/>
        <w:numPr>
          <w:ilvl w:val="1"/>
          <w:numId w:val="26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Case Filed</w:t>
      </w:r>
    </w:p>
    <w:p w14:paraId="66D6A9E8" w14:textId="77777777" w:rsidR="00E90088" w:rsidRPr="00E90088" w:rsidRDefault="00E90088">
      <w:pPr>
        <w:pStyle w:val="Akapitzlist"/>
        <w:numPr>
          <w:ilvl w:val="1"/>
          <w:numId w:val="26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has changed</w:t>
      </w:r>
    </w:p>
    <w:p w14:paraId="544110C2" w14:textId="77777777" w:rsidR="00E90088" w:rsidRPr="00E90088" w:rsidRDefault="00E90088">
      <w:pPr>
        <w:pStyle w:val="Akapitzlist"/>
        <w:numPr>
          <w:ilvl w:val="1"/>
          <w:numId w:val="26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5F2CB665" w14:textId="77777777" w:rsidR="00E90088" w:rsidRPr="00E90088" w:rsidRDefault="00E90088">
      <w:pPr>
        <w:pStyle w:val="Akapitzlist"/>
        <w:numPr>
          <w:ilvl w:val="1"/>
          <w:numId w:val="26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Total Balance</w:t>
      </w:r>
      <w:r w:rsidRPr="00E90088">
        <w:t xml:space="preserve"> greater than or equal to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15000</w:t>
      </w:r>
    </w:p>
    <w:p w14:paraId="24B0881C" w14:textId="77777777" w:rsidR="00E90088" w:rsidRPr="00E90088" w:rsidRDefault="00E90088" w:rsidP="00E90088">
      <w:r w:rsidRPr="00E90088">
        <w:t>Tasks:</w:t>
      </w:r>
    </w:p>
    <w:p w14:paraId="129C2DAE" w14:textId="77777777" w:rsidR="00E90088" w:rsidRPr="00E90088" w:rsidRDefault="00E90088">
      <w:pPr>
        <w:pStyle w:val="Akapitzlist"/>
        <w:numPr>
          <w:ilvl w:val="0"/>
          <w:numId w:val="26"/>
        </w:numPr>
      </w:pPr>
      <w:r w:rsidRPr="00E90088">
        <w:t>Set Case Filed date</w:t>
      </w:r>
    </w:p>
    <w:p w14:paraId="0C912263" w14:textId="77777777" w:rsidR="00E90088" w:rsidRPr="00E90088" w:rsidRDefault="00E90088">
      <w:pPr>
        <w:pStyle w:val="Akapitzlist"/>
        <w:numPr>
          <w:ilvl w:val="0"/>
          <w:numId w:val="26"/>
        </w:numPr>
      </w:pPr>
      <w:r w:rsidRPr="00E90088">
        <w:t xml:space="preserve">add entry to Costs Tab/Module for "Fililing Fee in the amount of $424.35" </w:t>
      </w:r>
    </w:p>
    <w:p w14:paraId="36E0EFF4" w14:textId="79620621" w:rsidR="00E90088" w:rsidRPr="00E90088" w:rsidRDefault="00E90088" w:rsidP="00E90088">
      <w:pPr>
        <w:pStyle w:val="DBH3"/>
      </w:pPr>
      <w:bookmarkStart w:id="41" w:name="_Toc130299635"/>
      <w:r w:rsidRPr="00E90088">
        <w:t>Complaint Status change to Case Filed (Total Balance&lt;15000)</w:t>
      </w:r>
      <w:bookmarkEnd w:id="41"/>
    </w:p>
    <w:p w14:paraId="6E62421F" w14:textId="77777777" w:rsidR="00E90088" w:rsidRPr="00E90088" w:rsidRDefault="00E90088" w:rsidP="00E90088">
      <w:r w:rsidRPr="00E90088">
        <w:t>Conditions:</w:t>
      </w:r>
    </w:p>
    <w:p w14:paraId="4A8FA156" w14:textId="77777777" w:rsidR="00E90088" w:rsidRPr="00E90088" w:rsidRDefault="00E90088">
      <w:pPr>
        <w:pStyle w:val="Akapitzlist"/>
        <w:numPr>
          <w:ilvl w:val="0"/>
          <w:numId w:val="27"/>
        </w:numPr>
      </w:pPr>
      <w:r w:rsidRPr="00E90088">
        <w:t xml:space="preserve">All: </w:t>
      </w:r>
    </w:p>
    <w:p w14:paraId="032D46AC" w14:textId="77777777" w:rsidR="00E90088" w:rsidRPr="00E90088" w:rsidRDefault="00E90088">
      <w:pPr>
        <w:pStyle w:val="Akapitzlist"/>
        <w:numPr>
          <w:ilvl w:val="1"/>
          <w:numId w:val="27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Case Filed</w:t>
      </w:r>
    </w:p>
    <w:p w14:paraId="7AFCF392" w14:textId="77777777" w:rsidR="00E90088" w:rsidRPr="00E90088" w:rsidRDefault="00E90088">
      <w:pPr>
        <w:pStyle w:val="Akapitzlist"/>
        <w:numPr>
          <w:ilvl w:val="1"/>
          <w:numId w:val="27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has changed</w:t>
      </w:r>
    </w:p>
    <w:p w14:paraId="551925FF" w14:textId="77777777" w:rsidR="00E90088" w:rsidRPr="00E90088" w:rsidRDefault="00E90088">
      <w:pPr>
        <w:pStyle w:val="Akapitzlist"/>
        <w:numPr>
          <w:ilvl w:val="1"/>
          <w:numId w:val="27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40D37F14" w14:textId="77777777" w:rsidR="00E90088" w:rsidRPr="00E90088" w:rsidRDefault="00E90088">
      <w:pPr>
        <w:pStyle w:val="Akapitzlist"/>
        <w:numPr>
          <w:ilvl w:val="1"/>
          <w:numId w:val="27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Total Balance</w:t>
      </w:r>
      <w:r w:rsidRPr="00E90088">
        <w:t xml:space="preserve"> less than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15000</w:t>
      </w:r>
    </w:p>
    <w:p w14:paraId="15B50B2A" w14:textId="77777777" w:rsidR="00E90088" w:rsidRPr="00E90088" w:rsidRDefault="00E90088" w:rsidP="00E90088">
      <w:r w:rsidRPr="00E90088">
        <w:t>Tasks:</w:t>
      </w:r>
    </w:p>
    <w:p w14:paraId="2E3E2D7E" w14:textId="77777777" w:rsidR="00E90088" w:rsidRPr="00E90088" w:rsidRDefault="00E90088">
      <w:pPr>
        <w:pStyle w:val="Akapitzlist"/>
        <w:numPr>
          <w:ilvl w:val="0"/>
          <w:numId w:val="27"/>
        </w:numPr>
      </w:pPr>
      <w:r w:rsidRPr="00E90088">
        <w:t>Set Case Filed date</w:t>
      </w:r>
    </w:p>
    <w:p w14:paraId="22640DF2" w14:textId="77777777" w:rsidR="00E90088" w:rsidRPr="00E90088" w:rsidRDefault="00E90088">
      <w:pPr>
        <w:pStyle w:val="Akapitzlist"/>
        <w:numPr>
          <w:ilvl w:val="0"/>
          <w:numId w:val="27"/>
        </w:numPr>
      </w:pPr>
      <w:r w:rsidRPr="00E90088">
        <w:t xml:space="preserve">add entry to Costs Tab/Module for "Fililing Fee in the amount of $320.85" </w:t>
      </w:r>
    </w:p>
    <w:p w14:paraId="7377C837" w14:textId="228DBF45" w:rsidR="00E90088" w:rsidRPr="00E90088" w:rsidRDefault="00E90088" w:rsidP="00E90088">
      <w:pPr>
        <w:pStyle w:val="DBH3"/>
      </w:pPr>
      <w:bookmarkStart w:id="42" w:name="_Toc130299636"/>
      <w:r w:rsidRPr="00E90088">
        <w:t>Complaint Status change to Complaint Printed</w:t>
      </w:r>
      <w:bookmarkEnd w:id="42"/>
    </w:p>
    <w:p w14:paraId="5548D4E0" w14:textId="77777777" w:rsidR="00E90088" w:rsidRPr="00E90088" w:rsidRDefault="00E90088" w:rsidP="00E90088">
      <w:r w:rsidRPr="00E90088">
        <w:t>Conditions:</w:t>
      </w:r>
    </w:p>
    <w:p w14:paraId="661B689E" w14:textId="77777777" w:rsidR="00E90088" w:rsidRPr="00E90088" w:rsidRDefault="00E90088">
      <w:pPr>
        <w:pStyle w:val="Akapitzlist"/>
        <w:numPr>
          <w:ilvl w:val="0"/>
          <w:numId w:val="28"/>
        </w:numPr>
      </w:pPr>
      <w:r w:rsidRPr="00E90088">
        <w:t xml:space="preserve">All: </w:t>
      </w:r>
    </w:p>
    <w:p w14:paraId="44896E08" w14:textId="77777777" w:rsidR="00E90088" w:rsidRPr="00E90088" w:rsidRDefault="00E90088">
      <w:pPr>
        <w:pStyle w:val="Akapitzlist"/>
        <w:numPr>
          <w:ilvl w:val="1"/>
          <w:numId w:val="28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has changed</w:t>
      </w:r>
    </w:p>
    <w:p w14:paraId="674F13AD" w14:textId="77777777" w:rsidR="00E90088" w:rsidRPr="00E90088" w:rsidRDefault="00E90088">
      <w:pPr>
        <w:pStyle w:val="Akapitzlist"/>
        <w:numPr>
          <w:ilvl w:val="1"/>
          <w:numId w:val="28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Complaint Printed</w:t>
      </w:r>
    </w:p>
    <w:p w14:paraId="5FB2CDD4" w14:textId="77777777" w:rsidR="00E90088" w:rsidRPr="00E90088" w:rsidRDefault="00E90088">
      <w:pPr>
        <w:pStyle w:val="Akapitzlist"/>
        <w:numPr>
          <w:ilvl w:val="1"/>
          <w:numId w:val="28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35A94F28" w14:textId="77777777" w:rsidR="00E90088" w:rsidRPr="00E90088" w:rsidRDefault="00E90088" w:rsidP="00E90088">
      <w:r w:rsidRPr="00E90088">
        <w:t>Tasks:</w:t>
      </w:r>
    </w:p>
    <w:p w14:paraId="3B4E8706" w14:textId="77777777" w:rsidR="00E90088" w:rsidRPr="00E90088" w:rsidRDefault="00E90088">
      <w:pPr>
        <w:pStyle w:val="Akapitzlist"/>
        <w:numPr>
          <w:ilvl w:val="0"/>
          <w:numId w:val="28"/>
        </w:numPr>
      </w:pPr>
      <w:r w:rsidRPr="00E90088">
        <w:t>create package "Complaint Package"</w:t>
      </w:r>
    </w:p>
    <w:p w14:paraId="4E9ED4AF" w14:textId="77777777" w:rsidR="00E90088" w:rsidRPr="00E90088" w:rsidRDefault="00E90088">
      <w:pPr>
        <w:pStyle w:val="Akapitzlist"/>
        <w:numPr>
          <w:ilvl w:val="0"/>
          <w:numId w:val="28"/>
        </w:numPr>
      </w:pPr>
      <w:r w:rsidRPr="00E90088">
        <w:t>create task for Case Manager to "Go to Dropbox and File Complaint Package for @@CASE ID@@ @@INJUREDPARTY_NAME@@; once filed change status to Case Filed."</w:t>
      </w:r>
    </w:p>
    <w:p w14:paraId="3E521FCE" w14:textId="77777777" w:rsidR="00E90088" w:rsidRPr="00E90088" w:rsidRDefault="00E90088">
      <w:pPr>
        <w:pStyle w:val="Akapitzlist"/>
        <w:numPr>
          <w:ilvl w:val="0"/>
          <w:numId w:val="28"/>
        </w:numPr>
      </w:pPr>
      <w:r w:rsidRPr="00E90088">
        <w:lastRenderedPageBreak/>
        <w:t xml:space="preserve">set Complaint Package Prepared </w:t>
      </w:r>
    </w:p>
    <w:p w14:paraId="6F9B00B1" w14:textId="2BD3EC27" w:rsidR="00E90088" w:rsidRPr="00E90088" w:rsidRDefault="00E90088" w:rsidP="00E90088">
      <w:pPr>
        <w:pStyle w:val="DBH3"/>
      </w:pPr>
      <w:bookmarkStart w:id="43" w:name="_Toc130299637"/>
      <w:r w:rsidRPr="00E90088">
        <w:t>Complaint Status change to Correction Queue - in Eportal</w:t>
      </w:r>
      <w:bookmarkEnd w:id="43"/>
    </w:p>
    <w:p w14:paraId="287684DB" w14:textId="77777777" w:rsidR="00E90088" w:rsidRPr="00E90088" w:rsidRDefault="00E90088" w:rsidP="00E90088">
      <w:r w:rsidRPr="00E90088">
        <w:t>Conditions:</w:t>
      </w:r>
    </w:p>
    <w:p w14:paraId="65D39774" w14:textId="77777777" w:rsidR="00E90088" w:rsidRPr="00E90088" w:rsidRDefault="00E90088">
      <w:pPr>
        <w:pStyle w:val="Akapitzlist"/>
        <w:numPr>
          <w:ilvl w:val="0"/>
          <w:numId w:val="29"/>
        </w:numPr>
      </w:pPr>
      <w:r w:rsidRPr="00E90088">
        <w:t xml:space="preserve">All: </w:t>
      </w:r>
    </w:p>
    <w:p w14:paraId="01662B70" w14:textId="77777777" w:rsidR="00E90088" w:rsidRPr="00E90088" w:rsidRDefault="00E90088">
      <w:pPr>
        <w:pStyle w:val="Akapitzlist"/>
        <w:numPr>
          <w:ilvl w:val="1"/>
          <w:numId w:val="29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has changed</w:t>
      </w:r>
    </w:p>
    <w:p w14:paraId="479D298D" w14:textId="77777777" w:rsidR="00E90088" w:rsidRPr="00E90088" w:rsidRDefault="00E90088">
      <w:pPr>
        <w:pStyle w:val="Akapitzlist"/>
        <w:numPr>
          <w:ilvl w:val="1"/>
          <w:numId w:val="29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Correction Queue - in Eportal</w:t>
      </w:r>
    </w:p>
    <w:p w14:paraId="734FD319" w14:textId="77777777" w:rsidR="00E90088" w:rsidRPr="00E90088" w:rsidRDefault="00E90088">
      <w:pPr>
        <w:pStyle w:val="Akapitzlist"/>
        <w:numPr>
          <w:ilvl w:val="1"/>
          <w:numId w:val="29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500986B7" w14:textId="77777777" w:rsidR="00E90088" w:rsidRPr="00E90088" w:rsidRDefault="00E90088" w:rsidP="00E90088">
      <w:r w:rsidRPr="00E90088">
        <w:t>Tasks:</w:t>
      </w:r>
    </w:p>
    <w:p w14:paraId="1881F1D9" w14:textId="77777777" w:rsidR="00E90088" w:rsidRPr="00E90088" w:rsidRDefault="00E90088">
      <w:pPr>
        <w:pStyle w:val="Akapitzlist"/>
        <w:numPr>
          <w:ilvl w:val="0"/>
          <w:numId w:val="29"/>
        </w:numPr>
      </w:pPr>
      <w:r w:rsidRPr="00E90088">
        <w:t xml:space="preserve">add task for Case mamager to "Review Correction Queue for" </w:t>
      </w:r>
    </w:p>
    <w:p w14:paraId="4C27E3BA" w14:textId="114AB30C" w:rsidR="00E90088" w:rsidRPr="00E90088" w:rsidRDefault="00E90088" w:rsidP="00E90088">
      <w:pPr>
        <w:pStyle w:val="DBH3"/>
      </w:pPr>
      <w:bookmarkStart w:id="44" w:name="_Toc130299638"/>
      <w:r w:rsidRPr="00E90088">
        <w:t>Complaint Status change to Dismissed - Failure to Appear PTC</w:t>
      </w:r>
      <w:bookmarkEnd w:id="44"/>
    </w:p>
    <w:p w14:paraId="315844DE" w14:textId="77777777" w:rsidR="00E90088" w:rsidRPr="00E90088" w:rsidRDefault="00E90088" w:rsidP="00E90088">
      <w:r w:rsidRPr="00E90088">
        <w:t>Conditions:</w:t>
      </w:r>
    </w:p>
    <w:p w14:paraId="2256BA83" w14:textId="77777777" w:rsidR="00E90088" w:rsidRPr="00E90088" w:rsidRDefault="00E90088">
      <w:pPr>
        <w:pStyle w:val="Akapitzlist"/>
        <w:numPr>
          <w:ilvl w:val="0"/>
          <w:numId w:val="29"/>
        </w:numPr>
      </w:pPr>
      <w:r w:rsidRPr="00E90088">
        <w:t xml:space="preserve">All: </w:t>
      </w:r>
    </w:p>
    <w:p w14:paraId="743E0077" w14:textId="77777777" w:rsidR="00E90088" w:rsidRPr="00E90088" w:rsidRDefault="00E90088">
      <w:pPr>
        <w:pStyle w:val="Akapitzlist"/>
        <w:numPr>
          <w:ilvl w:val="1"/>
          <w:numId w:val="29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has changed</w:t>
      </w:r>
    </w:p>
    <w:p w14:paraId="09A4BD03" w14:textId="77777777" w:rsidR="00E90088" w:rsidRPr="00E90088" w:rsidRDefault="00E90088">
      <w:pPr>
        <w:pStyle w:val="Akapitzlist"/>
        <w:numPr>
          <w:ilvl w:val="1"/>
          <w:numId w:val="29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Dismissed - Failure to Appear PTC</w:t>
      </w:r>
    </w:p>
    <w:p w14:paraId="0FF3BF3C" w14:textId="77777777" w:rsidR="00E90088" w:rsidRPr="00E90088" w:rsidRDefault="00E90088">
      <w:pPr>
        <w:pStyle w:val="Akapitzlist"/>
        <w:numPr>
          <w:ilvl w:val="1"/>
          <w:numId w:val="29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26B9668F" w14:textId="77777777" w:rsidR="00E90088" w:rsidRPr="00E90088" w:rsidRDefault="00E90088" w:rsidP="00E90088">
      <w:r w:rsidRPr="00E90088">
        <w:t>Tasks:</w:t>
      </w:r>
    </w:p>
    <w:p w14:paraId="31A0453B" w14:textId="77777777" w:rsidR="00E90088" w:rsidRPr="00E90088" w:rsidRDefault="00E90088">
      <w:pPr>
        <w:pStyle w:val="Akapitzlist"/>
        <w:numPr>
          <w:ilvl w:val="0"/>
          <w:numId w:val="29"/>
        </w:numPr>
      </w:pPr>
      <w:r w:rsidRPr="00E90088">
        <w:t xml:space="preserve">add task for Assigned Attorney to "Draft Motion to Set Asside Dismissal for" </w:t>
      </w:r>
    </w:p>
    <w:p w14:paraId="6C8CB4A2" w14:textId="5F87837F" w:rsidR="00E90088" w:rsidRPr="00E90088" w:rsidRDefault="00E90088" w:rsidP="00E90088">
      <w:pPr>
        <w:pStyle w:val="DBH3"/>
      </w:pPr>
      <w:bookmarkStart w:id="45" w:name="_Toc130299639"/>
      <w:r w:rsidRPr="00E90088">
        <w:t>Complaint Status change to Dismissed - Not Served</w:t>
      </w:r>
      <w:bookmarkEnd w:id="45"/>
    </w:p>
    <w:p w14:paraId="6CFAA0A3" w14:textId="77777777" w:rsidR="00E90088" w:rsidRPr="00E90088" w:rsidRDefault="00E90088" w:rsidP="00E90088">
      <w:r w:rsidRPr="00E90088">
        <w:t>Conditions:</w:t>
      </w:r>
    </w:p>
    <w:p w14:paraId="65F17BBB" w14:textId="77777777" w:rsidR="00E90088" w:rsidRPr="00E90088" w:rsidRDefault="00E90088">
      <w:pPr>
        <w:pStyle w:val="Akapitzlist"/>
        <w:numPr>
          <w:ilvl w:val="0"/>
          <w:numId w:val="29"/>
        </w:numPr>
      </w:pPr>
      <w:r w:rsidRPr="00E90088">
        <w:t xml:space="preserve">All: </w:t>
      </w:r>
    </w:p>
    <w:p w14:paraId="7C24B223" w14:textId="77777777" w:rsidR="00E90088" w:rsidRPr="00E90088" w:rsidRDefault="00E90088">
      <w:pPr>
        <w:pStyle w:val="Akapitzlist"/>
        <w:numPr>
          <w:ilvl w:val="1"/>
          <w:numId w:val="29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has changed</w:t>
      </w:r>
    </w:p>
    <w:p w14:paraId="26D2D690" w14:textId="77777777" w:rsidR="00E90088" w:rsidRPr="00E90088" w:rsidRDefault="00E90088">
      <w:pPr>
        <w:pStyle w:val="Akapitzlist"/>
        <w:numPr>
          <w:ilvl w:val="1"/>
          <w:numId w:val="29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Dismissed - Not Served</w:t>
      </w:r>
    </w:p>
    <w:p w14:paraId="017E10E2" w14:textId="77777777" w:rsidR="00E90088" w:rsidRPr="00E90088" w:rsidRDefault="00E90088">
      <w:pPr>
        <w:pStyle w:val="Akapitzlist"/>
        <w:numPr>
          <w:ilvl w:val="1"/>
          <w:numId w:val="29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1078724C" w14:textId="77777777" w:rsidR="00E90088" w:rsidRPr="00E90088" w:rsidRDefault="00E90088" w:rsidP="00E90088">
      <w:r w:rsidRPr="00E90088">
        <w:t>Tasks:</w:t>
      </w:r>
    </w:p>
    <w:p w14:paraId="77C59204" w14:textId="77777777" w:rsidR="00E90088" w:rsidRPr="00E90088" w:rsidRDefault="00E90088">
      <w:pPr>
        <w:pStyle w:val="Akapitzlist"/>
        <w:numPr>
          <w:ilvl w:val="0"/>
          <w:numId w:val="29"/>
        </w:numPr>
      </w:pPr>
      <w:r w:rsidRPr="00E90088">
        <w:t xml:space="preserve">add task for Assigned Attorney to "Draft Motion to Set Asside Dismissal for" </w:t>
      </w:r>
    </w:p>
    <w:p w14:paraId="717F9D6F" w14:textId="364010F8" w:rsidR="00E90088" w:rsidRPr="00E90088" w:rsidRDefault="00E90088" w:rsidP="00E90088">
      <w:pPr>
        <w:pStyle w:val="DBH3"/>
      </w:pPr>
      <w:bookmarkStart w:id="46" w:name="_Toc130299640"/>
      <w:r w:rsidRPr="00E90088">
        <w:t>Complaint Status change to FWOP - need to set aside</w:t>
      </w:r>
      <w:bookmarkEnd w:id="46"/>
    </w:p>
    <w:p w14:paraId="47C7A070" w14:textId="77777777" w:rsidR="00E90088" w:rsidRPr="00E90088" w:rsidRDefault="00E90088" w:rsidP="00E90088">
      <w:r w:rsidRPr="00E90088">
        <w:t>Conditions:</w:t>
      </w:r>
    </w:p>
    <w:p w14:paraId="5062BEEE" w14:textId="77777777" w:rsidR="00E90088" w:rsidRPr="00E90088" w:rsidRDefault="00E90088">
      <w:pPr>
        <w:pStyle w:val="Akapitzlist"/>
        <w:numPr>
          <w:ilvl w:val="0"/>
          <w:numId w:val="29"/>
        </w:numPr>
      </w:pPr>
      <w:r w:rsidRPr="00E90088">
        <w:t xml:space="preserve">All: </w:t>
      </w:r>
    </w:p>
    <w:p w14:paraId="77438CEB" w14:textId="77777777" w:rsidR="00E90088" w:rsidRPr="00E90088" w:rsidRDefault="00E90088">
      <w:pPr>
        <w:pStyle w:val="Akapitzlist"/>
        <w:numPr>
          <w:ilvl w:val="1"/>
          <w:numId w:val="29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has changed</w:t>
      </w:r>
    </w:p>
    <w:p w14:paraId="7582191D" w14:textId="77777777" w:rsidR="00E90088" w:rsidRPr="00E90088" w:rsidRDefault="00E90088">
      <w:pPr>
        <w:pStyle w:val="Akapitzlist"/>
        <w:numPr>
          <w:ilvl w:val="1"/>
          <w:numId w:val="29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FWOP - need to set aside</w:t>
      </w:r>
    </w:p>
    <w:p w14:paraId="1B0A7695" w14:textId="77777777" w:rsidR="00E90088" w:rsidRPr="00E90088" w:rsidRDefault="00E90088">
      <w:pPr>
        <w:pStyle w:val="Akapitzlist"/>
        <w:numPr>
          <w:ilvl w:val="1"/>
          <w:numId w:val="29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lastRenderedPageBreak/>
        <w:t>Lock Automation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2983EE3D" w14:textId="77777777" w:rsidR="00E90088" w:rsidRPr="00E90088" w:rsidRDefault="00E90088" w:rsidP="00E90088">
      <w:r w:rsidRPr="00E90088">
        <w:t>Tasks:</w:t>
      </w:r>
    </w:p>
    <w:p w14:paraId="45576A1C" w14:textId="77777777" w:rsidR="00E90088" w:rsidRPr="00E90088" w:rsidRDefault="00E90088">
      <w:pPr>
        <w:pStyle w:val="Akapitzlist"/>
        <w:numPr>
          <w:ilvl w:val="0"/>
          <w:numId w:val="29"/>
        </w:numPr>
      </w:pPr>
      <w:r w:rsidRPr="00E90088">
        <w:t xml:space="preserve">create task for Assigned Attorney to "Draft Motion to Set Aside FWOP for" </w:t>
      </w:r>
    </w:p>
    <w:p w14:paraId="458E86BE" w14:textId="05524162" w:rsidR="00E90088" w:rsidRPr="00E90088" w:rsidRDefault="00E90088" w:rsidP="00E90088">
      <w:pPr>
        <w:pStyle w:val="DBH3"/>
      </w:pPr>
      <w:bookmarkStart w:id="47" w:name="_Toc130299641"/>
      <w:r w:rsidRPr="00E90088">
        <w:t>Complaint Status change to LSOP Case - Pending Pmt</w:t>
      </w:r>
      <w:bookmarkEnd w:id="47"/>
    </w:p>
    <w:p w14:paraId="07D4074F" w14:textId="77777777" w:rsidR="00E90088" w:rsidRPr="00E90088" w:rsidRDefault="00E90088" w:rsidP="00E90088">
      <w:r w:rsidRPr="00E90088">
        <w:t>Conditions:</w:t>
      </w:r>
    </w:p>
    <w:p w14:paraId="6C2924D5" w14:textId="77777777" w:rsidR="00E90088" w:rsidRPr="00E90088" w:rsidRDefault="00E90088">
      <w:pPr>
        <w:pStyle w:val="Akapitzlist"/>
        <w:numPr>
          <w:ilvl w:val="0"/>
          <w:numId w:val="29"/>
        </w:numPr>
      </w:pPr>
      <w:r w:rsidRPr="00E90088">
        <w:t xml:space="preserve">All: </w:t>
      </w:r>
    </w:p>
    <w:p w14:paraId="0176F5FF" w14:textId="77777777" w:rsidR="00E90088" w:rsidRPr="00E90088" w:rsidRDefault="00E90088">
      <w:pPr>
        <w:pStyle w:val="Akapitzlist"/>
        <w:numPr>
          <w:ilvl w:val="1"/>
          <w:numId w:val="29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has changed</w:t>
      </w:r>
    </w:p>
    <w:p w14:paraId="4BC7D96E" w14:textId="77777777" w:rsidR="00E90088" w:rsidRPr="00E90088" w:rsidRDefault="00E90088">
      <w:pPr>
        <w:pStyle w:val="Akapitzlist"/>
        <w:numPr>
          <w:ilvl w:val="1"/>
          <w:numId w:val="29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LSOP Case - Pending Pmt</w:t>
      </w:r>
    </w:p>
    <w:p w14:paraId="4CED27BB" w14:textId="77777777" w:rsidR="00E90088" w:rsidRPr="00E90088" w:rsidRDefault="00E90088">
      <w:pPr>
        <w:pStyle w:val="Akapitzlist"/>
        <w:numPr>
          <w:ilvl w:val="1"/>
          <w:numId w:val="29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1D085787" w14:textId="77777777" w:rsidR="00E90088" w:rsidRPr="00E90088" w:rsidRDefault="00E90088" w:rsidP="00E90088">
      <w:r w:rsidRPr="00E90088">
        <w:t>Tasks:</w:t>
      </w:r>
    </w:p>
    <w:p w14:paraId="6412AA8F" w14:textId="77777777" w:rsidR="00E90088" w:rsidRPr="00E90088" w:rsidRDefault="00E90088">
      <w:pPr>
        <w:pStyle w:val="Akapitzlist"/>
        <w:numPr>
          <w:ilvl w:val="0"/>
          <w:numId w:val="29"/>
        </w:numPr>
      </w:pPr>
      <w:r w:rsidRPr="00E90088">
        <w:t>add task for SUPERVISOR to "Pay LSOP for"</w:t>
      </w:r>
    </w:p>
    <w:p w14:paraId="3B262BF5" w14:textId="77777777" w:rsidR="00E90088" w:rsidRPr="00E90088" w:rsidRDefault="00E90088">
      <w:pPr>
        <w:pStyle w:val="Akapitzlist"/>
        <w:numPr>
          <w:ilvl w:val="0"/>
          <w:numId w:val="29"/>
        </w:numPr>
      </w:pPr>
      <w:r w:rsidRPr="00E90088">
        <w:t>add entry to Costs Tab/Module for "Service Fee in the amount of $15.55"</w:t>
      </w:r>
    </w:p>
    <w:p w14:paraId="42712115" w14:textId="77777777" w:rsidR="00E90088" w:rsidRPr="00E90088" w:rsidRDefault="00E90088">
      <w:pPr>
        <w:pStyle w:val="Akapitzlist"/>
        <w:numPr>
          <w:ilvl w:val="0"/>
          <w:numId w:val="29"/>
        </w:numPr>
      </w:pPr>
      <w:r w:rsidRPr="00E90088">
        <w:t xml:space="preserve">set Complaint Status to LSOP Case - Service Pending </w:t>
      </w:r>
    </w:p>
    <w:p w14:paraId="090EFC9F" w14:textId="0A2CC122" w:rsidR="00E90088" w:rsidRPr="00E90088" w:rsidRDefault="00E90088" w:rsidP="00E90088">
      <w:pPr>
        <w:pStyle w:val="DBH3"/>
      </w:pPr>
      <w:bookmarkStart w:id="48" w:name="_Toc130299642"/>
      <w:r w:rsidRPr="00E90088">
        <w:t>Complaint Status change to LSOP Case - Service Pending</w:t>
      </w:r>
      <w:bookmarkEnd w:id="48"/>
    </w:p>
    <w:p w14:paraId="1EFE1902" w14:textId="77777777" w:rsidR="00E90088" w:rsidRPr="00E90088" w:rsidRDefault="00E90088" w:rsidP="00E90088">
      <w:r w:rsidRPr="00E90088">
        <w:t>Conditions:</w:t>
      </w:r>
    </w:p>
    <w:p w14:paraId="151232E0" w14:textId="77777777" w:rsidR="00E90088" w:rsidRPr="00E90088" w:rsidRDefault="00E90088">
      <w:pPr>
        <w:pStyle w:val="Akapitzlist"/>
        <w:numPr>
          <w:ilvl w:val="0"/>
          <w:numId w:val="30"/>
        </w:numPr>
      </w:pPr>
      <w:r w:rsidRPr="00E90088">
        <w:t xml:space="preserve">All: </w:t>
      </w:r>
    </w:p>
    <w:p w14:paraId="76368A59" w14:textId="77777777" w:rsidR="00E90088" w:rsidRPr="00E90088" w:rsidRDefault="00E90088">
      <w:pPr>
        <w:pStyle w:val="Akapitzlist"/>
        <w:numPr>
          <w:ilvl w:val="1"/>
          <w:numId w:val="30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has changed</w:t>
      </w:r>
    </w:p>
    <w:p w14:paraId="25666368" w14:textId="77777777" w:rsidR="00E90088" w:rsidRPr="00E90088" w:rsidRDefault="00E90088">
      <w:pPr>
        <w:pStyle w:val="Akapitzlist"/>
        <w:numPr>
          <w:ilvl w:val="1"/>
          <w:numId w:val="30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LSOP Case - Service Pending</w:t>
      </w:r>
    </w:p>
    <w:p w14:paraId="640055FC" w14:textId="77777777" w:rsidR="00E90088" w:rsidRPr="00E90088" w:rsidRDefault="00E90088">
      <w:pPr>
        <w:pStyle w:val="Akapitzlist"/>
        <w:numPr>
          <w:ilvl w:val="1"/>
          <w:numId w:val="30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3079AEFD" w14:textId="77777777" w:rsidR="00E90088" w:rsidRPr="00E90088" w:rsidRDefault="00E90088" w:rsidP="00E90088">
      <w:r w:rsidRPr="00E90088">
        <w:t>Tasks:</w:t>
      </w:r>
    </w:p>
    <w:p w14:paraId="473AE7C4" w14:textId="77777777" w:rsidR="00E90088" w:rsidRPr="00E90088" w:rsidRDefault="00E90088">
      <w:pPr>
        <w:pStyle w:val="Akapitzlist"/>
        <w:numPr>
          <w:ilvl w:val="0"/>
          <w:numId w:val="30"/>
        </w:numPr>
      </w:pPr>
      <w:r w:rsidRPr="00E90088">
        <w:t xml:space="preserve">create task for Case Manager "Check for and add Notice of Service of Process to @@CASE ID@@ @@INJUREDPARTY_NAME@@; once added change status to LSOP Case - Served." </w:t>
      </w:r>
    </w:p>
    <w:p w14:paraId="39DA2B76" w14:textId="3F1E3FC9" w:rsidR="00E90088" w:rsidRPr="00E90088" w:rsidRDefault="00E90088" w:rsidP="00E90088">
      <w:pPr>
        <w:pStyle w:val="DBH3"/>
      </w:pPr>
      <w:bookmarkStart w:id="49" w:name="_Toc130299643"/>
      <w:r w:rsidRPr="00E90088">
        <w:t>Complaint Status change to LSOP Package Prepared</w:t>
      </w:r>
      <w:bookmarkEnd w:id="49"/>
    </w:p>
    <w:p w14:paraId="01C21EDE" w14:textId="77777777" w:rsidR="00E90088" w:rsidRPr="00E90088" w:rsidRDefault="00E90088" w:rsidP="00E90088">
      <w:r w:rsidRPr="00E90088">
        <w:t>Conditions:</w:t>
      </w:r>
    </w:p>
    <w:p w14:paraId="0F26EBB1" w14:textId="77777777" w:rsidR="00E90088" w:rsidRPr="00E90088" w:rsidRDefault="00E90088">
      <w:pPr>
        <w:pStyle w:val="Akapitzlist"/>
        <w:numPr>
          <w:ilvl w:val="0"/>
          <w:numId w:val="30"/>
        </w:numPr>
      </w:pPr>
      <w:r w:rsidRPr="00E90088">
        <w:t xml:space="preserve">All: </w:t>
      </w:r>
    </w:p>
    <w:p w14:paraId="632C8BE4" w14:textId="77777777" w:rsidR="00E90088" w:rsidRPr="00E90088" w:rsidRDefault="00E90088">
      <w:pPr>
        <w:pStyle w:val="Akapitzlist"/>
        <w:numPr>
          <w:ilvl w:val="1"/>
          <w:numId w:val="30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has changed</w:t>
      </w:r>
    </w:p>
    <w:p w14:paraId="3EFF8936" w14:textId="77777777" w:rsidR="00E90088" w:rsidRPr="00E90088" w:rsidRDefault="00E90088">
      <w:pPr>
        <w:pStyle w:val="Akapitzlist"/>
        <w:numPr>
          <w:ilvl w:val="1"/>
          <w:numId w:val="30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LSOP Package Prepared</w:t>
      </w:r>
    </w:p>
    <w:p w14:paraId="6C3FBF38" w14:textId="77777777" w:rsidR="00E90088" w:rsidRPr="00E90088" w:rsidRDefault="00E90088">
      <w:pPr>
        <w:pStyle w:val="Akapitzlist"/>
        <w:numPr>
          <w:ilvl w:val="1"/>
          <w:numId w:val="30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2E089505" w14:textId="77777777" w:rsidR="00E90088" w:rsidRPr="00E90088" w:rsidRDefault="00E90088" w:rsidP="00E90088">
      <w:r w:rsidRPr="00E90088">
        <w:t>Tasks:</w:t>
      </w:r>
    </w:p>
    <w:p w14:paraId="1A49BB7B" w14:textId="77777777" w:rsidR="00E90088" w:rsidRPr="00E90088" w:rsidRDefault="00E90088">
      <w:pPr>
        <w:pStyle w:val="Akapitzlist"/>
        <w:numPr>
          <w:ilvl w:val="0"/>
          <w:numId w:val="30"/>
        </w:numPr>
      </w:pPr>
      <w:r w:rsidRPr="00E90088">
        <w:t xml:space="preserve">add task for Case Manager "Serve LSOP PACKAGE through LSOP website </w:t>
      </w:r>
    </w:p>
    <w:p w14:paraId="19AA2F48" w14:textId="25BC4218" w:rsidR="00E90088" w:rsidRPr="00E90088" w:rsidRDefault="00E90088" w:rsidP="00E90088">
      <w:pPr>
        <w:pStyle w:val="DBH3"/>
      </w:pPr>
      <w:bookmarkStart w:id="50" w:name="_Toc130299644"/>
      <w:r w:rsidRPr="00E90088">
        <w:lastRenderedPageBreak/>
        <w:t>Complaint Status change to Motion to Compel Answer</w:t>
      </w:r>
      <w:bookmarkEnd w:id="50"/>
    </w:p>
    <w:p w14:paraId="30E4AF94" w14:textId="77777777" w:rsidR="00E90088" w:rsidRPr="00E90088" w:rsidRDefault="00E90088" w:rsidP="00E90088">
      <w:r w:rsidRPr="00E90088">
        <w:t>Conditions:</w:t>
      </w:r>
    </w:p>
    <w:p w14:paraId="5030931C" w14:textId="77777777" w:rsidR="00E90088" w:rsidRPr="00E90088" w:rsidRDefault="00E90088">
      <w:pPr>
        <w:pStyle w:val="Akapitzlist"/>
        <w:numPr>
          <w:ilvl w:val="0"/>
          <w:numId w:val="30"/>
        </w:numPr>
      </w:pPr>
      <w:r w:rsidRPr="00E90088">
        <w:t xml:space="preserve">All: </w:t>
      </w:r>
    </w:p>
    <w:p w14:paraId="72888AE9" w14:textId="77777777" w:rsidR="00E90088" w:rsidRPr="00E90088" w:rsidRDefault="00E90088">
      <w:pPr>
        <w:pStyle w:val="Akapitzlist"/>
        <w:numPr>
          <w:ilvl w:val="1"/>
          <w:numId w:val="30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has changed</w:t>
      </w:r>
    </w:p>
    <w:p w14:paraId="7B460281" w14:textId="77777777" w:rsidR="00E90088" w:rsidRPr="00E90088" w:rsidRDefault="00E90088">
      <w:pPr>
        <w:pStyle w:val="Akapitzlist"/>
        <w:numPr>
          <w:ilvl w:val="1"/>
          <w:numId w:val="30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Motion to Compel Answer</w:t>
      </w:r>
    </w:p>
    <w:p w14:paraId="47DB046D" w14:textId="77777777" w:rsidR="00E90088" w:rsidRPr="00E90088" w:rsidRDefault="00E90088">
      <w:pPr>
        <w:pStyle w:val="Akapitzlist"/>
        <w:numPr>
          <w:ilvl w:val="1"/>
          <w:numId w:val="30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6296119E" w14:textId="77777777" w:rsidR="00E90088" w:rsidRPr="00E90088" w:rsidRDefault="00E90088" w:rsidP="00E90088">
      <w:r w:rsidRPr="00E90088">
        <w:t>Tasks:</w:t>
      </w:r>
    </w:p>
    <w:p w14:paraId="322EBC08" w14:textId="77777777" w:rsidR="00E90088" w:rsidRPr="00E90088" w:rsidRDefault="00E90088">
      <w:pPr>
        <w:pStyle w:val="Akapitzlist"/>
        <w:numPr>
          <w:ilvl w:val="0"/>
          <w:numId w:val="30"/>
        </w:numPr>
      </w:pPr>
      <w:r w:rsidRPr="00E90088">
        <w:t xml:space="preserve">create task for Scheduling Team - Hearing to "Coordinate hearing on Motion to Compel Answer" </w:t>
      </w:r>
    </w:p>
    <w:p w14:paraId="45F04C62" w14:textId="462E4717" w:rsidR="00E90088" w:rsidRPr="00E90088" w:rsidRDefault="00E90088" w:rsidP="00E90088">
      <w:pPr>
        <w:pStyle w:val="DBH3"/>
      </w:pPr>
      <w:bookmarkStart w:id="51" w:name="_Toc130299645"/>
      <w:r w:rsidRPr="00E90088">
        <w:t>Complaint Status change to Motion to Set Aside Dismissal - Filed</w:t>
      </w:r>
      <w:bookmarkEnd w:id="51"/>
    </w:p>
    <w:p w14:paraId="2EAF1E66" w14:textId="77777777" w:rsidR="00E90088" w:rsidRPr="00E90088" w:rsidRDefault="00E90088" w:rsidP="00E90088">
      <w:r w:rsidRPr="00E90088">
        <w:t>Conditions:</w:t>
      </w:r>
    </w:p>
    <w:p w14:paraId="0F2DFDE2" w14:textId="77777777" w:rsidR="00E90088" w:rsidRPr="00E90088" w:rsidRDefault="00E90088">
      <w:pPr>
        <w:pStyle w:val="Akapitzlist"/>
        <w:numPr>
          <w:ilvl w:val="0"/>
          <w:numId w:val="30"/>
        </w:numPr>
      </w:pPr>
      <w:r w:rsidRPr="00E90088">
        <w:t xml:space="preserve">All: </w:t>
      </w:r>
    </w:p>
    <w:p w14:paraId="72717DDF" w14:textId="77777777" w:rsidR="00E90088" w:rsidRPr="00E90088" w:rsidRDefault="00E90088">
      <w:pPr>
        <w:pStyle w:val="Akapitzlist"/>
        <w:numPr>
          <w:ilvl w:val="1"/>
          <w:numId w:val="30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has changed</w:t>
      </w:r>
    </w:p>
    <w:p w14:paraId="06F6CBC0" w14:textId="77777777" w:rsidR="00E90088" w:rsidRPr="00E90088" w:rsidRDefault="00E90088">
      <w:pPr>
        <w:pStyle w:val="Akapitzlist"/>
        <w:numPr>
          <w:ilvl w:val="1"/>
          <w:numId w:val="30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Motion to Set Aside Dismissal - Filed</w:t>
      </w:r>
    </w:p>
    <w:p w14:paraId="44F3426A" w14:textId="77777777" w:rsidR="00E90088" w:rsidRPr="00E90088" w:rsidRDefault="00E90088">
      <w:pPr>
        <w:pStyle w:val="Akapitzlist"/>
        <w:numPr>
          <w:ilvl w:val="1"/>
          <w:numId w:val="30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33FCC58B" w14:textId="77777777" w:rsidR="00E90088" w:rsidRPr="00E90088" w:rsidRDefault="00E90088" w:rsidP="00E90088">
      <w:r w:rsidRPr="00E90088">
        <w:t>Tasks:</w:t>
      </w:r>
    </w:p>
    <w:p w14:paraId="03334050" w14:textId="77777777" w:rsidR="00E90088" w:rsidRPr="00E90088" w:rsidRDefault="00E90088">
      <w:pPr>
        <w:pStyle w:val="Akapitzlist"/>
        <w:numPr>
          <w:ilvl w:val="0"/>
          <w:numId w:val="30"/>
        </w:numPr>
      </w:pPr>
      <w:r w:rsidRPr="00E90088">
        <w:t xml:space="preserve">create task for Scheduling Team - Hearings to "Coordinate hearing on Motion to Set Aside Dismissal in" </w:t>
      </w:r>
    </w:p>
    <w:p w14:paraId="6036F63B" w14:textId="770ED7C5" w:rsidR="00E90088" w:rsidRPr="00E90088" w:rsidRDefault="00E90088" w:rsidP="00E90088">
      <w:pPr>
        <w:pStyle w:val="DBH3"/>
      </w:pPr>
      <w:bookmarkStart w:id="52" w:name="_Toc130299646"/>
      <w:r w:rsidRPr="00E90088">
        <w:t>Complaint Status change to Motion to Set Aside Dismissal- Prepared</w:t>
      </w:r>
      <w:bookmarkEnd w:id="52"/>
    </w:p>
    <w:p w14:paraId="379125FB" w14:textId="77777777" w:rsidR="00E90088" w:rsidRPr="00E90088" w:rsidRDefault="00E90088" w:rsidP="00E90088">
      <w:r w:rsidRPr="00E90088">
        <w:t>Conditions:</w:t>
      </w:r>
    </w:p>
    <w:p w14:paraId="566AD1EB" w14:textId="77777777" w:rsidR="00E90088" w:rsidRPr="00E90088" w:rsidRDefault="00E90088">
      <w:pPr>
        <w:pStyle w:val="Akapitzlist"/>
        <w:numPr>
          <w:ilvl w:val="0"/>
          <w:numId w:val="30"/>
        </w:numPr>
      </w:pPr>
      <w:r w:rsidRPr="00E90088">
        <w:t xml:space="preserve">All: </w:t>
      </w:r>
    </w:p>
    <w:p w14:paraId="5B040600" w14:textId="77777777" w:rsidR="00E90088" w:rsidRPr="00E90088" w:rsidRDefault="00E90088">
      <w:pPr>
        <w:pStyle w:val="Akapitzlist"/>
        <w:numPr>
          <w:ilvl w:val="1"/>
          <w:numId w:val="30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has changed</w:t>
      </w:r>
    </w:p>
    <w:p w14:paraId="446721D7" w14:textId="77777777" w:rsidR="00E90088" w:rsidRPr="00E90088" w:rsidRDefault="00E90088">
      <w:pPr>
        <w:pStyle w:val="Akapitzlist"/>
        <w:numPr>
          <w:ilvl w:val="1"/>
          <w:numId w:val="30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Motion to Set Aside Dismissal- Prepared</w:t>
      </w:r>
    </w:p>
    <w:p w14:paraId="438A07E7" w14:textId="77777777" w:rsidR="00E90088" w:rsidRPr="00E90088" w:rsidRDefault="00E90088">
      <w:pPr>
        <w:pStyle w:val="Akapitzlist"/>
        <w:numPr>
          <w:ilvl w:val="1"/>
          <w:numId w:val="30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2CF61129" w14:textId="77777777" w:rsidR="00E90088" w:rsidRPr="00E90088" w:rsidRDefault="00E90088" w:rsidP="00E90088">
      <w:r w:rsidRPr="00E90088">
        <w:t>Tasks:</w:t>
      </w:r>
    </w:p>
    <w:p w14:paraId="76FD2343" w14:textId="77777777" w:rsidR="00E90088" w:rsidRPr="00E90088" w:rsidRDefault="00E90088">
      <w:pPr>
        <w:pStyle w:val="Akapitzlist"/>
        <w:numPr>
          <w:ilvl w:val="0"/>
          <w:numId w:val="30"/>
        </w:numPr>
      </w:pPr>
      <w:r w:rsidRPr="00E90088">
        <w:t xml:space="preserve">create task for Case Manager to "File Motion to Set Aside Dismissal in" </w:t>
      </w:r>
    </w:p>
    <w:p w14:paraId="683ECB95" w14:textId="0C2DDF55" w:rsidR="00E90088" w:rsidRPr="00E90088" w:rsidRDefault="00E90088" w:rsidP="00E90088">
      <w:pPr>
        <w:pStyle w:val="DBH3"/>
      </w:pPr>
      <w:bookmarkStart w:id="53" w:name="_Toc130299647"/>
      <w:r w:rsidRPr="00E90088">
        <w:t>Complaint Status change to Need to Reissue or Pay for Summons</w:t>
      </w:r>
      <w:bookmarkEnd w:id="53"/>
    </w:p>
    <w:p w14:paraId="4C14F1EA" w14:textId="77777777" w:rsidR="00E90088" w:rsidRPr="00E90088" w:rsidRDefault="00E90088" w:rsidP="00E90088">
      <w:r w:rsidRPr="00E90088">
        <w:t>Conditions:</w:t>
      </w:r>
    </w:p>
    <w:p w14:paraId="5A916F3B" w14:textId="77777777" w:rsidR="00E90088" w:rsidRPr="00E90088" w:rsidRDefault="00E90088">
      <w:pPr>
        <w:pStyle w:val="Akapitzlist"/>
        <w:numPr>
          <w:ilvl w:val="0"/>
          <w:numId w:val="30"/>
        </w:numPr>
      </w:pPr>
      <w:r w:rsidRPr="00E90088">
        <w:t xml:space="preserve">All: </w:t>
      </w:r>
    </w:p>
    <w:p w14:paraId="18650061" w14:textId="77777777" w:rsidR="00E90088" w:rsidRPr="00E90088" w:rsidRDefault="00E90088">
      <w:pPr>
        <w:pStyle w:val="Akapitzlist"/>
        <w:numPr>
          <w:ilvl w:val="1"/>
          <w:numId w:val="30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has changed</w:t>
      </w:r>
    </w:p>
    <w:p w14:paraId="75CC49D3" w14:textId="77777777" w:rsidR="00E90088" w:rsidRPr="00E90088" w:rsidRDefault="00E90088">
      <w:pPr>
        <w:pStyle w:val="Akapitzlist"/>
        <w:numPr>
          <w:ilvl w:val="1"/>
          <w:numId w:val="30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Need to Reissue or Pay for Summons</w:t>
      </w:r>
    </w:p>
    <w:p w14:paraId="39391385" w14:textId="77777777" w:rsidR="00E90088" w:rsidRPr="00E90088" w:rsidRDefault="00E90088">
      <w:pPr>
        <w:pStyle w:val="Akapitzlist"/>
        <w:numPr>
          <w:ilvl w:val="1"/>
          <w:numId w:val="30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lastRenderedPageBreak/>
        <w:t>Lock Automation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129C1688" w14:textId="77777777" w:rsidR="00E90088" w:rsidRPr="00E90088" w:rsidRDefault="00E90088" w:rsidP="00E90088">
      <w:r w:rsidRPr="00E90088">
        <w:t>Tasks:</w:t>
      </w:r>
    </w:p>
    <w:p w14:paraId="09192492" w14:textId="77777777" w:rsidR="00E90088" w:rsidRPr="00E90088" w:rsidRDefault="00E90088">
      <w:pPr>
        <w:pStyle w:val="Akapitzlist"/>
        <w:numPr>
          <w:ilvl w:val="0"/>
          <w:numId w:val="30"/>
        </w:numPr>
      </w:pPr>
      <w:r w:rsidRPr="00E90088">
        <w:t xml:space="preserve">Reissue or Pay for Summons for Case Manager </w:t>
      </w:r>
    </w:p>
    <w:p w14:paraId="249C9B41" w14:textId="1FCD5966" w:rsidR="00E90088" w:rsidRPr="00E90088" w:rsidRDefault="00E90088" w:rsidP="00E90088">
      <w:pPr>
        <w:pStyle w:val="DBH3"/>
      </w:pPr>
      <w:bookmarkStart w:id="54" w:name="_Toc130299648"/>
      <w:r w:rsidRPr="00E90088">
        <w:t>Complaint Status change to Pending Filing</w:t>
      </w:r>
      <w:bookmarkEnd w:id="54"/>
    </w:p>
    <w:p w14:paraId="26FCD884" w14:textId="77777777" w:rsidR="00E90088" w:rsidRPr="00E90088" w:rsidRDefault="00E90088" w:rsidP="00E90088">
      <w:r w:rsidRPr="00E90088">
        <w:t>Conditions:</w:t>
      </w:r>
    </w:p>
    <w:p w14:paraId="4D0B19DE" w14:textId="77777777" w:rsidR="00E90088" w:rsidRPr="00E90088" w:rsidRDefault="00E90088">
      <w:pPr>
        <w:pStyle w:val="Akapitzlist"/>
        <w:numPr>
          <w:ilvl w:val="0"/>
          <w:numId w:val="30"/>
        </w:numPr>
      </w:pPr>
      <w:r w:rsidRPr="00E90088">
        <w:t xml:space="preserve">All: </w:t>
      </w:r>
    </w:p>
    <w:p w14:paraId="3DEC324A" w14:textId="77777777" w:rsidR="00E90088" w:rsidRPr="00E90088" w:rsidRDefault="00E90088">
      <w:pPr>
        <w:pStyle w:val="Akapitzlist"/>
        <w:numPr>
          <w:ilvl w:val="1"/>
          <w:numId w:val="30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has changed</w:t>
      </w:r>
    </w:p>
    <w:p w14:paraId="29521627" w14:textId="77777777" w:rsidR="00E90088" w:rsidRPr="00E90088" w:rsidRDefault="00E90088">
      <w:pPr>
        <w:pStyle w:val="Akapitzlist"/>
        <w:numPr>
          <w:ilvl w:val="1"/>
          <w:numId w:val="30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Pending Filing</w:t>
      </w:r>
    </w:p>
    <w:p w14:paraId="4D28A4C4" w14:textId="77777777" w:rsidR="00E90088" w:rsidRPr="00E90088" w:rsidRDefault="00E90088">
      <w:pPr>
        <w:pStyle w:val="Akapitzlist"/>
        <w:numPr>
          <w:ilvl w:val="1"/>
          <w:numId w:val="30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32F42CD9" w14:textId="77777777" w:rsidR="00E90088" w:rsidRPr="00E90088" w:rsidRDefault="00E90088" w:rsidP="00E90088">
      <w:r w:rsidRPr="00E90088">
        <w:t>Tasks:</w:t>
      </w:r>
    </w:p>
    <w:p w14:paraId="5C693D39" w14:textId="77777777" w:rsidR="00E90088" w:rsidRPr="00E90088" w:rsidRDefault="00E90088">
      <w:pPr>
        <w:pStyle w:val="Akapitzlist"/>
        <w:numPr>
          <w:ilvl w:val="0"/>
          <w:numId w:val="30"/>
        </w:numPr>
      </w:pPr>
      <w:r w:rsidRPr="00E90088">
        <w:t xml:space="preserve">add task for Case Manager "E-file initial package in Florida E-file Portal </w:t>
      </w:r>
    </w:p>
    <w:p w14:paraId="4C5E9CFB" w14:textId="47A4BD3C" w:rsidR="00E90088" w:rsidRPr="00E90088" w:rsidRDefault="00E90088" w:rsidP="00E90088">
      <w:pPr>
        <w:pStyle w:val="DBH3"/>
      </w:pPr>
      <w:bookmarkStart w:id="55" w:name="_Toc130299649"/>
      <w:r w:rsidRPr="00E90088">
        <w:t>Complaint Status change to Possible Paid Prior to Filing</w:t>
      </w:r>
      <w:bookmarkEnd w:id="55"/>
    </w:p>
    <w:p w14:paraId="64B92AE3" w14:textId="77777777" w:rsidR="00E90088" w:rsidRPr="00E90088" w:rsidRDefault="00E90088" w:rsidP="00E90088">
      <w:r w:rsidRPr="00E90088">
        <w:t>Conditions:</w:t>
      </w:r>
    </w:p>
    <w:p w14:paraId="2EAF4146" w14:textId="77777777" w:rsidR="00E90088" w:rsidRPr="00E90088" w:rsidRDefault="00E90088">
      <w:pPr>
        <w:pStyle w:val="Akapitzlist"/>
        <w:numPr>
          <w:ilvl w:val="0"/>
          <w:numId w:val="30"/>
        </w:numPr>
      </w:pPr>
      <w:r w:rsidRPr="00E90088">
        <w:t xml:space="preserve">All: </w:t>
      </w:r>
    </w:p>
    <w:p w14:paraId="1467E91B" w14:textId="77777777" w:rsidR="00E90088" w:rsidRPr="00E90088" w:rsidRDefault="00E90088">
      <w:pPr>
        <w:pStyle w:val="Akapitzlist"/>
        <w:numPr>
          <w:ilvl w:val="1"/>
          <w:numId w:val="30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has changed</w:t>
      </w:r>
    </w:p>
    <w:p w14:paraId="71668001" w14:textId="77777777" w:rsidR="00E90088" w:rsidRPr="00E90088" w:rsidRDefault="00E90088">
      <w:pPr>
        <w:pStyle w:val="Akapitzlist"/>
        <w:numPr>
          <w:ilvl w:val="1"/>
          <w:numId w:val="30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Possible Paid Prior to Filing</w:t>
      </w:r>
    </w:p>
    <w:p w14:paraId="0449A658" w14:textId="77777777" w:rsidR="00E90088" w:rsidRPr="00E90088" w:rsidRDefault="00E90088">
      <w:pPr>
        <w:pStyle w:val="Akapitzlist"/>
        <w:numPr>
          <w:ilvl w:val="1"/>
          <w:numId w:val="30"/>
        </w:numPr>
      </w:pPr>
      <w:r w:rsidRPr="00E90088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E90088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63FD240C" w14:textId="77777777" w:rsidR="00E90088" w:rsidRPr="00E90088" w:rsidRDefault="00E90088" w:rsidP="00E90088">
      <w:r w:rsidRPr="00E90088">
        <w:t>Tasks:</w:t>
      </w:r>
    </w:p>
    <w:p w14:paraId="015CD3D4" w14:textId="77777777" w:rsidR="00E90088" w:rsidRPr="00E90088" w:rsidRDefault="00E90088">
      <w:pPr>
        <w:pStyle w:val="Akapitzlist"/>
        <w:numPr>
          <w:ilvl w:val="0"/>
          <w:numId w:val="30"/>
        </w:numPr>
      </w:pPr>
      <w:r w:rsidRPr="00E90088">
        <w:t xml:space="preserve">add task for SUPERVISOR "Check with Claimpay and/or client for possible payment prior to filing" </w:t>
      </w:r>
    </w:p>
    <w:p w14:paraId="61371BF8" w14:textId="5B5775EE" w:rsidR="00E90088" w:rsidRPr="00E90088" w:rsidRDefault="00E90088" w:rsidP="00970ADA">
      <w:pPr>
        <w:pStyle w:val="DBH3"/>
      </w:pPr>
      <w:bookmarkStart w:id="56" w:name="_Toc130299650"/>
      <w:r w:rsidRPr="00E90088">
        <w:t>Complaint Status change to Summons - Reissued</w:t>
      </w:r>
      <w:bookmarkEnd w:id="56"/>
    </w:p>
    <w:p w14:paraId="1A38DC87" w14:textId="77777777" w:rsidR="00E90088" w:rsidRPr="00E90088" w:rsidRDefault="00E90088" w:rsidP="00E90088">
      <w:r w:rsidRPr="00E90088">
        <w:t>Conditions:</w:t>
      </w:r>
    </w:p>
    <w:p w14:paraId="1270E769" w14:textId="77777777" w:rsidR="00E90088" w:rsidRPr="00E90088" w:rsidRDefault="00E90088">
      <w:pPr>
        <w:pStyle w:val="Akapitzlist"/>
        <w:numPr>
          <w:ilvl w:val="0"/>
          <w:numId w:val="30"/>
        </w:numPr>
      </w:pPr>
      <w:r w:rsidRPr="00E90088">
        <w:t xml:space="preserve">All: </w:t>
      </w:r>
    </w:p>
    <w:p w14:paraId="106A5BBF" w14:textId="77777777" w:rsidR="00E90088" w:rsidRPr="00E90088" w:rsidRDefault="00E90088">
      <w:pPr>
        <w:pStyle w:val="Akapitzlist"/>
        <w:numPr>
          <w:ilvl w:val="1"/>
          <w:numId w:val="30"/>
        </w:numPr>
      </w:pPr>
      <w:r w:rsidRPr="00970ADA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has changed</w:t>
      </w:r>
    </w:p>
    <w:p w14:paraId="5B4E757E" w14:textId="77777777" w:rsidR="00E90088" w:rsidRPr="00E90088" w:rsidRDefault="00E90088">
      <w:pPr>
        <w:pStyle w:val="Akapitzlist"/>
        <w:numPr>
          <w:ilvl w:val="1"/>
          <w:numId w:val="30"/>
        </w:numPr>
      </w:pPr>
      <w:r w:rsidRPr="00970ADA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is </w:t>
      </w:r>
      <w:r w:rsidRPr="00970ADA">
        <w:rPr>
          <w:rStyle w:val="Uwydatnienie"/>
          <w:rFonts w:asciiTheme="minorHAnsi" w:hAnsiTheme="minorHAnsi" w:cstheme="minorHAnsi"/>
          <w:color w:val="auto"/>
          <w:szCs w:val="22"/>
        </w:rPr>
        <w:t>Summons - Reissued</w:t>
      </w:r>
    </w:p>
    <w:p w14:paraId="6BFE4B12" w14:textId="77777777" w:rsidR="00E90088" w:rsidRPr="00E90088" w:rsidRDefault="00E90088">
      <w:pPr>
        <w:pStyle w:val="Akapitzlist"/>
        <w:numPr>
          <w:ilvl w:val="1"/>
          <w:numId w:val="30"/>
        </w:numPr>
      </w:pPr>
      <w:r w:rsidRPr="00970ADA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970ADA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406AE21E" w14:textId="77777777" w:rsidR="00E90088" w:rsidRPr="00E90088" w:rsidRDefault="00E90088" w:rsidP="00E90088">
      <w:r w:rsidRPr="00E90088">
        <w:t>Tasks:</w:t>
      </w:r>
    </w:p>
    <w:p w14:paraId="5F7169AB" w14:textId="77777777" w:rsidR="00E90088" w:rsidRPr="00E90088" w:rsidRDefault="00E90088">
      <w:pPr>
        <w:pStyle w:val="Akapitzlist"/>
        <w:numPr>
          <w:ilvl w:val="0"/>
          <w:numId w:val="30"/>
        </w:numPr>
      </w:pPr>
      <w:r w:rsidRPr="00E90088">
        <w:t xml:space="preserve">add task for Case Manager "Serve Summons on Defendant via LSOP </w:t>
      </w:r>
    </w:p>
    <w:p w14:paraId="1CEFBDFC" w14:textId="5EEE5EB6" w:rsidR="00E90088" w:rsidRPr="00E90088" w:rsidRDefault="00E90088" w:rsidP="00794427">
      <w:pPr>
        <w:pStyle w:val="DBH3"/>
      </w:pPr>
      <w:bookmarkStart w:id="57" w:name="_Toc130299651"/>
      <w:r w:rsidRPr="00E90088">
        <w:t>Complaint Status change to Summons - Reissued Miami Dade</w:t>
      </w:r>
      <w:bookmarkEnd w:id="57"/>
    </w:p>
    <w:p w14:paraId="34581F80" w14:textId="77777777" w:rsidR="00E90088" w:rsidRPr="00E90088" w:rsidRDefault="00E90088" w:rsidP="00E90088">
      <w:r w:rsidRPr="00E90088">
        <w:t>Conditions:</w:t>
      </w:r>
    </w:p>
    <w:p w14:paraId="33BD38C2" w14:textId="77777777" w:rsidR="00E90088" w:rsidRPr="00E90088" w:rsidRDefault="00E90088">
      <w:pPr>
        <w:pStyle w:val="Akapitzlist"/>
        <w:numPr>
          <w:ilvl w:val="0"/>
          <w:numId w:val="30"/>
        </w:numPr>
      </w:pPr>
      <w:r w:rsidRPr="00E90088">
        <w:t xml:space="preserve">All: </w:t>
      </w:r>
    </w:p>
    <w:p w14:paraId="7D373A59" w14:textId="77777777" w:rsidR="00E90088" w:rsidRPr="00E90088" w:rsidRDefault="00E90088">
      <w:pPr>
        <w:pStyle w:val="Akapitzlist"/>
        <w:numPr>
          <w:ilvl w:val="1"/>
          <w:numId w:val="30"/>
        </w:numPr>
      </w:pPr>
      <w:r w:rsidRPr="00794427">
        <w:rPr>
          <w:rStyle w:val="Pogrubienie"/>
          <w:rFonts w:cstheme="minorHAnsi"/>
          <w:b w:val="0"/>
          <w:bCs w:val="0"/>
          <w:szCs w:val="22"/>
        </w:rPr>
        <w:lastRenderedPageBreak/>
        <w:t>Complaint Status</w:t>
      </w:r>
      <w:r w:rsidRPr="00E90088">
        <w:t xml:space="preserve"> has changed</w:t>
      </w:r>
    </w:p>
    <w:p w14:paraId="4AC65A4C" w14:textId="77777777" w:rsidR="00E90088" w:rsidRPr="00E90088" w:rsidRDefault="00E90088">
      <w:pPr>
        <w:pStyle w:val="Akapitzlist"/>
        <w:numPr>
          <w:ilvl w:val="1"/>
          <w:numId w:val="30"/>
        </w:numPr>
      </w:pPr>
      <w:r w:rsidRPr="00794427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is </w:t>
      </w:r>
      <w:r w:rsidRPr="00794427">
        <w:rPr>
          <w:rStyle w:val="Uwydatnienie"/>
          <w:rFonts w:asciiTheme="minorHAnsi" w:hAnsiTheme="minorHAnsi" w:cstheme="minorHAnsi"/>
          <w:color w:val="auto"/>
          <w:szCs w:val="22"/>
        </w:rPr>
        <w:t>Summons - Reissued Miami Dade</w:t>
      </w:r>
    </w:p>
    <w:p w14:paraId="3682FA17" w14:textId="77777777" w:rsidR="00E90088" w:rsidRPr="00E90088" w:rsidRDefault="00E90088">
      <w:pPr>
        <w:pStyle w:val="Akapitzlist"/>
        <w:numPr>
          <w:ilvl w:val="1"/>
          <w:numId w:val="30"/>
        </w:numPr>
      </w:pPr>
      <w:r w:rsidRPr="00794427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794427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5E4631A4" w14:textId="77777777" w:rsidR="00E90088" w:rsidRPr="00E90088" w:rsidRDefault="00E90088" w:rsidP="00E90088">
      <w:r w:rsidRPr="00E90088">
        <w:t>Tasks:</w:t>
      </w:r>
    </w:p>
    <w:p w14:paraId="45EB3DA4" w14:textId="77777777" w:rsidR="00E90088" w:rsidRPr="00E90088" w:rsidRDefault="00E90088">
      <w:pPr>
        <w:pStyle w:val="Akapitzlist"/>
        <w:numPr>
          <w:ilvl w:val="0"/>
          <w:numId w:val="30"/>
        </w:numPr>
      </w:pPr>
      <w:r w:rsidRPr="00E90088">
        <w:t xml:space="preserve">add task for Case Manager "Serve Summons on Defendant </w:t>
      </w:r>
    </w:p>
    <w:p w14:paraId="6CA886FB" w14:textId="77777777" w:rsidR="00E90088" w:rsidRPr="00E90088" w:rsidRDefault="00E90088" w:rsidP="00794427">
      <w:pPr>
        <w:pStyle w:val="DBH3"/>
      </w:pPr>
      <w:bookmarkStart w:id="58" w:name="_Toc130299652"/>
      <w:r w:rsidRPr="00E90088">
        <w:t>"Complaint Status change to Voluntary Dismissal w/ Prejudice"</w:t>
      </w:r>
      <w:bookmarkEnd w:id="58"/>
    </w:p>
    <w:p w14:paraId="184F3330" w14:textId="77777777" w:rsidR="00E90088" w:rsidRPr="00E90088" w:rsidRDefault="00E90088" w:rsidP="00E90088">
      <w:r w:rsidRPr="00E90088">
        <w:t>Conditions:</w:t>
      </w:r>
    </w:p>
    <w:p w14:paraId="316B7069" w14:textId="77777777" w:rsidR="00E90088" w:rsidRPr="00E90088" w:rsidRDefault="00E90088">
      <w:pPr>
        <w:pStyle w:val="Akapitzlist"/>
        <w:numPr>
          <w:ilvl w:val="0"/>
          <w:numId w:val="30"/>
        </w:numPr>
      </w:pPr>
      <w:r w:rsidRPr="00E90088">
        <w:t xml:space="preserve">All: </w:t>
      </w:r>
    </w:p>
    <w:p w14:paraId="01C439ED" w14:textId="77777777" w:rsidR="00E90088" w:rsidRPr="00E90088" w:rsidRDefault="00E90088">
      <w:pPr>
        <w:pStyle w:val="Akapitzlist"/>
        <w:numPr>
          <w:ilvl w:val="1"/>
          <w:numId w:val="30"/>
        </w:numPr>
      </w:pPr>
      <w:r w:rsidRPr="00794427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has changed</w:t>
      </w:r>
    </w:p>
    <w:p w14:paraId="5FEEDB0A" w14:textId="77777777" w:rsidR="00E90088" w:rsidRPr="00E90088" w:rsidRDefault="00E90088">
      <w:pPr>
        <w:pStyle w:val="Akapitzlist"/>
        <w:numPr>
          <w:ilvl w:val="1"/>
          <w:numId w:val="30"/>
        </w:numPr>
      </w:pPr>
      <w:r w:rsidRPr="00794427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is </w:t>
      </w:r>
      <w:r w:rsidRPr="00794427">
        <w:rPr>
          <w:rStyle w:val="Uwydatnienie"/>
          <w:rFonts w:asciiTheme="minorHAnsi" w:hAnsiTheme="minorHAnsi" w:cstheme="minorHAnsi"/>
          <w:color w:val="auto"/>
          <w:szCs w:val="22"/>
        </w:rPr>
        <w:t>Voluntary Dismissal w/ Prejudice</w:t>
      </w:r>
    </w:p>
    <w:p w14:paraId="6955F356" w14:textId="77777777" w:rsidR="00E90088" w:rsidRPr="00E90088" w:rsidRDefault="00E90088">
      <w:pPr>
        <w:pStyle w:val="Akapitzlist"/>
        <w:numPr>
          <w:ilvl w:val="1"/>
          <w:numId w:val="30"/>
        </w:numPr>
      </w:pPr>
      <w:r w:rsidRPr="00794427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794427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3F84DB52" w14:textId="77777777" w:rsidR="00E90088" w:rsidRPr="00E90088" w:rsidRDefault="00E90088" w:rsidP="00E90088">
      <w:r w:rsidRPr="00E90088">
        <w:t>Tasks:</w:t>
      </w:r>
    </w:p>
    <w:p w14:paraId="66DEB7CC" w14:textId="77777777" w:rsidR="00E90088" w:rsidRPr="00E90088" w:rsidRDefault="00E90088">
      <w:pPr>
        <w:pStyle w:val="Akapitzlist"/>
        <w:numPr>
          <w:ilvl w:val="0"/>
          <w:numId w:val="30"/>
        </w:numPr>
      </w:pPr>
      <w:r w:rsidRPr="00E90088">
        <w:t>set Complaint Package Prepared, Final Status</w:t>
      </w:r>
    </w:p>
    <w:p w14:paraId="093DF33E" w14:textId="77777777" w:rsidR="00E90088" w:rsidRPr="00E90088" w:rsidRDefault="00E90088">
      <w:pPr>
        <w:pStyle w:val="Akapitzlist"/>
        <w:numPr>
          <w:ilvl w:val="0"/>
          <w:numId w:val="30"/>
        </w:numPr>
      </w:pPr>
      <w:r w:rsidRPr="00E90088">
        <w:t xml:space="preserve">send e-mail template Closing Email - Voluntary Dismissal w Prejudice </w:t>
      </w:r>
    </w:p>
    <w:p w14:paraId="28A934BE" w14:textId="7E788026" w:rsidR="00E90088" w:rsidRPr="00E90088" w:rsidRDefault="00E90088" w:rsidP="00794427">
      <w:pPr>
        <w:pStyle w:val="DBH3"/>
      </w:pPr>
      <w:bookmarkStart w:id="59" w:name="_Toc130299653"/>
      <w:r w:rsidRPr="00E90088">
        <w:t>Complaint Status change to Voluntary Dismissal w/o Prejudice - No Fees</w:t>
      </w:r>
      <w:bookmarkEnd w:id="59"/>
    </w:p>
    <w:p w14:paraId="7E591EBB" w14:textId="77777777" w:rsidR="00E90088" w:rsidRPr="00E90088" w:rsidRDefault="00E90088" w:rsidP="00E90088">
      <w:r w:rsidRPr="00E90088">
        <w:t>Conditions:</w:t>
      </w:r>
    </w:p>
    <w:p w14:paraId="3BFCF79A" w14:textId="77777777" w:rsidR="00E90088" w:rsidRPr="00E90088" w:rsidRDefault="00E90088">
      <w:pPr>
        <w:pStyle w:val="Akapitzlist"/>
        <w:numPr>
          <w:ilvl w:val="0"/>
          <w:numId w:val="31"/>
        </w:numPr>
      </w:pPr>
      <w:r w:rsidRPr="00E90088">
        <w:t xml:space="preserve">All: </w:t>
      </w:r>
    </w:p>
    <w:p w14:paraId="72B39899" w14:textId="77777777" w:rsidR="00E90088" w:rsidRPr="00E90088" w:rsidRDefault="00E90088">
      <w:pPr>
        <w:pStyle w:val="Akapitzlist"/>
        <w:numPr>
          <w:ilvl w:val="1"/>
          <w:numId w:val="31"/>
        </w:numPr>
      </w:pPr>
      <w:r w:rsidRPr="00794427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has changed</w:t>
      </w:r>
    </w:p>
    <w:p w14:paraId="6EF214A0" w14:textId="77777777" w:rsidR="00E90088" w:rsidRPr="00E90088" w:rsidRDefault="00E90088">
      <w:pPr>
        <w:pStyle w:val="Akapitzlist"/>
        <w:numPr>
          <w:ilvl w:val="1"/>
          <w:numId w:val="31"/>
        </w:numPr>
      </w:pPr>
      <w:r w:rsidRPr="00794427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is </w:t>
      </w:r>
      <w:r w:rsidRPr="00794427">
        <w:rPr>
          <w:rStyle w:val="Uwydatnienie"/>
          <w:rFonts w:asciiTheme="minorHAnsi" w:hAnsiTheme="minorHAnsi" w:cstheme="minorHAnsi"/>
          <w:color w:val="auto"/>
          <w:szCs w:val="22"/>
        </w:rPr>
        <w:t>Voluntary Dismissal w/o Prejudice - No Fees</w:t>
      </w:r>
    </w:p>
    <w:p w14:paraId="580E1F75" w14:textId="77777777" w:rsidR="00E90088" w:rsidRPr="00E90088" w:rsidRDefault="00E90088">
      <w:pPr>
        <w:pStyle w:val="Akapitzlist"/>
        <w:numPr>
          <w:ilvl w:val="1"/>
          <w:numId w:val="31"/>
        </w:numPr>
      </w:pPr>
      <w:r w:rsidRPr="00794427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794427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2863F5BF" w14:textId="77777777" w:rsidR="00E90088" w:rsidRPr="00E90088" w:rsidRDefault="00E90088" w:rsidP="00E90088">
      <w:r w:rsidRPr="00E90088">
        <w:t>Tasks:</w:t>
      </w:r>
    </w:p>
    <w:p w14:paraId="1DD76998" w14:textId="77777777" w:rsidR="00E90088" w:rsidRPr="00E90088" w:rsidRDefault="00E90088">
      <w:pPr>
        <w:pStyle w:val="Akapitzlist"/>
        <w:numPr>
          <w:ilvl w:val="0"/>
          <w:numId w:val="31"/>
        </w:numPr>
      </w:pPr>
      <w:r w:rsidRPr="00E90088">
        <w:t>set Complaint Package Prepared, Final Status</w:t>
      </w:r>
    </w:p>
    <w:p w14:paraId="6BFAB173" w14:textId="77777777" w:rsidR="00E90088" w:rsidRPr="00E90088" w:rsidRDefault="00E90088">
      <w:pPr>
        <w:pStyle w:val="Akapitzlist"/>
        <w:numPr>
          <w:ilvl w:val="0"/>
          <w:numId w:val="31"/>
        </w:numPr>
      </w:pPr>
      <w:r w:rsidRPr="00E90088">
        <w:t xml:space="preserve">send e-mail template Closing Email - Voluntary Dismissal wo Prejudice No Fees </w:t>
      </w:r>
    </w:p>
    <w:p w14:paraId="0B7682B0" w14:textId="3296A3C3" w:rsidR="00E90088" w:rsidRPr="00E90088" w:rsidRDefault="00E90088" w:rsidP="00794427">
      <w:pPr>
        <w:pStyle w:val="DBH3"/>
      </w:pPr>
      <w:bookmarkStart w:id="60" w:name="_Toc130299654"/>
      <w:r w:rsidRPr="00E90088">
        <w:t>Complaint Status change to Voluntary Dismissal w/o Prejudice - Re-file</w:t>
      </w:r>
      <w:bookmarkEnd w:id="60"/>
    </w:p>
    <w:p w14:paraId="5C8061CB" w14:textId="77777777" w:rsidR="00E90088" w:rsidRPr="00E90088" w:rsidRDefault="00E90088" w:rsidP="00E90088">
      <w:r w:rsidRPr="00E90088">
        <w:t>Conditions:</w:t>
      </w:r>
    </w:p>
    <w:p w14:paraId="44348A01" w14:textId="77777777" w:rsidR="00E90088" w:rsidRPr="00E90088" w:rsidRDefault="00E90088">
      <w:pPr>
        <w:pStyle w:val="Akapitzlist"/>
        <w:numPr>
          <w:ilvl w:val="0"/>
          <w:numId w:val="32"/>
        </w:numPr>
      </w:pPr>
      <w:r w:rsidRPr="00E90088">
        <w:t xml:space="preserve">All: </w:t>
      </w:r>
    </w:p>
    <w:p w14:paraId="2E9F195D" w14:textId="77777777" w:rsidR="00E90088" w:rsidRPr="00E90088" w:rsidRDefault="00E90088">
      <w:pPr>
        <w:pStyle w:val="Akapitzlist"/>
        <w:numPr>
          <w:ilvl w:val="1"/>
          <w:numId w:val="32"/>
        </w:numPr>
      </w:pPr>
      <w:r w:rsidRPr="00794427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has changed</w:t>
      </w:r>
    </w:p>
    <w:p w14:paraId="289CC5D3" w14:textId="77777777" w:rsidR="00E90088" w:rsidRPr="00E90088" w:rsidRDefault="00E90088">
      <w:pPr>
        <w:pStyle w:val="Akapitzlist"/>
        <w:numPr>
          <w:ilvl w:val="1"/>
          <w:numId w:val="32"/>
        </w:numPr>
      </w:pPr>
      <w:r w:rsidRPr="00794427">
        <w:rPr>
          <w:rStyle w:val="Pogrubienie"/>
          <w:rFonts w:cstheme="minorHAnsi"/>
          <w:b w:val="0"/>
          <w:bCs w:val="0"/>
          <w:szCs w:val="22"/>
        </w:rPr>
        <w:t>Complaint Status</w:t>
      </w:r>
      <w:r w:rsidRPr="00E90088">
        <w:t xml:space="preserve"> is </w:t>
      </w:r>
      <w:r w:rsidRPr="00794427">
        <w:rPr>
          <w:rStyle w:val="Uwydatnienie"/>
          <w:rFonts w:asciiTheme="minorHAnsi" w:hAnsiTheme="minorHAnsi" w:cstheme="minorHAnsi"/>
          <w:color w:val="auto"/>
          <w:szCs w:val="22"/>
        </w:rPr>
        <w:t>Voluntary Dismissal w/o Prejudice - Re-file</w:t>
      </w:r>
    </w:p>
    <w:p w14:paraId="215DFC9B" w14:textId="77777777" w:rsidR="00E90088" w:rsidRPr="00E90088" w:rsidRDefault="00E90088">
      <w:pPr>
        <w:pStyle w:val="Akapitzlist"/>
        <w:numPr>
          <w:ilvl w:val="1"/>
          <w:numId w:val="32"/>
        </w:numPr>
      </w:pPr>
      <w:r w:rsidRPr="00794427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794427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695EE19B" w14:textId="77777777" w:rsidR="00E90088" w:rsidRPr="00E90088" w:rsidRDefault="00E90088" w:rsidP="00E90088">
      <w:r w:rsidRPr="00E90088">
        <w:t>Tasks:</w:t>
      </w:r>
    </w:p>
    <w:p w14:paraId="7801F82F" w14:textId="77777777" w:rsidR="00E90088" w:rsidRPr="00E90088" w:rsidRDefault="00E90088">
      <w:pPr>
        <w:pStyle w:val="Akapitzlist"/>
        <w:numPr>
          <w:ilvl w:val="0"/>
          <w:numId w:val="32"/>
        </w:numPr>
      </w:pPr>
      <w:r w:rsidRPr="00E90088">
        <w:t>set Complaint Package Prepared</w:t>
      </w:r>
    </w:p>
    <w:p w14:paraId="7E9B0D18" w14:textId="77777777" w:rsidR="00E90088" w:rsidRPr="00E90088" w:rsidRDefault="00E90088">
      <w:pPr>
        <w:pStyle w:val="Akapitzlist"/>
        <w:numPr>
          <w:ilvl w:val="0"/>
          <w:numId w:val="32"/>
        </w:numPr>
      </w:pPr>
      <w:r w:rsidRPr="00E90088">
        <w:lastRenderedPageBreak/>
        <w:t>send e-mail template Closing Email - Voluntary Dismissal wo Prejudice Re-File</w:t>
      </w:r>
    </w:p>
    <w:p w14:paraId="1D5252D3" w14:textId="77777777" w:rsidR="00E90088" w:rsidRPr="00E90088" w:rsidRDefault="00E90088">
      <w:pPr>
        <w:pStyle w:val="Akapitzlist"/>
        <w:numPr>
          <w:ilvl w:val="0"/>
          <w:numId w:val="32"/>
        </w:numPr>
      </w:pPr>
      <w:r w:rsidRPr="00E90088">
        <w:t xml:space="preserve">create task for Case Manager to "Review case for deficiencies to cure before re-filing". </w:t>
      </w:r>
    </w:p>
    <w:p w14:paraId="7A401AED" w14:textId="77777777" w:rsidR="00E90088" w:rsidRPr="00E90088" w:rsidRDefault="00E90088" w:rsidP="00794427">
      <w:pPr>
        <w:pStyle w:val="DBH3"/>
      </w:pPr>
      <w:bookmarkStart w:id="61" w:name="_Toc130299655"/>
      <w:r w:rsidRPr="00E90088">
        <w:t>"Ds MFET to File Answer changed"</w:t>
      </w:r>
      <w:bookmarkEnd w:id="61"/>
    </w:p>
    <w:p w14:paraId="0855F1BC" w14:textId="77777777" w:rsidR="00E90088" w:rsidRPr="00E90088" w:rsidRDefault="00E90088" w:rsidP="00E90088">
      <w:r w:rsidRPr="00E90088">
        <w:t>Conditions:</w:t>
      </w:r>
    </w:p>
    <w:p w14:paraId="642761AE" w14:textId="77777777" w:rsidR="00E90088" w:rsidRPr="00E90088" w:rsidRDefault="00E90088">
      <w:pPr>
        <w:pStyle w:val="Akapitzlist"/>
        <w:numPr>
          <w:ilvl w:val="0"/>
          <w:numId w:val="33"/>
        </w:numPr>
      </w:pPr>
      <w:r w:rsidRPr="00E90088">
        <w:t xml:space="preserve">All: </w:t>
      </w:r>
    </w:p>
    <w:p w14:paraId="55DB4CBE" w14:textId="77777777" w:rsidR="00E90088" w:rsidRPr="00E90088" w:rsidRDefault="00E90088">
      <w:pPr>
        <w:pStyle w:val="Akapitzlist"/>
        <w:numPr>
          <w:ilvl w:val="1"/>
          <w:numId w:val="33"/>
        </w:numPr>
      </w:pPr>
      <w:r w:rsidRPr="00794427">
        <w:rPr>
          <w:rStyle w:val="Pogrubienie"/>
          <w:rFonts w:cstheme="minorHAnsi"/>
          <w:b w:val="0"/>
          <w:bCs w:val="0"/>
          <w:szCs w:val="22"/>
        </w:rPr>
        <w:t>Ds MFET to File Answer</w:t>
      </w:r>
      <w:r w:rsidRPr="00E90088">
        <w:t xml:space="preserve"> has changed</w:t>
      </w:r>
    </w:p>
    <w:p w14:paraId="591BEA84" w14:textId="77777777" w:rsidR="00E90088" w:rsidRPr="00E90088" w:rsidRDefault="00E90088">
      <w:pPr>
        <w:pStyle w:val="Akapitzlist"/>
        <w:numPr>
          <w:ilvl w:val="1"/>
          <w:numId w:val="33"/>
        </w:numPr>
      </w:pPr>
      <w:r w:rsidRPr="00794427">
        <w:rPr>
          <w:rStyle w:val="Pogrubienie"/>
          <w:rFonts w:cstheme="minorHAnsi"/>
          <w:b w:val="0"/>
          <w:bCs w:val="0"/>
          <w:szCs w:val="22"/>
        </w:rPr>
        <w:t>Ds MFET to File Answer</w:t>
      </w:r>
      <w:r w:rsidRPr="00E90088">
        <w:t xml:space="preserve"> is not empty</w:t>
      </w:r>
    </w:p>
    <w:p w14:paraId="1F00AD76" w14:textId="77777777" w:rsidR="00E90088" w:rsidRPr="00E90088" w:rsidRDefault="00E90088">
      <w:pPr>
        <w:pStyle w:val="Akapitzlist"/>
        <w:numPr>
          <w:ilvl w:val="1"/>
          <w:numId w:val="33"/>
        </w:numPr>
      </w:pPr>
      <w:r w:rsidRPr="00794427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794427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63326227" w14:textId="77777777" w:rsidR="00E90088" w:rsidRPr="00E90088" w:rsidRDefault="00E90088" w:rsidP="00E90088">
      <w:r w:rsidRPr="00E90088">
        <w:t>Tasks:</w:t>
      </w:r>
    </w:p>
    <w:p w14:paraId="1EEC70E0" w14:textId="77777777" w:rsidR="00E90088" w:rsidRPr="00E90088" w:rsidRDefault="00E90088">
      <w:pPr>
        <w:pStyle w:val="Akapitzlist"/>
        <w:numPr>
          <w:ilvl w:val="0"/>
          <w:numId w:val="33"/>
        </w:numPr>
      </w:pPr>
      <w:r w:rsidRPr="00E90088">
        <w:t>set Complaint Status to Ds MFET (Answer)</w:t>
      </w:r>
    </w:p>
    <w:p w14:paraId="6FB2FAC4" w14:textId="77777777" w:rsidR="00E90088" w:rsidRPr="00E90088" w:rsidRDefault="00E90088">
      <w:pPr>
        <w:pStyle w:val="Akapitzlist"/>
        <w:numPr>
          <w:ilvl w:val="0"/>
          <w:numId w:val="33"/>
        </w:numPr>
      </w:pPr>
      <w:r w:rsidRPr="00E90088">
        <w:t xml:space="preserve">create task for Scheduling Team - Hearings to "Negotiate agreed order (no more than 30 days extension) with OC or Schedule Motion for Extension of Time for Hearing ASAP for" </w:t>
      </w:r>
    </w:p>
    <w:p w14:paraId="404B36A7" w14:textId="783A1AEE" w:rsidR="00E90088" w:rsidRPr="00E90088" w:rsidRDefault="00E90088" w:rsidP="00794427">
      <w:pPr>
        <w:pStyle w:val="DBH3"/>
      </w:pPr>
      <w:bookmarkStart w:id="62" w:name="_Toc130299656"/>
      <w:r w:rsidRPr="00E90088">
        <w:t>Ds Notice of Appearance changed</w:t>
      </w:r>
      <w:bookmarkEnd w:id="62"/>
    </w:p>
    <w:p w14:paraId="207C6B7A" w14:textId="77777777" w:rsidR="00E90088" w:rsidRPr="00E90088" w:rsidRDefault="00E90088" w:rsidP="00E90088">
      <w:r w:rsidRPr="00E90088">
        <w:t>Conditions:</w:t>
      </w:r>
    </w:p>
    <w:p w14:paraId="6033F3BF" w14:textId="77777777" w:rsidR="00E90088" w:rsidRPr="00E90088" w:rsidRDefault="00E90088">
      <w:pPr>
        <w:pStyle w:val="Akapitzlist"/>
        <w:numPr>
          <w:ilvl w:val="0"/>
          <w:numId w:val="34"/>
        </w:numPr>
      </w:pPr>
      <w:r w:rsidRPr="00E90088">
        <w:t xml:space="preserve">All: </w:t>
      </w:r>
    </w:p>
    <w:p w14:paraId="441ACAB7" w14:textId="77777777" w:rsidR="00E90088" w:rsidRPr="00E90088" w:rsidRDefault="00E90088">
      <w:pPr>
        <w:pStyle w:val="Akapitzlist"/>
        <w:numPr>
          <w:ilvl w:val="1"/>
          <w:numId w:val="34"/>
        </w:numPr>
      </w:pPr>
      <w:r w:rsidRPr="00794427">
        <w:rPr>
          <w:rStyle w:val="Pogrubienie"/>
          <w:rFonts w:cstheme="minorHAnsi"/>
          <w:b w:val="0"/>
          <w:bCs w:val="0"/>
          <w:szCs w:val="22"/>
        </w:rPr>
        <w:t>Ds Notice of Appearance</w:t>
      </w:r>
      <w:r w:rsidRPr="00E90088">
        <w:t xml:space="preserve"> has changed</w:t>
      </w:r>
    </w:p>
    <w:p w14:paraId="52DFB0A3" w14:textId="77777777" w:rsidR="00E90088" w:rsidRPr="00E90088" w:rsidRDefault="00E90088">
      <w:pPr>
        <w:pStyle w:val="Akapitzlist"/>
        <w:numPr>
          <w:ilvl w:val="1"/>
          <w:numId w:val="34"/>
        </w:numPr>
      </w:pPr>
      <w:r w:rsidRPr="00794427">
        <w:rPr>
          <w:rStyle w:val="Pogrubienie"/>
          <w:rFonts w:cstheme="minorHAnsi"/>
          <w:b w:val="0"/>
          <w:bCs w:val="0"/>
          <w:szCs w:val="22"/>
        </w:rPr>
        <w:t>Ds Notice of Appearance</w:t>
      </w:r>
      <w:r w:rsidRPr="00E90088">
        <w:t xml:space="preserve"> is not empty</w:t>
      </w:r>
    </w:p>
    <w:p w14:paraId="6A88351A" w14:textId="77777777" w:rsidR="00E90088" w:rsidRPr="00E90088" w:rsidRDefault="00E90088">
      <w:pPr>
        <w:pStyle w:val="Akapitzlist"/>
        <w:numPr>
          <w:ilvl w:val="1"/>
          <w:numId w:val="34"/>
        </w:numPr>
      </w:pPr>
      <w:r w:rsidRPr="00794427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794427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31B85BB6" w14:textId="77777777" w:rsidR="00E90088" w:rsidRPr="00E90088" w:rsidRDefault="00E90088" w:rsidP="00E90088">
      <w:r w:rsidRPr="00E90088">
        <w:t>Tasks:</w:t>
      </w:r>
    </w:p>
    <w:p w14:paraId="0BEF848B" w14:textId="6DC6D51D" w:rsidR="00DE03BF" w:rsidRDefault="00DE03BF" w:rsidP="00DE03BF">
      <w:pPr>
        <w:pStyle w:val="Akapitzlist"/>
        <w:numPr>
          <w:ilvl w:val="0"/>
          <w:numId w:val="34"/>
        </w:numPr>
      </w:pPr>
      <w:r w:rsidRPr="00E90088">
        <w:t>draft package Ps 2nd Set of Discovery</w:t>
      </w:r>
    </w:p>
    <w:p w14:paraId="08A3199B" w14:textId="5CF05B68" w:rsidR="00E90088" w:rsidRPr="00E90088" w:rsidRDefault="00E90088">
      <w:pPr>
        <w:pStyle w:val="Akapitzlist"/>
        <w:numPr>
          <w:ilvl w:val="0"/>
          <w:numId w:val="34"/>
        </w:numPr>
      </w:pPr>
      <w:r w:rsidRPr="00E90088">
        <w:t>Set Ds Notice of Appearance Entered</w:t>
      </w:r>
    </w:p>
    <w:p w14:paraId="25066966" w14:textId="77777777" w:rsidR="00E90088" w:rsidRPr="00E90088" w:rsidRDefault="00E90088">
      <w:pPr>
        <w:pStyle w:val="Akapitzlist"/>
        <w:numPr>
          <w:ilvl w:val="0"/>
          <w:numId w:val="34"/>
        </w:numPr>
      </w:pPr>
      <w:r w:rsidRPr="00E90088">
        <w:t xml:space="preserve">set Complaint Status to FWOP - need to set aside </w:t>
      </w:r>
    </w:p>
    <w:p w14:paraId="0206449A" w14:textId="39E5C538" w:rsidR="00E90088" w:rsidRPr="00E90088" w:rsidRDefault="00E90088" w:rsidP="00794427">
      <w:pPr>
        <w:pStyle w:val="DBH3"/>
      </w:pPr>
      <w:bookmarkStart w:id="63" w:name="_Toc130299657"/>
      <w:r w:rsidRPr="00E90088">
        <w:t>Ds Notice of Appearance changed to NULL</w:t>
      </w:r>
      <w:bookmarkEnd w:id="63"/>
    </w:p>
    <w:p w14:paraId="4582738E" w14:textId="77777777" w:rsidR="00E90088" w:rsidRPr="00E90088" w:rsidRDefault="00E90088" w:rsidP="00E90088">
      <w:r w:rsidRPr="00E90088">
        <w:t>Conditions:</w:t>
      </w:r>
    </w:p>
    <w:p w14:paraId="3897DD7D" w14:textId="77777777" w:rsidR="00E90088" w:rsidRPr="00E90088" w:rsidRDefault="00E90088">
      <w:pPr>
        <w:pStyle w:val="Akapitzlist"/>
        <w:numPr>
          <w:ilvl w:val="0"/>
          <w:numId w:val="35"/>
        </w:numPr>
      </w:pPr>
      <w:r w:rsidRPr="00E90088">
        <w:t xml:space="preserve">All: </w:t>
      </w:r>
    </w:p>
    <w:p w14:paraId="3518D928" w14:textId="77777777" w:rsidR="00E90088" w:rsidRPr="00E90088" w:rsidRDefault="00E90088">
      <w:pPr>
        <w:pStyle w:val="Akapitzlist"/>
        <w:numPr>
          <w:ilvl w:val="1"/>
          <w:numId w:val="35"/>
        </w:numPr>
      </w:pPr>
      <w:r w:rsidRPr="00794427">
        <w:rPr>
          <w:rStyle w:val="Pogrubienie"/>
          <w:rFonts w:cstheme="minorHAnsi"/>
          <w:b w:val="0"/>
          <w:bCs w:val="0"/>
          <w:szCs w:val="22"/>
        </w:rPr>
        <w:t>Ds Notice of Appearance</w:t>
      </w:r>
      <w:r w:rsidRPr="00E90088">
        <w:t xml:space="preserve"> has changed</w:t>
      </w:r>
    </w:p>
    <w:p w14:paraId="154F97B8" w14:textId="77777777" w:rsidR="00E90088" w:rsidRPr="00E90088" w:rsidRDefault="00E90088">
      <w:pPr>
        <w:pStyle w:val="Akapitzlist"/>
        <w:numPr>
          <w:ilvl w:val="1"/>
          <w:numId w:val="35"/>
        </w:numPr>
      </w:pPr>
      <w:r w:rsidRPr="00794427">
        <w:rPr>
          <w:rStyle w:val="Pogrubienie"/>
          <w:rFonts w:cstheme="minorHAnsi"/>
          <w:b w:val="0"/>
          <w:bCs w:val="0"/>
          <w:szCs w:val="22"/>
        </w:rPr>
        <w:t>Ds Notice of Appearance</w:t>
      </w:r>
      <w:r w:rsidRPr="00E90088">
        <w:t xml:space="preserve"> is empty</w:t>
      </w:r>
    </w:p>
    <w:p w14:paraId="297C2C8F" w14:textId="77777777" w:rsidR="00E90088" w:rsidRPr="00E90088" w:rsidRDefault="00E90088">
      <w:pPr>
        <w:pStyle w:val="Akapitzlist"/>
        <w:numPr>
          <w:ilvl w:val="1"/>
          <w:numId w:val="35"/>
        </w:numPr>
      </w:pPr>
      <w:r w:rsidRPr="00794427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794427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20544BDC" w14:textId="77777777" w:rsidR="00E90088" w:rsidRPr="00E90088" w:rsidRDefault="00E90088" w:rsidP="00E90088">
      <w:r w:rsidRPr="00E90088">
        <w:t>Tasks:</w:t>
      </w:r>
    </w:p>
    <w:p w14:paraId="5CEEF09D" w14:textId="77777777" w:rsidR="00E90088" w:rsidRPr="00E90088" w:rsidRDefault="00E90088">
      <w:pPr>
        <w:pStyle w:val="Akapitzlist"/>
        <w:numPr>
          <w:ilvl w:val="0"/>
          <w:numId w:val="35"/>
        </w:numPr>
      </w:pPr>
      <w:r w:rsidRPr="00E90088">
        <w:t xml:space="preserve">Clear Ds Notice of Appearance Entered </w:t>
      </w:r>
    </w:p>
    <w:p w14:paraId="5591B1FE" w14:textId="36530D72" w:rsidR="00E90088" w:rsidRPr="00E90088" w:rsidRDefault="00E90088" w:rsidP="00794427">
      <w:pPr>
        <w:pStyle w:val="DBH3"/>
      </w:pPr>
      <w:bookmarkStart w:id="64" w:name="_Toc130299658"/>
      <w:r w:rsidRPr="00E90088">
        <w:lastRenderedPageBreak/>
        <w:t>Empty Answer date and and Ds MFET to File Answer = current day + 120</w:t>
      </w:r>
      <w:bookmarkEnd w:id="64"/>
    </w:p>
    <w:p w14:paraId="516639E2" w14:textId="77777777" w:rsidR="00E90088" w:rsidRPr="00E90088" w:rsidRDefault="00E90088" w:rsidP="00E90088">
      <w:r w:rsidRPr="00E90088">
        <w:t>Conditions:</w:t>
      </w:r>
    </w:p>
    <w:p w14:paraId="59C7806C" w14:textId="77777777" w:rsidR="00E90088" w:rsidRPr="00E90088" w:rsidRDefault="00E90088">
      <w:pPr>
        <w:pStyle w:val="Akapitzlist"/>
        <w:numPr>
          <w:ilvl w:val="0"/>
          <w:numId w:val="35"/>
        </w:numPr>
      </w:pPr>
      <w:r w:rsidRPr="00E90088">
        <w:t xml:space="preserve">All: </w:t>
      </w:r>
    </w:p>
    <w:p w14:paraId="55968999" w14:textId="77777777" w:rsidR="00E90088" w:rsidRPr="00E90088" w:rsidRDefault="00E90088">
      <w:pPr>
        <w:pStyle w:val="Akapitzlist"/>
        <w:numPr>
          <w:ilvl w:val="1"/>
          <w:numId w:val="35"/>
        </w:numPr>
      </w:pPr>
      <w:r w:rsidRPr="00794427">
        <w:rPr>
          <w:rStyle w:val="Pogrubienie"/>
          <w:rFonts w:cstheme="minorHAnsi"/>
          <w:b w:val="0"/>
          <w:bCs w:val="0"/>
          <w:szCs w:val="22"/>
        </w:rPr>
        <w:t>Answer</w:t>
      </w:r>
      <w:r w:rsidRPr="00E90088">
        <w:t xml:space="preserve"> is empty</w:t>
      </w:r>
    </w:p>
    <w:p w14:paraId="0B298EAC" w14:textId="77777777" w:rsidR="00E90088" w:rsidRPr="00E90088" w:rsidRDefault="00E90088">
      <w:pPr>
        <w:pStyle w:val="Akapitzlist"/>
        <w:numPr>
          <w:ilvl w:val="1"/>
          <w:numId w:val="35"/>
        </w:numPr>
      </w:pPr>
      <w:r w:rsidRPr="00794427">
        <w:rPr>
          <w:rStyle w:val="Pogrubienie"/>
          <w:rFonts w:cstheme="minorHAnsi"/>
          <w:b w:val="0"/>
          <w:bCs w:val="0"/>
          <w:szCs w:val="22"/>
        </w:rPr>
        <w:t>Ds MFET to File Answer</w:t>
      </w:r>
      <w:r w:rsidRPr="00E90088">
        <w:t xml:space="preserve"> is not empty</w:t>
      </w:r>
    </w:p>
    <w:p w14:paraId="54531907" w14:textId="77777777" w:rsidR="00E90088" w:rsidRPr="00E90088" w:rsidRDefault="00E90088">
      <w:pPr>
        <w:pStyle w:val="Akapitzlist"/>
        <w:numPr>
          <w:ilvl w:val="1"/>
          <w:numId w:val="35"/>
        </w:numPr>
      </w:pPr>
      <w:r w:rsidRPr="00794427">
        <w:rPr>
          <w:rStyle w:val="Pogrubienie"/>
          <w:rFonts w:cstheme="minorHAnsi"/>
          <w:b w:val="0"/>
          <w:bCs w:val="0"/>
          <w:szCs w:val="22"/>
        </w:rPr>
        <w:t>Ds MFET to File Answer</w:t>
      </w:r>
      <w:r w:rsidRPr="00E90088">
        <w:t xml:space="preserve"> days ago </w:t>
      </w:r>
      <w:r w:rsidRPr="00794427">
        <w:rPr>
          <w:rStyle w:val="Uwydatnienie"/>
          <w:rFonts w:asciiTheme="minorHAnsi" w:hAnsiTheme="minorHAnsi" w:cstheme="minorHAnsi"/>
          <w:color w:val="auto"/>
          <w:szCs w:val="22"/>
        </w:rPr>
        <w:t>120</w:t>
      </w:r>
    </w:p>
    <w:p w14:paraId="33A6BFCB" w14:textId="77777777" w:rsidR="00E90088" w:rsidRPr="00E90088" w:rsidRDefault="00E90088" w:rsidP="00E90088">
      <w:r w:rsidRPr="00E90088">
        <w:t>Tasks:</w:t>
      </w:r>
    </w:p>
    <w:p w14:paraId="1F18A3F1" w14:textId="77777777" w:rsidR="00E90088" w:rsidRPr="00E90088" w:rsidRDefault="00E90088">
      <w:pPr>
        <w:pStyle w:val="Akapitzlist"/>
        <w:numPr>
          <w:ilvl w:val="0"/>
          <w:numId w:val="35"/>
        </w:numPr>
      </w:pPr>
      <w:r w:rsidRPr="00E90088">
        <w:t xml:space="preserve">create task for Assigned Attorney "Review for re: MFET" </w:t>
      </w:r>
    </w:p>
    <w:p w14:paraId="0F561C2F" w14:textId="0C2A4C64" w:rsidR="00E90088" w:rsidRPr="00E90088" w:rsidRDefault="00E90088" w:rsidP="00794427">
      <w:pPr>
        <w:pStyle w:val="DBH3"/>
      </w:pPr>
      <w:bookmarkStart w:id="65" w:name="_Toc130299659"/>
      <w:r w:rsidRPr="00E90088">
        <w:t>Motion to Dismiss changed</w:t>
      </w:r>
      <w:bookmarkEnd w:id="65"/>
    </w:p>
    <w:p w14:paraId="7584036C" w14:textId="77777777" w:rsidR="00E90088" w:rsidRPr="00E90088" w:rsidRDefault="00E90088" w:rsidP="00E90088">
      <w:r w:rsidRPr="00E90088">
        <w:t>Conditions:</w:t>
      </w:r>
    </w:p>
    <w:p w14:paraId="648449F5" w14:textId="77777777" w:rsidR="00E90088" w:rsidRPr="00E90088" w:rsidRDefault="00E90088">
      <w:pPr>
        <w:pStyle w:val="Akapitzlist"/>
        <w:numPr>
          <w:ilvl w:val="0"/>
          <w:numId w:val="35"/>
        </w:numPr>
      </w:pPr>
      <w:r w:rsidRPr="00E90088">
        <w:t xml:space="preserve">All: </w:t>
      </w:r>
    </w:p>
    <w:p w14:paraId="4216226E" w14:textId="77777777" w:rsidR="00E90088" w:rsidRPr="00E90088" w:rsidRDefault="00E90088">
      <w:pPr>
        <w:pStyle w:val="Akapitzlist"/>
        <w:numPr>
          <w:ilvl w:val="1"/>
          <w:numId w:val="35"/>
        </w:numPr>
      </w:pPr>
      <w:r w:rsidRPr="00794427">
        <w:rPr>
          <w:rStyle w:val="Pogrubienie"/>
          <w:rFonts w:cstheme="minorHAnsi"/>
          <w:b w:val="0"/>
          <w:bCs w:val="0"/>
          <w:szCs w:val="22"/>
        </w:rPr>
        <w:t>Motion to Dismiss</w:t>
      </w:r>
      <w:r w:rsidRPr="00E90088">
        <w:t xml:space="preserve"> has changed</w:t>
      </w:r>
    </w:p>
    <w:p w14:paraId="6633BB69" w14:textId="77777777" w:rsidR="00E90088" w:rsidRPr="00E90088" w:rsidRDefault="00E90088">
      <w:pPr>
        <w:pStyle w:val="Akapitzlist"/>
        <w:numPr>
          <w:ilvl w:val="1"/>
          <w:numId w:val="35"/>
        </w:numPr>
      </w:pPr>
      <w:r w:rsidRPr="00794427">
        <w:rPr>
          <w:rStyle w:val="Pogrubienie"/>
          <w:rFonts w:cstheme="minorHAnsi"/>
          <w:b w:val="0"/>
          <w:bCs w:val="0"/>
          <w:szCs w:val="22"/>
        </w:rPr>
        <w:t>Motion to Dismiss</w:t>
      </w:r>
      <w:r w:rsidRPr="00E90088">
        <w:t xml:space="preserve"> is not empty</w:t>
      </w:r>
    </w:p>
    <w:p w14:paraId="69A9A919" w14:textId="77777777" w:rsidR="00E90088" w:rsidRPr="00E90088" w:rsidRDefault="00E90088">
      <w:pPr>
        <w:pStyle w:val="Akapitzlist"/>
        <w:numPr>
          <w:ilvl w:val="1"/>
          <w:numId w:val="35"/>
        </w:numPr>
      </w:pPr>
      <w:r w:rsidRPr="00794427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794427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37B36209" w14:textId="77777777" w:rsidR="00E90088" w:rsidRPr="00E90088" w:rsidRDefault="00E90088" w:rsidP="00E90088">
      <w:r w:rsidRPr="00E90088">
        <w:t>Tasks:</w:t>
      </w:r>
    </w:p>
    <w:p w14:paraId="77C4B641" w14:textId="77777777" w:rsidR="00E90088" w:rsidRPr="00E90088" w:rsidRDefault="00E90088">
      <w:pPr>
        <w:pStyle w:val="Akapitzlist"/>
        <w:numPr>
          <w:ilvl w:val="0"/>
          <w:numId w:val="35"/>
        </w:numPr>
      </w:pPr>
      <w:r w:rsidRPr="00E90088">
        <w:t>set Complaint status to Motion to Dismiss</w:t>
      </w:r>
    </w:p>
    <w:p w14:paraId="5090C44A" w14:textId="77777777" w:rsidR="00E90088" w:rsidRPr="00E90088" w:rsidRDefault="00E90088">
      <w:pPr>
        <w:pStyle w:val="Akapitzlist"/>
        <w:numPr>
          <w:ilvl w:val="0"/>
          <w:numId w:val="35"/>
        </w:numPr>
      </w:pPr>
      <w:r w:rsidRPr="00E90088">
        <w:t xml:space="preserve">Create task for Scheduling Team - Hearings to "Confirm with @@ATTORNEY_NAME@@ that MTD in @@CASE ID@@ @@INJUREDPARTY_NAME@@ can be set for hearing; if so, reach out to OC to set hearing </w:t>
      </w:r>
    </w:p>
    <w:p w14:paraId="5CC71B48" w14:textId="5CBA4762" w:rsidR="00E90088" w:rsidRPr="00E90088" w:rsidRDefault="00E90088" w:rsidP="00794427">
      <w:pPr>
        <w:pStyle w:val="DBH3"/>
      </w:pPr>
      <w:bookmarkStart w:id="66" w:name="_Toc130299660"/>
      <w:r w:rsidRPr="00E90088">
        <w:t>PTC (Small Claims) changed</w:t>
      </w:r>
      <w:bookmarkEnd w:id="66"/>
    </w:p>
    <w:p w14:paraId="5D6E6F2C" w14:textId="77777777" w:rsidR="00E90088" w:rsidRPr="00E90088" w:rsidRDefault="00E90088" w:rsidP="00E90088">
      <w:r w:rsidRPr="00E90088">
        <w:t>Conditions:</w:t>
      </w:r>
    </w:p>
    <w:p w14:paraId="70ABD8E7" w14:textId="77777777" w:rsidR="00E90088" w:rsidRPr="00E90088" w:rsidRDefault="00E90088">
      <w:pPr>
        <w:pStyle w:val="Akapitzlist"/>
        <w:numPr>
          <w:ilvl w:val="0"/>
          <w:numId w:val="37"/>
        </w:numPr>
      </w:pPr>
      <w:r w:rsidRPr="00E90088">
        <w:t xml:space="preserve">All: </w:t>
      </w:r>
    </w:p>
    <w:p w14:paraId="0BAD01AB" w14:textId="77777777" w:rsidR="00E90088" w:rsidRPr="00E90088" w:rsidRDefault="00E90088">
      <w:pPr>
        <w:pStyle w:val="Akapitzlist"/>
        <w:numPr>
          <w:ilvl w:val="0"/>
          <w:numId w:val="36"/>
        </w:numPr>
      </w:pPr>
      <w:r w:rsidRPr="00502446">
        <w:rPr>
          <w:rStyle w:val="Pogrubienie"/>
          <w:rFonts w:cstheme="minorHAnsi"/>
          <w:b w:val="0"/>
          <w:bCs w:val="0"/>
          <w:szCs w:val="22"/>
        </w:rPr>
        <w:t>PTC (Small Claims)</w:t>
      </w:r>
      <w:r w:rsidRPr="00E90088">
        <w:t xml:space="preserve"> has changed</w:t>
      </w:r>
    </w:p>
    <w:p w14:paraId="0725B865" w14:textId="77777777" w:rsidR="00E90088" w:rsidRPr="00E90088" w:rsidRDefault="00E90088">
      <w:pPr>
        <w:pStyle w:val="Akapitzlist"/>
        <w:numPr>
          <w:ilvl w:val="0"/>
          <w:numId w:val="36"/>
        </w:numPr>
      </w:pPr>
      <w:r w:rsidRPr="00502446">
        <w:rPr>
          <w:rStyle w:val="Pogrubienie"/>
          <w:rFonts w:cstheme="minorHAnsi"/>
          <w:b w:val="0"/>
          <w:bCs w:val="0"/>
          <w:szCs w:val="22"/>
        </w:rPr>
        <w:t>PTC (Small Claims)</w:t>
      </w:r>
      <w:r w:rsidRPr="00E90088">
        <w:t xml:space="preserve"> is not empty</w:t>
      </w:r>
    </w:p>
    <w:p w14:paraId="4D1FA1CE" w14:textId="77777777" w:rsidR="00E90088" w:rsidRPr="00E90088" w:rsidRDefault="00E90088">
      <w:pPr>
        <w:pStyle w:val="Akapitzlist"/>
        <w:numPr>
          <w:ilvl w:val="0"/>
          <w:numId w:val="36"/>
        </w:numPr>
      </w:pPr>
      <w:r w:rsidRPr="00502446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502446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7CFCCBAC" w14:textId="77777777" w:rsidR="00E90088" w:rsidRPr="00E90088" w:rsidRDefault="00E90088" w:rsidP="00E90088">
      <w:r w:rsidRPr="00E90088">
        <w:t>Tasks:</w:t>
      </w:r>
    </w:p>
    <w:p w14:paraId="7379FCFE" w14:textId="77777777" w:rsidR="00E90088" w:rsidRPr="00E90088" w:rsidRDefault="00E90088">
      <w:pPr>
        <w:pStyle w:val="Akapitzlist"/>
        <w:numPr>
          <w:ilvl w:val="0"/>
          <w:numId w:val="38"/>
        </w:numPr>
      </w:pPr>
      <w:r w:rsidRPr="00E90088">
        <w:t>draft package Ps Motion to Invoke Rules and Waive Appearance</w:t>
      </w:r>
    </w:p>
    <w:p w14:paraId="29EB871F" w14:textId="77777777" w:rsidR="00E90088" w:rsidRPr="00E90088" w:rsidRDefault="00E90088">
      <w:pPr>
        <w:pStyle w:val="Akapitzlist"/>
        <w:numPr>
          <w:ilvl w:val="0"/>
          <w:numId w:val="38"/>
        </w:numPr>
      </w:pPr>
      <w:r w:rsidRPr="00E90088">
        <w:t>add event to calendar "Pre-Trial Conference" for Assign To and Case Manager</w:t>
      </w:r>
    </w:p>
    <w:p w14:paraId="4BAB8B00" w14:textId="36BDDD10" w:rsidR="00E90088" w:rsidRPr="00E90088" w:rsidRDefault="00E90088">
      <w:pPr>
        <w:pStyle w:val="Akapitzlist"/>
        <w:numPr>
          <w:ilvl w:val="0"/>
          <w:numId w:val="38"/>
        </w:numPr>
      </w:pPr>
      <w:r w:rsidRPr="00E90088">
        <w:t xml:space="preserve">change status to "Pretrial Conference" </w:t>
      </w:r>
    </w:p>
    <w:p w14:paraId="0F005792" w14:textId="657006E9" w:rsidR="00E90088" w:rsidRPr="00E90088" w:rsidRDefault="00E90088" w:rsidP="00502446">
      <w:pPr>
        <w:pStyle w:val="DBH3"/>
      </w:pPr>
      <w:bookmarkStart w:id="67" w:name="_Toc130299661"/>
      <w:r w:rsidRPr="00E90088">
        <w:lastRenderedPageBreak/>
        <w:t>Service of Process date changed</w:t>
      </w:r>
      <w:bookmarkEnd w:id="67"/>
    </w:p>
    <w:p w14:paraId="1B2C23FA" w14:textId="77777777" w:rsidR="00E90088" w:rsidRPr="00E90088" w:rsidRDefault="00E90088" w:rsidP="00E90088">
      <w:r w:rsidRPr="00E90088">
        <w:t>Conditions:</w:t>
      </w:r>
    </w:p>
    <w:p w14:paraId="076D008C" w14:textId="77777777" w:rsidR="00E90088" w:rsidRPr="00E90088" w:rsidRDefault="00E90088">
      <w:pPr>
        <w:pStyle w:val="Akapitzlist"/>
        <w:numPr>
          <w:ilvl w:val="0"/>
          <w:numId w:val="39"/>
        </w:numPr>
      </w:pPr>
      <w:r w:rsidRPr="00E90088">
        <w:t xml:space="preserve">All: </w:t>
      </w:r>
    </w:p>
    <w:p w14:paraId="7BBA9C59" w14:textId="77777777" w:rsidR="00E90088" w:rsidRPr="00E90088" w:rsidRDefault="00E90088">
      <w:pPr>
        <w:pStyle w:val="Akapitzlist"/>
        <w:numPr>
          <w:ilvl w:val="1"/>
          <w:numId w:val="39"/>
        </w:numPr>
      </w:pPr>
      <w:r w:rsidRPr="00502446">
        <w:rPr>
          <w:rStyle w:val="Pogrubienie"/>
          <w:rFonts w:cstheme="minorHAnsi"/>
          <w:b w:val="0"/>
          <w:bCs w:val="0"/>
          <w:szCs w:val="22"/>
        </w:rPr>
        <w:t>Service of Process</w:t>
      </w:r>
      <w:r w:rsidRPr="00E90088">
        <w:t xml:space="preserve"> has changed</w:t>
      </w:r>
    </w:p>
    <w:p w14:paraId="410D09F4" w14:textId="77777777" w:rsidR="00E90088" w:rsidRPr="00E90088" w:rsidRDefault="00E90088">
      <w:pPr>
        <w:pStyle w:val="Akapitzlist"/>
        <w:numPr>
          <w:ilvl w:val="1"/>
          <w:numId w:val="39"/>
        </w:numPr>
      </w:pPr>
      <w:r w:rsidRPr="00502446">
        <w:rPr>
          <w:rStyle w:val="Pogrubienie"/>
          <w:rFonts w:cstheme="minorHAnsi"/>
          <w:b w:val="0"/>
          <w:bCs w:val="0"/>
          <w:szCs w:val="22"/>
        </w:rPr>
        <w:t>Service of Process</w:t>
      </w:r>
      <w:r w:rsidRPr="00E90088">
        <w:t xml:space="preserve"> is not empty</w:t>
      </w:r>
    </w:p>
    <w:p w14:paraId="2C43A6CA" w14:textId="77777777" w:rsidR="00E90088" w:rsidRPr="00E90088" w:rsidRDefault="00E90088">
      <w:pPr>
        <w:pStyle w:val="Akapitzlist"/>
        <w:numPr>
          <w:ilvl w:val="1"/>
          <w:numId w:val="39"/>
        </w:numPr>
      </w:pPr>
      <w:r w:rsidRPr="00502446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502446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6B642821" w14:textId="77777777" w:rsidR="00E90088" w:rsidRPr="00E90088" w:rsidRDefault="00E90088" w:rsidP="00E90088">
      <w:r w:rsidRPr="00E90088">
        <w:t>Tasks:</w:t>
      </w:r>
    </w:p>
    <w:p w14:paraId="7C64697A" w14:textId="77777777" w:rsidR="00E90088" w:rsidRPr="00E90088" w:rsidRDefault="00E90088">
      <w:pPr>
        <w:pStyle w:val="Akapitzlist"/>
        <w:numPr>
          <w:ilvl w:val="0"/>
          <w:numId w:val="39"/>
        </w:numPr>
      </w:pPr>
      <w:r w:rsidRPr="00E90088">
        <w:t xml:space="preserve">Set Plaintiff Discovery Status to 1st Disco Set - Served, 1st Disco Set - Served </w:t>
      </w:r>
    </w:p>
    <w:p w14:paraId="332F7850" w14:textId="7E1E8EB0" w:rsidR="00E90088" w:rsidRPr="00E90088" w:rsidRDefault="00E90088" w:rsidP="00502446">
      <w:pPr>
        <w:pStyle w:val="DBH3"/>
      </w:pPr>
      <w:bookmarkStart w:id="68" w:name="_Toc130299662"/>
      <w:r w:rsidRPr="00E90088">
        <w:t>Service of Process has changed</w:t>
      </w:r>
      <w:bookmarkEnd w:id="68"/>
    </w:p>
    <w:p w14:paraId="3F276CCE" w14:textId="77777777" w:rsidR="00E90088" w:rsidRPr="00E90088" w:rsidRDefault="00E90088" w:rsidP="00E90088">
      <w:r w:rsidRPr="00E90088">
        <w:t>Conditions:</w:t>
      </w:r>
    </w:p>
    <w:p w14:paraId="6685E935" w14:textId="77777777" w:rsidR="00E90088" w:rsidRPr="00E90088" w:rsidRDefault="00E90088">
      <w:pPr>
        <w:pStyle w:val="Akapitzlist"/>
        <w:numPr>
          <w:ilvl w:val="0"/>
          <w:numId w:val="39"/>
        </w:numPr>
      </w:pPr>
      <w:r w:rsidRPr="00E90088">
        <w:t xml:space="preserve">All: </w:t>
      </w:r>
    </w:p>
    <w:p w14:paraId="3A50964F" w14:textId="77777777" w:rsidR="00E90088" w:rsidRPr="00E90088" w:rsidRDefault="00E90088">
      <w:pPr>
        <w:pStyle w:val="Akapitzlist"/>
        <w:numPr>
          <w:ilvl w:val="1"/>
          <w:numId w:val="39"/>
        </w:numPr>
      </w:pPr>
      <w:r w:rsidRPr="00502446">
        <w:rPr>
          <w:rStyle w:val="Pogrubienie"/>
          <w:rFonts w:cstheme="minorHAnsi"/>
          <w:b w:val="0"/>
          <w:bCs w:val="0"/>
          <w:szCs w:val="22"/>
        </w:rPr>
        <w:t>Service of Process</w:t>
      </w:r>
      <w:r w:rsidRPr="00E90088">
        <w:t xml:space="preserve"> has changed</w:t>
      </w:r>
    </w:p>
    <w:p w14:paraId="40A3186F" w14:textId="77777777" w:rsidR="00E90088" w:rsidRPr="00E90088" w:rsidRDefault="00E90088">
      <w:pPr>
        <w:pStyle w:val="Akapitzlist"/>
        <w:numPr>
          <w:ilvl w:val="1"/>
          <w:numId w:val="39"/>
        </w:numPr>
      </w:pPr>
      <w:r w:rsidRPr="00502446">
        <w:rPr>
          <w:rStyle w:val="Pogrubienie"/>
          <w:rFonts w:cstheme="minorHAnsi"/>
          <w:b w:val="0"/>
          <w:bCs w:val="0"/>
          <w:szCs w:val="22"/>
        </w:rPr>
        <w:t>Service of Process</w:t>
      </w:r>
      <w:r w:rsidRPr="00E90088">
        <w:t xml:space="preserve"> is not empty</w:t>
      </w:r>
    </w:p>
    <w:p w14:paraId="4BED3BF5" w14:textId="77777777" w:rsidR="00E90088" w:rsidRPr="00E90088" w:rsidRDefault="00E90088">
      <w:pPr>
        <w:pStyle w:val="Akapitzlist"/>
        <w:numPr>
          <w:ilvl w:val="1"/>
          <w:numId w:val="39"/>
        </w:numPr>
      </w:pPr>
      <w:r w:rsidRPr="00502446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502446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1C86887B" w14:textId="77777777" w:rsidR="00E90088" w:rsidRPr="00E90088" w:rsidRDefault="00E90088" w:rsidP="00E90088">
      <w:r w:rsidRPr="00E90088">
        <w:t>Tasks:</w:t>
      </w:r>
    </w:p>
    <w:p w14:paraId="702EA581" w14:textId="77777777" w:rsidR="00E90088" w:rsidRPr="00E90088" w:rsidRDefault="00E90088">
      <w:pPr>
        <w:pStyle w:val="Akapitzlist"/>
        <w:numPr>
          <w:ilvl w:val="0"/>
          <w:numId w:val="39"/>
        </w:numPr>
      </w:pPr>
      <w:r w:rsidRPr="00E90088">
        <w:t>change Complaint Status to LSOP Case Served</w:t>
      </w:r>
    </w:p>
    <w:p w14:paraId="4890495D" w14:textId="77777777" w:rsidR="00E90088" w:rsidRPr="00E90088" w:rsidRDefault="00E90088">
      <w:pPr>
        <w:pStyle w:val="Akapitzlist"/>
        <w:numPr>
          <w:ilvl w:val="0"/>
          <w:numId w:val="39"/>
        </w:numPr>
      </w:pPr>
      <w:r w:rsidRPr="00E90088">
        <w:t xml:space="preserve">add calendar event 20 days after Service of Process for Assign To and Case Manager </w:t>
      </w:r>
    </w:p>
    <w:p w14:paraId="625B463B" w14:textId="151E13E8" w:rsidR="00E90088" w:rsidRPr="00E90088" w:rsidRDefault="00E90088" w:rsidP="00502446">
      <w:pPr>
        <w:pStyle w:val="DBH3"/>
      </w:pPr>
      <w:bookmarkStart w:id="69" w:name="_Toc130299663"/>
      <w:r w:rsidRPr="00E90088">
        <w:t>Summons Issued changed</w:t>
      </w:r>
      <w:bookmarkEnd w:id="69"/>
    </w:p>
    <w:p w14:paraId="62A23048" w14:textId="77777777" w:rsidR="00E90088" w:rsidRPr="00E90088" w:rsidRDefault="00E90088" w:rsidP="00E90088">
      <w:r w:rsidRPr="00E90088">
        <w:t>Conditions:</w:t>
      </w:r>
    </w:p>
    <w:p w14:paraId="032314C0" w14:textId="77777777" w:rsidR="00E90088" w:rsidRPr="00E90088" w:rsidRDefault="00E90088">
      <w:pPr>
        <w:pStyle w:val="Akapitzlist"/>
        <w:numPr>
          <w:ilvl w:val="0"/>
          <w:numId w:val="40"/>
        </w:numPr>
      </w:pPr>
      <w:r w:rsidRPr="00E90088">
        <w:t xml:space="preserve">All: </w:t>
      </w:r>
    </w:p>
    <w:p w14:paraId="73DFAE03" w14:textId="77777777" w:rsidR="00E90088" w:rsidRPr="00E90088" w:rsidRDefault="00E90088">
      <w:pPr>
        <w:pStyle w:val="Akapitzlist"/>
        <w:numPr>
          <w:ilvl w:val="1"/>
          <w:numId w:val="40"/>
        </w:numPr>
      </w:pPr>
      <w:r w:rsidRPr="00502446">
        <w:rPr>
          <w:rStyle w:val="Pogrubienie"/>
          <w:rFonts w:cstheme="minorHAnsi"/>
          <w:b w:val="0"/>
          <w:bCs w:val="0"/>
          <w:szCs w:val="22"/>
        </w:rPr>
        <w:t>Summons Issued</w:t>
      </w:r>
      <w:r w:rsidRPr="00E90088">
        <w:t xml:space="preserve"> has changed</w:t>
      </w:r>
    </w:p>
    <w:p w14:paraId="6723A5FF" w14:textId="77777777" w:rsidR="00E90088" w:rsidRPr="00E90088" w:rsidRDefault="00E90088">
      <w:pPr>
        <w:pStyle w:val="Akapitzlist"/>
        <w:numPr>
          <w:ilvl w:val="1"/>
          <w:numId w:val="40"/>
        </w:numPr>
      </w:pPr>
      <w:r w:rsidRPr="00502446">
        <w:rPr>
          <w:rStyle w:val="Pogrubienie"/>
          <w:rFonts w:cstheme="minorHAnsi"/>
          <w:b w:val="0"/>
          <w:bCs w:val="0"/>
          <w:szCs w:val="22"/>
        </w:rPr>
        <w:t>Summons Issued</w:t>
      </w:r>
      <w:r w:rsidRPr="00E90088">
        <w:t xml:space="preserve"> is not empty</w:t>
      </w:r>
    </w:p>
    <w:p w14:paraId="5DA4109C" w14:textId="77777777" w:rsidR="00E90088" w:rsidRPr="00E90088" w:rsidRDefault="00E90088">
      <w:pPr>
        <w:pStyle w:val="Akapitzlist"/>
        <w:numPr>
          <w:ilvl w:val="1"/>
          <w:numId w:val="40"/>
        </w:numPr>
      </w:pPr>
      <w:r w:rsidRPr="00502446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502446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70465593" w14:textId="77777777" w:rsidR="00E90088" w:rsidRPr="00E90088" w:rsidRDefault="00E90088" w:rsidP="00E90088">
      <w:r w:rsidRPr="00E90088">
        <w:t>Tasks:</w:t>
      </w:r>
    </w:p>
    <w:p w14:paraId="67470E8F" w14:textId="77777777" w:rsidR="00DE03BF" w:rsidRDefault="00DE03BF" w:rsidP="00DE03BF">
      <w:pPr>
        <w:pStyle w:val="Akapitzlist"/>
        <w:numPr>
          <w:ilvl w:val="0"/>
          <w:numId w:val="40"/>
        </w:numPr>
      </w:pPr>
      <w:r w:rsidRPr="00E90088">
        <w:t>draft package LSOP Package</w:t>
      </w:r>
    </w:p>
    <w:p w14:paraId="656B785E" w14:textId="77777777" w:rsidR="00DE03BF" w:rsidRDefault="00E90088" w:rsidP="00DE03BF">
      <w:pPr>
        <w:pStyle w:val="Akapitzlist"/>
        <w:numPr>
          <w:ilvl w:val="0"/>
          <w:numId w:val="40"/>
        </w:numPr>
      </w:pPr>
      <w:r w:rsidRPr="00E90088">
        <w:t>task for Case Manager to "Go to Dropbox and Upload LSOP Package for @@CASE ID@@ @@INJUREDPARTY_NAME@@ to LSOP Website; once filed change status to Case in LSOP Case - Pending Pmt."</w:t>
      </w:r>
    </w:p>
    <w:p w14:paraId="092CFFD1" w14:textId="2974D3B9" w:rsidR="00E90088" w:rsidRDefault="00DE03BF" w:rsidP="00DE03BF">
      <w:pPr>
        <w:pStyle w:val="Akapitzlist"/>
        <w:numPr>
          <w:ilvl w:val="0"/>
          <w:numId w:val="40"/>
        </w:numPr>
      </w:pPr>
      <w:r w:rsidRPr="00DE03BF">
        <w:t xml:space="preserve"> </w:t>
      </w:r>
      <w:r w:rsidRPr="00E90088">
        <w:t>change Complaint status to "Summons - Executed"</w:t>
      </w:r>
    </w:p>
    <w:p w14:paraId="01BEF4D3" w14:textId="4EB0279F" w:rsidR="00D23A5D" w:rsidRPr="00B63698" w:rsidRDefault="00D23A5D" w:rsidP="00D23A5D">
      <w:pPr>
        <w:pStyle w:val="DBH3"/>
      </w:pPr>
      <w:bookmarkStart w:id="70" w:name="_Toc130299664"/>
      <w:r w:rsidRPr="00D23A5D">
        <w:lastRenderedPageBreak/>
        <w:t>Set Lock Automation when Complaint status changed to FIGA - Litigation Stay</w:t>
      </w:r>
      <w:bookmarkEnd w:id="70"/>
    </w:p>
    <w:p w14:paraId="15C301BF" w14:textId="77777777" w:rsidR="00D23A5D" w:rsidRPr="00B63698" w:rsidRDefault="00D23A5D" w:rsidP="00D23A5D">
      <w:r w:rsidRPr="00B63698">
        <w:t>Conditions:</w:t>
      </w:r>
    </w:p>
    <w:p w14:paraId="7526AD9D" w14:textId="77777777" w:rsidR="00D23A5D" w:rsidRPr="00B63698" w:rsidRDefault="00D23A5D" w:rsidP="00D23A5D">
      <w:pPr>
        <w:pStyle w:val="Akapitzlist"/>
        <w:numPr>
          <w:ilvl w:val="0"/>
          <w:numId w:val="150"/>
        </w:numPr>
      </w:pPr>
      <w:r w:rsidRPr="00B63698">
        <w:t xml:space="preserve">All: </w:t>
      </w:r>
    </w:p>
    <w:p w14:paraId="7FC0615A" w14:textId="566619BE" w:rsidR="00D23A5D" w:rsidRPr="00D23A5D" w:rsidRDefault="00D23A5D" w:rsidP="00D23A5D">
      <w:pPr>
        <w:pStyle w:val="Akapitzlist"/>
        <w:numPr>
          <w:ilvl w:val="1"/>
          <w:numId w:val="150"/>
        </w:numPr>
        <w:rPr>
          <w:rStyle w:val="Pogrubienie"/>
          <w:b w:val="0"/>
          <w:bCs w:val="0"/>
        </w:rPr>
      </w:pPr>
      <w:r w:rsidRPr="00502446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E90088">
        <w:t xml:space="preserve"> is </w:t>
      </w:r>
      <w:r w:rsidRPr="00502446">
        <w:rPr>
          <w:rStyle w:val="Uwydatnienie"/>
          <w:rFonts w:asciiTheme="minorHAnsi" w:hAnsiTheme="minorHAnsi" w:cstheme="minorHAnsi"/>
          <w:color w:val="auto"/>
          <w:szCs w:val="22"/>
        </w:rPr>
        <w:t>0</w:t>
      </w:r>
    </w:p>
    <w:p w14:paraId="67DF5DD6" w14:textId="1BF61B0F" w:rsidR="00D23A5D" w:rsidRPr="00B63698" w:rsidRDefault="00D23A5D" w:rsidP="00D23A5D">
      <w:pPr>
        <w:pStyle w:val="Akapitzlist"/>
        <w:numPr>
          <w:ilvl w:val="1"/>
          <w:numId w:val="150"/>
        </w:numPr>
      </w:pPr>
      <w:r>
        <w:rPr>
          <w:rStyle w:val="Pogrubienie"/>
          <w:rFonts w:cstheme="minorHAnsi"/>
          <w:b w:val="0"/>
          <w:bCs w:val="0"/>
          <w:szCs w:val="22"/>
        </w:rPr>
        <w:t>Complaiant Status</w:t>
      </w:r>
      <w:r w:rsidRPr="00B63698">
        <w:t xml:space="preserve"> changed</w:t>
      </w:r>
      <w:r>
        <w:t xml:space="preserve"> to </w:t>
      </w:r>
      <w:r w:rsidRPr="00D23A5D">
        <w:t>FIGA - Litigation Stay</w:t>
      </w:r>
    </w:p>
    <w:p w14:paraId="7F1FDA0B" w14:textId="77777777" w:rsidR="00D23A5D" w:rsidRPr="00B63698" w:rsidRDefault="00D23A5D" w:rsidP="00D23A5D">
      <w:r w:rsidRPr="00B63698">
        <w:t>Tasks:</w:t>
      </w:r>
    </w:p>
    <w:p w14:paraId="03FCC924" w14:textId="7CF2CB5E" w:rsidR="00D23A5D" w:rsidRPr="00B63698" w:rsidRDefault="00D23A5D" w:rsidP="00D23A5D">
      <w:pPr>
        <w:pStyle w:val="Akapitzlist"/>
        <w:numPr>
          <w:ilvl w:val="0"/>
          <w:numId w:val="150"/>
        </w:numPr>
      </w:pPr>
      <w:r w:rsidRPr="00BA0E7B">
        <w:t>Set Lock Automation</w:t>
      </w:r>
      <w:r>
        <w:t xml:space="preserve"> = 1</w:t>
      </w:r>
    </w:p>
    <w:p w14:paraId="6156C71B" w14:textId="4E92FEA6" w:rsidR="00E90088" w:rsidRDefault="00502446" w:rsidP="00502446">
      <w:pPr>
        <w:pStyle w:val="DBH2"/>
      </w:pPr>
      <w:bookmarkStart w:id="71" w:name="_Toc130299665"/>
      <w:r w:rsidRPr="00502446">
        <w:t>Module: Cases, Section: Defendant Deposition</w:t>
      </w:r>
      <w:bookmarkEnd w:id="71"/>
    </w:p>
    <w:p w14:paraId="3027CCCF" w14:textId="14A03F67" w:rsidR="00502446" w:rsidRPr="00502446" w:rsidRDefault="00502446" w:rsidP="00502446">
      <w:pPr>
        <w:pStyle w:val="DBH3"/>
        <w:rPr>
          <w:lang w:val="pl-PL" w:eastAsia="pl-PL"/>
        </w:rPr>
      </w:pPr>
      <w:bookmarkStart w:id="72" w:name="_Toc130299666"/>
      <w:r w:rsidRPr="00502446">
        <w:t>1 day before Depo of Plaintiff Date create task for Attorney (User)</w:t>
      </w:r>
      <w:bookmarkEnd w:id="72"/>
    </w:p>
    <w:p w14:paraId="01E8EA09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Conditions:</w:t>
      </w:r>
    </w:p>
    <w:p w14:paraId="5F66FDA9" w14:textId="77777777" w:rsidR="00502446" w:rsidRPr="00502446" w:rsidRDefault="00502446">
      <w:pPr>
        <w:pStyle w:val="Akapitzlist"/>
        <w:numPr>
          <w:ilvl w:val="0"/>
          <w:numId w:val="42"/>
        </w:num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 xml:space="preserve">All: </w:t>
      </w:r>
    </w:p>
    <w:p w14:paraId="0D1E248D" w14:textId="77777777" w:rsidR="00502446" w:rsidRPr="00502446" w:rsidRDefault="00502446">
      <w:pPr>
        <w:pStyle w:val="Akapitzlist"/>
        <w:numPr>
          <w:ilvl w:val="0"/>
          <w:numId w:val="41"/>
        </w:numPr>
        <w:rPr>
          <w:rFonts w:cstheme="minorHAnsi"/>
          <w:szCs w:val="22"/>
        </w:rPr>
      </w:pPr>
      <w:r w:rsidRPr="00502446">
        <w:rPr>
          <w:rStyle w:val="Pogrubienie"/>
          <w:rFonts w:cstheme="minorHAnsi"/>
          <w:b w:val="0"/>
          <w:bCs w:val="0"/>
          <w:szCs w:val="22"/>
        </w:rPr>
        <w:t>Depo of Plaintiff Date</w:t>
      </w:r>
      <w:r w:rsidRPr="00502446">
        <w:rPr>
          <w:rFonts w:cstheme="minorHAnsi"/>
          <w:szCs w:val="22"/>
        </w:rPr>
        <w:t xml:space="preserve"> is not empty</w:t>
      </w:r>
    </w:p>
    <w:p w14:paraId="586CEBC5" w14:textId="77777777" w:rsidR="00502446" w:rsidRPr="00502446" w:rsidRDefault="00502446">
      <w:pPr>
        <w:pStyle w:val="Akapitzlist"/>
        <w:numPr>
          <w:ilvl w:val="0"/>
          <w:numId w:val="41"/>
        </w:numPr>
        <w:rPr>
          <w:rFonts w:cstheme="minorHAnsi"/>
          <w:szCs w:val="22"/>
        </w:rPr>
      </w:pPr>
      <w:r w:rsidRPr="00502446">
        <w:rPr>
          <w:rStyle w:val="Pogrubienie"/>
          <w:rFonts w:cstheme="minorHAnsi"/>
          <w:b w:val="0"/>
          <w:bCs w:val="0"/>
          <w:szCs w:val="22"/>
        </w:rPr>
        <w:t>Depo of Plaintiff Date</w:t>
      </w:r>
      <w:r w:rsidRPr="00502446">
        <w:rPr>
          <w:rFonts w:cstheme="minorHAnsi"/>
          <w:szCs w:val="22"/>
        </w:rPr>
        <w:t xml:space="preserve"> days later </w:t>
      </w:r>
      <w:r w:rsidRPr="00502446">
        <w:rPr>
          <w:rStyle w:val="Uwydatnienie"/>
          <w:rFonts w:asciiTheme="minorHAnsi" w:hAnsiTheme="minorHAnsi" w:cstheme="minorHAnsi"/>
          <w:szCs w:val="22"/>
        </w:rPr>
        <w:t>1</w:t>
      </w:r>
    </w:p>
    <w:p w14:paraId="659DC765" w14:textId="77777777" w:rsidR="00502446" w:rsidRPr="00502446" w:rsidRDefault="00502446">
      <w:pPr>
        <w:pStyle w:val="Akapitzlist"/>
        <w:numPr>
          <w:ilvl w:val="0"/>
          <w:numId w:val="41"/>
        </w:numPr>
        <w:rPr>
          <w:rFonts w:cstheme="minorHAnsi"/>
          <w:szCs w:val="22"/>
        </w:rPr>
      </w:pPr>
      <w:r w:rsidRPr="00502446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502446">
        <w:rPr>
          <w:rFonts w:cstheme="minorHAnsi"/>
          <w:szCs w:val="22"/>
        </w:rPr>
        <w:t xml:space="preserve"> is </w:t>
      </w:r>
      <w:r w:rsidRPr="00502446">
        <w:rPr>
          <w:rStyle w:val="Uwydatnienie"/>
          <w:rFonts w:asciiTheme="minorHAnsi" w:hAnsiTheme="minorHAnsi" w:cstheme="minorHAnsi"/>
          <w:szCs w:val="22"/>
        </w:rPr>
        <w:t>0</w:t>
      </w:r>
    </w:p>
    <w:p w14:paraId="5CDB7769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Tasks:</w:t>
      </w:r>
    </w:p>
    <w:p w14:paraId="6A80CC09" w14:textId="77777777" w:rsidR="00502446" w:rsidRPr="00502446" w:rsidRDefault="00502446">
      <w:pPr>
        <w:pStyle w:val="Akapitzlist"/>
        <w:numPr>
          <w:ilvl w:val="0"/>
          <w:numId w:val="43"/>
        </w:num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 xml:space="preserve">1 day before Depo of Plaintiff Date create task for Assigned Attorney "Prepare for Deposition of Plaintiff" </w:t>
      </w:r>
    </w:p>
    <w:p w14:paraId="6A206DC1" w14:textId="2F800E0D" w:rsidR="00502446" w:rsidRPr="00502446" w:rsidRDefault="00502446" w:rsidP="00502446">
      <w:pPr>
        <w:pStyle w:val="DBH3"/>
      </w:pPr>
      <w:bookmarkStart w:id="73" w:name="_Toc130299667"/>
      <w:r w:rsidRPr="00502446">
        <w:t>1 day before Insured Depo Date create task for Attorney (User)</w:t>
      </w:r>
      <w:bookmarkEnd w:id="73"/>
    </w:p>
    <w:p w14:paraId="791F61F2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Conditions:</w:t>
      </w:r>
    </w:p>
    <w:p w14:paraId="43FD8324" w14:textId="77777777" w:rsidR="00502446" w:rsidRPr="00502446" w:rsidRDefault="00502446">
      <w:pPr>
        <w:pStyle w:val="Akapitzlist"/>
        <w:numPr>
          <w:ilvl w:val="0"/>
          <w:numId w:val="43"/>
        </w:num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 xml:space="preserve">All: </w:t>
      </w:r>
    </w:p>
    <w:p w14:paraId="6F9CCA3A" w14:textId="77777777" w:rsidR="00502446" w:rsidRPr="00502446" w:rsidRDefault="00502446">
      <w:pPr>
        <w:pStyle w:val="Akapitzlist"/>
        <w:numPr>
          <w:ilvl w:val="1"/>
          <w:numId w:val="43"/>
        </w:numPr>
        <w:rPr>
          <w:rFonts w:cstheme="minorHAnsi"/>
          <w:szCs w:val="22"/>
        </w:rPr>
      </w:pPr>
      <w:r w:rsidRPr="00502446">
        <w:rPr>
          <w:rStyle w:val="Pogrubienie"/>
          <w:rFonts w:cstheme="minorHAnsi"/>
          <w:b w:val="0"/>
          <w:bCs w:val="0"/>
          <w:szCs w:val="22"/>
        </w:rPr>
        <w:t>Insured Depo Date</w:t>
      </w:r>
      <w:r w:rsidRPr="00502446">
        <w:rPr>
          <w:rFonts w:cstheme="minorHAnsi"/>
          <w:szCs w:val="22"/>
        </w:rPr>
        <w:t xml:space="preserve"> is not empty</w:t>
      </w:r>
    </w:p>
    <w:p w14:paraId="6D06FE37" w14:textId="77777777" w:rsidR="00502446" w:rsidRPr="00502446" w:rsidRDefault="00502446">
      <w:pPr>
        <w:pStyle w:val="Akapitzlist"/>
        <w:numPr>
          <w:ilvl w:val="1"/>
          <w:numId w:val="43"/>
        </w:numPr>
        <w:rPr>
          <w:rFonts w:cstheme="minorHAnsi"/>
          <w:szCs w:val="22"/>
        </w:rPr>
      </w:pPr>
      <w:r w:rsidRPr="00502446">
        <w:rPr>
          <w:rStyle w:val="Pogrubienie"/>
          <w:rFonts w:cstheme="minorHAnsi"/>
          <w:b w:val="0"/>
          <w:bCs w:val="0"/>
          <w:szCs w:val="22"/>
        </w:rPr>
        <w:t>Insured Depo Date</w:t>
      </w:r>
      <w:r w:rsidRPr="00502446">
        <w:rPr>
          <w:rFonts w:cstheme="minorHAnsi"/>
          <w:szCs w:val="22"/>
        </w:rPr>
        <w:t xml:space="preserve"> days later </w:t>
      </w:r>
      <w:r w:rsidRPr="00502446">
        <w:rPr>
          <w:rStyle w:val="Uwydatnienie"/>
          <w:rFonts w:asciiTheme="minorHAnsi" w:hAnsiTheme="minorHAnsi" w:cstheme="minorHAnsi"/>
          <w:szCs w:val="22"/>
        </w:rPr>
        <w:t>1</w:t>
      </w:r>
    </w:p>
    <w:p w14:paraId="40537A98" w14:textId="77777777" w:rsidR="00502446" w:rsidRPr="00502446" w:rsidRDefault="00502446">
      <w:pPr>
        <w:pStyle w:val="Akapitzlist"/>
        <w:numPr>
          <w:ilvl w:val="1"/>
          <w:numId w:val="43"/>
        </w:numPr>
        <w:rPr>
          <w:rFonts w:cstheme="minorHAnsi"/>
          <w:szCs w:val="22"/>
        </w:rPr>
      </w:pPr>
      <w:r w:rsidRPr="00502446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502446">
        <w:rPr>
          <w:rFonts w:cstheme="minorHAnsi"/>
          <w:szCs w:val="22"/>
        </w:rPr>
        <w:t xml:space="preserve"> is </w:t>
      </w:r>
      <w:r w:rsidRPr="00502446">
        <w:rPr>
          <w:rStyle w:val="Uwydatnienie"/>
          <w:rFonts w:asciiTheme="minorHAnsi" w:hAnsiTheme="minorHAnsi" w:cstheme="minorHAnsi"/>
          <w:szCs w:val="22"/>
        </w:rPr>
        <w:t>0</w:t>
      </w:r>
    </w:p>
    <w:p w14:paraId="66DCF6A4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Tasks:</w:t>
      </w:r>
    </w:p>
    <w:p w14:paraId="45EED874" w14:textId="77777777" w:rsidR="00502446" w:rsidRPr="00502446" w:rsidRDefault="00502446">
      <w:pPr>
        <w:pStyle w:val="Akapitzlist"/>
        <w:numPr>
          <w:ilvl w:val="0"/>
          <w:numId w:val="43"/>
        </w:num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 xml:space="preserve">1 day before Insured Depo Date create task for Assigned Attorney "Prepare for Deposition of Insured in" </w:t>
      </w:r>
    </w:p>
    <w:p w14:paraId="76F2C30A" w14:textId="6C2E70DA" w:rsidR="00502446" w:rsidRPr="00502446" w:rsidRDefault="00502446" w:rsidP="00502446">
      <w:pPr>
        <w:pStyle w:val="DBH3"/>
      </w:pPr>
      <w:bookmarkStart w:id="74" w:name="_Toc130299668"/>
      <w:r w:rsidRPr="00502446">
        <w:t>1 day before Ps Engineer Depo Date create task for Attorney (User)</w:t>
      </w:r>
      <w:bookmarkEnd w:id="74"/>
    </w:p>
    <w:p w14:paraId="5A313BDC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Conditions:</w:t>
      </w:r>
    </w:p>
    <w:p w14:paraId="2DD2500C" w14:textId="77777777" w:rsidR="00502446" w:rsidRPr="00502446" w:rsidRDefault="00502446">
      <w:pPr>
        <w:pStyle w:val="Akapitzlist"/>
        <w:numPr>
          <w:ilvl w:val="0"/>
          <w:numId w:val="43"/>
        </w:num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 xml:space="preserve">All: </w:t>
      </w:r>
    </w:p>
    <w:p w14:paraId="7855B020" w14:textId="77777777" w:rsidR="00502446" w:rsidRPr="00502446" w:rsidRDefault="00502446">
      <w:pPr>
        <w:pStyle w:val="Akapitzlist"/>
        <w:numPr>
          <w:ilvl w:val="1"/>
          <w:numId w:val="43"/>
        </w:numPr>
        <w:rPr>
          <w:rFonts w:cstheme="minorHAnsi"/>
          <w:szCs w:val="22"/>
        </w:rPr>
      </w:pPr>
      <w:r w:rsidRPr="00502446">
        <w:rPr>
          <w:rStyle w:val="Pogrubienie"/>
          <w:rFonts w:cstheme="minorHAnsi"/>
          <w:b w:val="0"/>
          <w:bCs w:val="0"/>
          <w:szCs w:val="22"/>
        </w:rPr>
        <w:t>Ps Engineer Depo Date</w:t>
      </w:r>
      <w:r w:rsidRPr="00502446">
        <w:rPr>
          <w:rFonts w:cstheme="minorHAnsi"/>
          <w:szCs w:val="22"/>
        </w:rPr>
        <w:t xml:space="preserve"> is not empty</w:t>
      </w:r>
    </w:p>
    <w:p w14:paraId="0A52BEAE" w14:textId="77777777" w:rsidR="00502446" w:rsidRPr="00502446" w:rsidRDefault="00502446">
      <w:pPr>
        <w:pStyle w:val="Akapitzlist"/>
        <w:numPr>
          <w:ilvl w:val="1"/>
          <w:numId w:val="43"/>
        </w:numPr>
        <w:rPr>
          <w:rFonts w:cstheme="minorHAnsi"/>
          <w:szCs w:val="22"/>
        </w:rPr>
      </w:pPr>
      <w:r w:rsidRPr="00502446">
        <w:rPr>
          <w:rStyle w:val="Pogrubienie"/>
          <w:rFonts w:cstheme="minorHAnsi"/>
          <w:b w:val="0"/>
          <w:bCs w:val="0"/>
          <w:szCs w:val="22"/>
        </w:rPr>
        <w:lastRenderedPageBreak/>
        <w:t>Ps Engineer Depo Date</w:t>
      </w:r>
      <w:r w:rsidRPr="00502446">
        <w:rPr>
          <w:rFonts w:cstheme="minorHAnsi"/>
          <w:szCs w:val="22"/>
        </w:rPr>
        <w:t xml:space="preserve"> days later </w:t>
      </w:r>
      <w:r w:rsidRPr="00502446">
        <w:rPr>
          <w:rStyle w:val="Uwydatnienie"/>
          <w:rFonts w:asciiTheme="minorHAnsi" w:hAnsiTheme="minorHAnsi" w:cstheme="minorHAnsi"/>
          <w:szCs w:val="22"/>
        </w:rPr>
        <w:t>1</w:t>
      </w:r>
    </w:p>
    <w:p w14:paraId="2369C0DA" w14:textId="77777777" w:rsidR="00502446" w:rsidRPr="00502446" w:rsidRDefault="00502446">
      <w:pPr>
        <w:pStyle w:val="Akapitzlist"/>
        <w:numPr>
          <w:ilvl w:val="1"/>
          <w:numId w:val="43"/>
        </w:numPr>
        <w:rPr>
          <w:rFonts w:cstheme="minorHAnsi"/>
          <w:szCs w:val="22"/>
        </w:rPr>
      </w:pPr>
      <w:r w:rsidRPr="00502446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502446">
        <w:rPr>
          <w:rFonts w:cstheme="minorHAnsi"/>
          <w:szCs w:val="22"/>
        </w:rPr>
        <w:t xml:space="preserve"> is </w:t>
      </w:r>
      <w:r w:rsidRPr="00502446">
        <w:rPr>
          <w:rStyle w:val="Uwydatnienie"/>
          <w:rFonts w:asciiTheme="minorHAnsi" w:hAnsiTheme="minorHAnsi" w:cstheme="minorHAnsi"/>
          <w:szCs w:val="22"/>
        </w:rPr>
        <w:t>0</w:t>
      </w:r>
    </w:p>
    <w:p w14:paraId="57DED856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Tasks:</w:t>
      </w:r>
    </w:p>
    <w:p w14:paraId="1B1E3B01" w14:textId="77777777" w:rsidR="00502446" w:rsidRPr="00502446" w:rsidRDefault="00502446">
      <w:pPr>
        <w:pStyle w:val="Akapitzlist"/>
        <w:numPr>
          <w:ilvl w:val="0"/>
          <w:numId w:val="43"/>
        </w:num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 xml:space="preserve">1 day before Ps Engineer Depo Date create task for Assigned Attorney "Prepare for Deposition of P's Engineer in" </w:t>
      </w:r>
    </w:p>
    <w:p w14:paraId="71CA4E15" w14:textId="0BE1527E" w:rsidR="00502446" w:rsidRPr="00502446" w:rsidRDefault="00502446" w:rsidP="00502446">
      <w:pPr>
        <w:pStyle w:val="DBH3"/>
      </w:pPr>
      <w:bookmarkStart w:id="75" w:name="_Toc130299669"/>
      <w:r w:rsidRPr="00502446">
        <w:t>1 day before Ps Insurance Expert Depo Date create task for Attorney (User)</w:t>
      </w:r>
      <w:bookmarkEnd w:id="75"/>
    </w:p>
    <w:p w14:paraId="792268B9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Conditions:</w:t>
      </w:r>
    </w:p>
    <w:p w14:paraId="38186D08" w14:textId="77777777" w:rsidR="00502446" w:rsidRPr="00502446" w:rsidRDefault="00502446">
      <w:pPr>
        <w:pStyle w:val="Akapitzlist"/>
        <w:numPr>
          <w:ilvl w:val="0"/>
          <w:numId w:val="43"/>
        </w:num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 xml:space="preserve">All: </w:t>
      </w:r>
    </w:p>
    <w:p w14:paraId="1C1B8E12" w14:textId="77777777" w:rsidR="00502446" w:rsidRPr="00502446" w:rsidRDefault="00502446">
      <w:pPr>
        <w:pStyle w:val="Akapitzlist"/>
        <w:numPr>
          <w:ilvl w:val="1"/>
          <w:numId w:val="43"/>
        </w:numPr>
        <w:rPr>
          <w:rFonts w:cstheme="minorHAnsi"/>
          <w:szCs w:val="22"/>
        </w:rPr>
      </w:pPr>
      <w:r w:rsidRPr="00502446">
        <w:rPr>
          <w:rStyle w:val="Pogrubienie"/>
          <w:rFonts w:cstheme="minorHAnsi"/>
          <w:b w:val="0"/>
          <w:bCs w:val="0"/>
          <w:szCs w:val="22"/>
        </w:rPr>
        <w:t>Ps Insurance Expert Depo Date</w:t>
      </w:r>
      <w:r w:rsidRPr="00502446">
        <w:rPr>
          <w:rFonts w:cstheme="minorHAnsi"/>
          <w:szCs w:val="22"/>
        </w:rPr>
        <w:t xml:space="preserve"> is not empty</w:t>
      </w:r>
    </w:p>
    <w:p w14:paraId="68260AEC" w14:textId="77777777" w:rsidR="00502446" w:rsidRPr="00502446" w:rsidRDefault="00502446">
      <w:pPr>
        <w:pStyle w:val="Akapitzlist"/>
        <w:numPr>
          <w:ilvl w:val="1"/>
          <w:numId w:val="43"/>
        </w:numPr>
        <w:rPr>
          <w:rFonts w:cstheme="minorHAnsi"/>
          <w:szCs w:val="22"/>
        </w:rPr>
      </w:pPr>
      <w:r w:rsidRPr="00502446">
        <w:rPr>
          <w:rStyle w:val="Pogrubienie"/>
          <w:rFonts w:cstheme="minorHAnsi"/>
          <w:b w:val="0"/>
          <w:bCs w:val="0"/>
          <w:szCs w:val="22"/>
        </w:rPr>
        <w:t>Ps Insurance Expert Depo Date</w:t>
      </w:r>
      <w:r w:rsidRPr="00502446">
        <w:rPr>
          <w:rFonts w:cstheme="minorHAnsi"/>
          <w:szCs w:val="22"/>
        </w:rPr>
        <w:t xml:space="preserve"> days later </w:t>
      </w:r>
      <w:r w:rsidRPr="00502446">
        <w:rPr>
          <w:rStyle w:val="Uwydatnienie"/>
          <w:rFonts w:asciiTheme="minorHAnsi" w:hAnsiTheme="minorHAnsi" w:cstheme="minorHAnsi"/>
          <w:szCs w:val="22"/>
        </w:rPr>
        <w:t>1</w:t>
      </w:r>
    </w:p>
    <w:p w14:paraId="167DFD64" w14:textId="77777777" w:rsidR="00502446" w:rsidRPr="00502446" w:rsidRDefault="00502446">
      <w:pPr>
        <w:pStyle w:val="Akapitzlist"/>
        <w:numPr>
          <w:ilvl w:val="1"/>
          <w:numId w:val="43"/>
        </w:numPr>
        <w:rPr>
          <w:rFonts w:cstheme="minorHAnsi"/>
          <w:szCs w:val="22"/>
        </w:rPr>
      </w:pPr>
      <w:r w:rsidRPr="00502446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502446">
        <w:rPr>
          <w:rFonts w:cstheme="minorHAnsi"/>
          <w:szCs w:val="22"/>
        </w:rPr>
        <w:t xml:space="preserve"> is </w:t>
      </w:r>
      <w:r w:rsidRPr="00502446">
        <w:rPr>
          <w:rStyle w:val="Uwydatnienie"/>
          <w:rFonts w:asciiTheme="minorHAnsi" w:hAnsiTheme="minorHAnsi" w:cstheme="minorHAnsi"/>
          <w:szCs w:val="22"/>
        </w:rPr>
        <w:t>0</w:t>
      </w:r>
    </w:p>
    <w:p w14:paraId="036CA008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Tasks:</w:t>
      </w:r>
    </w:p>
    <w:p w14:paraId="79441477" w14:textId="77777777" w:rsidR="00502446" w:rsidRPr="00502446" w:rsidRDefault="00502446">
      <w:pPr>
        <w:pStyle w:val="Akapitzlist"/>
        <w:numPr>
          <w:ilvl w:val="0"/>
          <w:numId w:val="43"/>
        </w:num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 xml:space="preserve">1 day before Ps Insurance Expert Depo Date create task for Assigned Attorney "Prepare for Deposition of P's Ins Expert in" </w:t>
      </w:r>
    </w:p>
    <w:p w14:paraId="43D216F6" w14:textId="0DD5104F" w:rsidR="00502446" w:rsidRPr="00502446" w:rsidRDefault="00502446" w:rsidP="00502446">
      <w:pPr>
        <w:pStyle w:val="DBH3"/>
      </w:pPr>
      <w:bookmarkStart w:id="76" w:name="_Toc130299670"/>
      <w:r w:rsidRPr="00502446">
        <w:t>1 day before Ps Pricing Expert Depo Date create task for Attorney (User)</w:t>
      </w:r>
      <w:bookmarkEnd w:id="76"/>
    </w:p>
    <w:p w14:paraId="6DC7AD69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Conditions:</w:t>
      </w:r>
    </w:p>
    <w:p w14:paraId="20549161" w14:textId="77777777" w:rsidR="00502446" w:rsidRPr="00502446" w:rsidRDefault="00502446">
      <w:pPr>
        <w:pStyle w:val="Akapitzlist"/>
        <w:numPr>
          <w:ilvl w:val="0"/>
          <w:numId w:val="43"/>
        </w:num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 xml:space="preserve">All: </w:t>
      </w:r>
    </w:p>
    <w:p w14:paraId="6759F002" w14:textId="77777777" w:rsidR="00502446" w:rsidRPr="00502446" w:rsidRDefault="00502446">
      <w:pPr>
        <w:pStyle w:val="Akapitzlist"/>
        <w:numPr>
          <w:ilvl w:val="1"/>
          <w:numId w:val="43"/>
        </w:numPr>
        <w:rPr>
          <w:rFonts w:cstheme="minorHAnsi"/>
          <w:szCs w:val="22"/>
        </w:rPr>
      </w:pPr>
      <w:r w:rsidRPr="00502446">
        <w:rPr>
          <w:rStyle w:val="Pogrubienie"/>
          <w:rFonts w:cstheme="minorHAnsi"/>
          <w:b w:val="0"/>
          <w:bCs w:val="0"/>
          <w:szCs w:val="22"/>
        </w:rPr>
        <w:t>Ps Pricing Expert Depo Date</w:t>
      </w:r>
      <w:r w:rsidRPr="00502446">
        <w:rPr>
          <w:rFonts w:cstheme="minorHAnsi"/>
          <w:szCs w:val="22"/>
        </w:rPr>
        <w:t xml:space="preserve"> is not empty</w:t>
      </w:r>
    </w:p>
    <w:p w14:paraId="0059584B" w14:textId="77777777" w:rsidR="00502446" w:rsidRPr="00502446" w:rsidRDefault="00502446">
      <w:pPr>
        <w:pStyle w:val="Akapitzlist"/>
        <w:numPr>
          <w:ilvl w:val="1"/>
          <w:numId w:val="43"/>
        </w:numPr>
        <w:rPr>
          <w:rFonts w:cstheme="minorHAnsi"/>
          <w:szCs w:val="22"/>
        </w:rPr>
      </w:pPr>
      <w:r w:rsidRPr="00502446">
        <w:rPr>
          <w:rStyle w:val="Pogrubienie"/>
          <w:rFonts w:cstheme="minorHAnsi"/>
          <w:b w:val="0"/>
          <w:bCs w:val="0"/>
          <w:szCs w:val="22"/>
        </w:rPr>
        <w:t>Ps Pricing Expert Depo Date</w:t>
      </w:r>
      <w:r w:rsidRPr="00502446">
        <w:rPr>
          <w:rFonts w:cstheme="minorHAnsi"/>
          <w:szCs w:val="22"/>
        </w:rPr>
        <w:t xml:space="preserve"> days later </w:t>
      </w:r>
      <w:r w:rsidRPr="00502446">
        <w:rPr>
          <w:rStyle w:val="Uwydatnienie"/>
          <w:rFonts w:asciiTheme="minorHAnsi" w:hAnsiTheme="minorHAnsi" w:cstheme="minorHAnsi"/>
          <w:szCs w:val="22"/>
        </w:rPr>
        <w:t>1</w:t>
      </w:r>
    </w:p>
    <w:p w14:paraId="7E9CE75F" w14:textId="77777777" w:rsidR="00502446" w:rsidRPr="00502446" w:rsidRDefault="00502446">
      <w:pPr>
        <w:pStyle w:val="Akapitzlist"/>
        <w:numPr>
          <w:ilvl w:val="1"/>
          <w:numId w:val="43"/>
        </w:numPr>
        <w:rPr>
          <w:rFonts w:cstheme="minorHAnsi"/>
          <w:szCs w:val="22"/>
        </w:rPr>
      </w:pPr>
      <w:r w:rsidRPr="00502446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502446">
        <w:rPr>
          <w:rFonts w:cstheme="minorHAnsi"/>
          <w:szCs w:val="22"/>
        </w:rPr>
        <w:t xml:space="preserve"> is </w:t>
      </w:r>
      <w:r w:rsidRPr="00502446">
        <w:rPr>
          <w:rStyle w:val="Uwydatnienie"/>
          <w:rFonts w:asciiTheme="minorHAnsi" w:hAnsiTheme="minorHAnsi" w:cstheme="minorHAnsi"/>
          <w:szCs w:val="22"/>
        </w:rPr>
        <w:t>0</w:t>
      </w:r>
    </w:p>
    <w:p w14:paraId="14EB777C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Tasks:</w:t>
      </w:r>
    </w:p>
    <w:p w14:paraId="285392BC" w14:textId="77777777" w:rsidR="00502446" w:rsidRPr="00502446" w:rsidRDefault="00502446">
      <w:pPr>
        <w:pStyle w:val="Akapitzlist"/>
        <w:numPr>
          <w:ilvl w:val="0"/>
          <w:numId w:val="43"/>
        </w:num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 xml:space="preserve">1 day before Ps Pricing Expert Depo Date create task for Assigned Attorney "Prepare for Deposition of P's Pricing Expert in" </w:t>
      </w:r>
    </w:p>
    <w:p w14:paraId="2931031A" w14:textId="14E094D3" w:rsidR="00502446" w:rsidRPr="00502446" w:rsidRDefault="00502446" w:rsidP="00502446">
      <w:pPr>
        <w:pStyle w:val="DBH3"/>
      </w:pPr>
      <w:bookmarkStart w:id="77" w:name="_Toc130299671"/>
      <w:r w:rsidRPr="00502446">
        <w:t>Change of Defendant Deposition Status</w:t>
      </w:r>
      <w:bookmarkEnd w:id="77"/>
    </w:p>
    <w:p w14:paraId="5850B6E3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Conditions:</w:t>
      </w:r>
    </w:p>
    <w:p w14:paraId="2B851661" w14:textId="77777777" w:rsidR="00502446" w:rsidRPr="00502446" w:rsidRDefault="00502446">
      <w:pPr>
        <w:pStyle w:val="Akapitzlist"/>
        <w:numPr>
          <w:ilvl w:val="0"/>
          <w:numId w:val="43"/>
        </w:num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 xml:space="preserve">All: </w:t>
      </w:r>
    </w:p>
    <w:p w14:paraId="2BB86101" w14:textId="77777777" w:rsidR="00502446" w:rsidRPr="00502446" w:rsidRDefault="00502446">
      <w:pPr>
        <w:pStyle w:val="Akapitzlist"/>
        <w:numPr>
          <w:ilvl w:val="1"/>
          <w:numId w:val="43"/>
        </w:numPr>
        <w:rPr>
          <w:rFonts w:cstheme="minorHAnsi"/>
          <w:szCs w:val="22"/>
        </w:rPr>
      </w:pPr>
      <w:r w:rsidRPr="00502446">
        <w:rPr>
          <w:rStyle w:val="Pogrubienie"/>
          <w:rFonts w:cstheme="minorHAnsi"/>
          <w:b w:val="0"/>
          <w:bCs w:val="0"/>
          <w:szCs w:val="22"/>
        </w:rPr>
        <w:t>Defendant Deposition Status</w:t>
      </w:r>
      <w:r w:rsidRPr="00502446">
        <w:rPr>
          <w:rFonts w:cstheme="minorHAnsi"/>
          <w:szCs w:val="22"/>
        </w:rPr>
        <w:t xml:space="preserve"> has changed</w:t>
      </w:r>
    </w:p>
    <w:p w14:paraId="5B6E2E11" w14:textId="77777777" w:rsidR="00502446" w:rsidRPr="00502446" w:rsidRDefault="00502446">
      <w:pPr>
        <w:pStyle w:val="Akapitzlist"/>
        <w:numPr>
          <w:ilvl w:val="1"/>
          <w:numId w:val="43"/>
        </w:numPr>
        <w:rPr>
          <w:rFonts w:cstheme="minorHAnsi"/>
          <w:szCs w:val="22"/>
        </w:rPr>
      </w:pPr>
      <w:r w:rsidRPr="00502446">
        <w:rPr>
          <w:rStyle w:val="Pogrubienie"/>
          <w:rFonts w:cstheme="minorHAnsi"/>
          <w:b w:val="0"/>
          <w:bCs w:val="0"/>
          <w:szCs w:val="22"/>
        </w:rPr>
        <w:t>Defendant Deposition Status</w:t>
      </w:r>
      <w:r w:rsidRPr="00502446">
        <w:rPr>
          <w:rFonts w:cstheme="minorHAnsi"/>
          <w:szCs w:val="22"/>
        </w:rPr>
        <w:t xml:space="preserve"> is not empty</w:t>
      </w:r>
    </w:p>
    <w:p w14:paraId="2CCE70CA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Tasks:</w:t>
      </w:r>
    </w:p>
    <w:p w14:paraId="06C9C4A9" w14:textId="77777777" w:rsidR="00502446" w:rsidRPr="00502446" w:rsidRDefault="00502446">
      <w:pPr>
        <w:pStyle w:val="Akapitzlist"/>
        <w:numPr>
          <w:ilvl w:val="0"/>
          <w:numId w:val="43"/>
        </w:num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 xml:space="preserve">Update Status, Status Age, Status Date, Stage </w:t>
      </w:r>
    </w:p>
    <w:p w14:paraId="058A419E" w14:textId="07ABCB18" w:rsidR="00502446" w:rsidRPr="00502446" w:rsidRDefault="00502446" w:rsidP="00502446">
      <w:pPr>
        <w:pStyle w:val="DBH3"/>
      </w:pPr>
      <w:bookmarkStart w:id="78" w:name="_Toc130299672"/>
      <w:r w:rsidRPr="00502446">
        <w:lastRenderedPageBreak/>
        <w:t>Defendant Deposition change to Plaintiff Depo - Requested (AOB)</w:t>
      </w:r>
      <w:bookmarkEnd w:id="78"/>
    </w:p>
    <w:p w14:paraId="2404030C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Conditions:</w:t>
      </w:r>
    </w:p>
    <w:p w14:paraId="48F5A320" w14:textId="77777777" w:rsidR="00502446" w:rsidRPr="00502446" w:rsidRDefault="00502446">
      <w:pPr>
        <w:pStyle w:val="Akapitzlist"/>
        <w:numPr>
          <w:ilvl w:val="0"/>
          <w:numId w:val="43"/>
        </w:num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 xml:space="preserve">All: </w:t>
      </w:r>
    </w:p>
    <w:p w14:paraId="127FCC35" w14:textId="77777777" w:rsidR="00502446" w:rsidRPr="00502446" w:rsidRDefault="00502446">
      <w:pPr>
        <w:pStyle w:val="Akapitzlist"/>
        <w:numPr>
          <w:ilvl w:val="1"/>
          <w:numId w:val="43"/>
        </w:numPr>
        <w:rPr>
          <w:rFonts w:cstheme="minorHAnsi"/>
          <w:szCs w:val="22"/>
        </w:rPr>
      </w:pPr>
      <w:r w:rsidRPr="00502446">
        <w:rPr>
          <w:rStyle w:val="Pogrubienie"/>
          <w:rFonts w:cstheme="minorHAnsi"/>
          <w:b w:val="0"/>
          <w:bCs w:val="0"/>
          <w:szCs w:val="22"/>
        </w:rPr>
        <w:t>Defendant Deposition Status</w:t>
      </w:r>
      <w:r w:rsidRPr="00502446">
        <w:rPr>
          <w:rFonts w:cstheme="minorHAnsi"/>
          <w:szCs w:val="22"/>
        </w:rPr>
        <w:t xml:space="preserve"> has changed</w:t>
      </w:r>
    </w:p>
    <w:p w14:paraId="4BC9CEF7" w14:textId="77777777" w:rsidR="00502446" w:rsidRPr="00502446" w:rsidRDefault="00502446">
      <w:pPr>
        <w:pStyle w:val="Akapitzlist"/>
        <w:numPr>
          <w:ilvl w:val="1"/>
          <w:numId w:val="43"/>
        </w:numPr>
        <w:rPr>
          <w:rFonts w:cstheme="minorHAnsi"/>
          <w:szCs w:val="22"/>
        </w:rPr>
      </w:pPr>
      <w:r w:rsidRPr="00502446">
        <w:rPr>
          <w:rStyle w:val="Pogrubienie"/>
          <w:rFonts w:cstheme="minorHAnsi"/>
          <w:b w:val="0"/>
          <w:bCs w:val="0"/>
          <w:szCs w:val="22"/>
        </w:rPr>
        <w:t>Defendant Deposition Status</w:t>
      </w:r>
      <w:r w:rsidRPr="00502446">
        <w:rPr>
          <w:rFonts w:cstheme="minorHAnsi"/>
          <w:szCs w:val="22"/>
        </w:rPr>
        <w:t xml:space="preserve"> is </w:t>
      </w:r>
      <w:r w:rsidRPr="00502446">
        <w:rPr>
          <w:rStyle w:val="Uwydatnienie"/>
          <w:rFonts w:asciiTheme="minorHAnsi" w:hAnsiTheme="minorHAnsi" w:cstheme="minorHAnsi"/>
          <w:szCs w:val="22"/>
        </w:rPr>
        <w:t>Plaintiff Depo - Requested</w:t>
      </w:r>
    </w:p>
    <w:p w14:paraId="1815BF09" w14:textId="77777777" w:rsidR="00502446" w:rsidRPr="00502446" w:rsidRDefault="00502446">
      <w:pPr>
        <w:pStyle w:val="Akapitzlist"/>
        <w:numPr>
          <w:ilvl w:val="1"/>
          <w:numId w:val="43"/>
        </w:numPr>
        <w:rPr>
          <w:rFonts w:cstheme="minorHAnsi"/>
          <w:szCs w:val="22"/>
        </w:rPr>
      </w:pPr>
      <w:r w:rsidRPr="00502446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502446">
        <w:rPr>
          <w:rFonts w:cstheme="minorHAnsi"/>
          <w:szCs w:val="22"/>
        </w:rPr>
        <w:t xml:space="preserve"> is </w:t>
      </w:r>
      <w:r w:rsidRPr="00502446">
        <w:rPr>
          <w:rStyle w:val="Uwydatnienie"/>
          <w:rFonts w:asciiTheme="minorHAnsi" w:hAnsiTheme="minorHAnsi" w:cstheme="minorHAnsi"/>
          <w:szCs w:val="22"/>
        </w:rPr>
        <w:t>0</w:t>
      </w:r>
    </w:p>
    <w:p w14:paraId="154E85ED" w14:textId="77777777" w:rsidR="00502446" w:rsidRPr="00502446" w:rsidRDefault="00502446">
      <w:pPr>
        <w:pStyle w:val="Akapitzlist"/>
        <w:numPr>
          <w:ilvl w:val="1"/>
          <w:numId w:val="43"/>
        </w:numPr>
        <w:rPr>
          <w:rFonts w:cstheme="minorHAnsi"/>
          <w:szCs w:val="22"/>
        </w:rPr>
      </w:pPr>
      <w:r w:rsidRPr="00502446">
        <w:rPr>
          <w:rStyle w:val="Pogrubienie"/>
          <w:rFonts w:cstheme="minorHAnsi"/>
          <w:b w:val="0"/>
          <w:bCs w:val="0"/>
          <w:szCs w:val="22"/>
        </w:rPr>
        <w:t>Type of Claim</w:t>
      </w:r>
      <w:r w:rsidRPr="00502446">
        <w:rPr>
          <w:rFonts w:cstheme="minorHAnsi"/>
          <w:szCs w:val="22"/>
        </w:rPr>
        <w:t xml:space="preserve"> is </w:t>
      </w:r>
      <w:r w:rsidRPr="00502446">
        <w:rPr>
          <w:rStyle w:val="Uwydatnienie"/>
          <w:rFonts w:asciiTheme="minorHAnsi" w:hAnsiTheme="minorHAnsi" w:cstheme="minorHAnsi"/>
          <w:szCs w:val="22"/>
        </w:rPr>
        <w:t>AOB</w:t>
      </w:r>
    </w:p>
    <w:p w14:paraId="14D5BC7A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Tasks:</w:t>
      </w:r>
    </w:p>
    <w:p w14:paraId="66AC5E59" w14:textId="77777777" w:rsidR="00502446" w:rsidRPr="00502446" w:rsidRDefault="00502446">
      <w:pPr>
        <w:pStyle w:val="Akapitzlist"/>
        <w:numPr>
          <w:ilvl w:val="0"/>
          <w:numId w:val="43"/>
        </w:num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send E-Mail Email Template "Request for Dates of Availability (Plaintiff) PROVIDER" to PROVIDER_EMAIL</w:t>
      </w:r>
    </w:p>
    <w:p w14:paraId="7DAC735A" w14:textId="77777777" w:rsidR="00502446" w:rsidRPr="00502446" w:rsidRDefault="00502446">
      <w:pPr>
        <w:pStyle w:val="Akapitzlist"/>
        <w:numPr>
          <w:ilvl w:val="0"/>
          <w:numId w:val="43"/>
        </w:num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create task for Scheduling Team - Depositions to "Coordinate Depo of Plaintiff in"</w:t>
      </w:r>
    </w:p>
    <w:p w14:paraId="5BD24552" w14:textId="77777777" w:rsidR="00502446" w:rsidRPr="00502446" w:rsidRDefault="00502446">
      <w:pPr>
        <w:pStyle w:val="Akapitzlist"/>
        <w:numPr>
          <w:ilvl w:val="0"/>
          <w:numId w:val="43"/>
        </w:num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 xml:space="preserve">create task for Assigned Attorney "Review Notice of Taking Deposition Plaintiff for Possible MPO in" </w:t>
      </w:r>
    </w:p>
    <w:p w14:paraId="2CBA3DEC" w14:textId="672AFEE3" w:rsidR="00502446" w:rsidRPr="00502446" w:rsidRDefault="00502446" w:rsidP="00502446">
      <w:pPr>
        <w:pStyle w:val="DBH3"/>
      </w:pPr>
      <w:bookmarkStart w:id="79" w:name="_Toc130299673"/>
      <w:r w:rsidRPr="00502446">
        <w:t>Defendant Deposition change to Plaintiff Depo - Requested (HO)</w:t>
      </w:r>
      <w:bookmarkEnd w:id="79"/>
    </w:p>
    <w:p w14:paraId="7FE6461F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Conditions:</w:t>
      </w:r>
    </w:p>
    <w:p w14:paraId="401D06BA" w14:textId="77777777" w:rsidR="00502446" w:rsidRPr="00502446" w:rsidRDefault="00502446">
      <w:pPr>
        <w:pStyle w:val="Akapitzlist"/>
        <w:numPr>
          <w:ilvl w:val="0"/>
          <w:numId w:val="44"/>
        </w:num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 xml:space="preserve">All: </w:t>
      </w:r>
    </w:p>
    <w:p w14:paraId="3497E3F7" w14:textId="77777777" w:rsidR="00502446" w:rsidRPr="00502446" w:rsidRDefault="00502446">
      <w:pPr>
        <w:pStyle w:val="Akapitzlist"/>
        <w:numPr>
          <w:ilvl w:val="1"/>
          <w:numId w:val="44"/>
        </w:numPr>
        <w:rPr>
          <w:rFonts w:cstheme="minorHAnsi"/>
          <w:szCs w:val="22"/>
        </w:rPr>
      </w:pPr>
      <w:r w:rsidRPr="00502446">
        <w:rPr>
          <w:rStyle w:val="Pogrubienie"/>
          <w:rFonts w:cstheme="minorHAnsi"/>
          <w:b w:val="0"/>
          <w:bCs w:val="0"/>
          <w:szCs w:val="22"/>
        </w:rPr>
        <w:t>Defendant Deposition Status</w:t>
      </w:r>
      <w:r w:rsidRPr="00502446">
        <w:rPr>
          <w:rFonts w:cstheme="minorHAnsi"/>
          <w:szCs w:val="22"/>
        </w:rPr>
        <w:t xml:space="preserve"> has changed</w:t>
      </w:r>
    </w:p>
    <w:p w14:paraId="42113EC4" w14:textId="77777777" w:rsidR="00502446" w:rsidRPr="00502446" w:rsidRDefault="00502446">
      <w:pPr>
        <w:pStyle w:val="Akapitzlist"/>
        <w:numPr>
          <w:ilvl w:val="1"/>
          <w:numId w:val="44"/>
        </w:numPr>
        <w:rPr>
          <w:rFonts w:cstheme="minorHAnsi"/>
          <w:szCs w:val="22"/>
        </w:rPr>
      </w:pPr>
      <w:r w:rsidRPr="00502446">
        <w:rPr>
          <w:rStyle w:val="Pogrubienie"/>
          <w:rFonts w:cstheme="minorHAnsi"/>
          <w:b w:val="0"/>
          <w:bCs w:val="0"/>
          <w:szCs w:val="22"/>
        </w:rPr>
        <w:t>Defendant Deposition Status</w:t>
      </w:r>
      <w:r w:rsidRPr="00502446">
        <w:rPr>
          <w:rFonts w:cstheme="minorHAnsi"/>
          <w:szCs w:val="22"/>
        </w:rPr>
        <w:t xml:space="preserve"> is </w:t>
      </w:r>
      <w:r w:rsidRPr="00502446">
        <w:rPr>
          <w:rStyle w:val="Uwydatnienie"/>
          <w:rFonts w:asciiTheme="minorHAnsi" w:hAnsiTheme="minorHAnsi" w:cstheme="minorHAnsi"/>
          <w:szCs w:val="22"/>
        </w:rPr>
        <w:t>Plaintiff Depo - Requested</w:t>
      </w:r>
    </w:p>
    <w:p w14:paraId="2AA1BC59" w14:textId="77777777" w:rsidR="00502446" w:rsidRPr="00502446" w:rsidRDefault="00502446">
      <w:pPr>
        <w:pStyle w:val="Akapitzlist"/>
        <w:numPr>
          <w:ilvl w:val="1"/>
          <w:numId w:val="44"/>
        </w:numPr>
        <w:rPr>
          <w:rFonts w:cstheme="minorHAnsi"/>
          <w:szCs w:val="22"/>
        </w:rPr>
      </w:pPr>
      <w:r w:rsidRPr="00502446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502446">
        <w:rPr>
          <w:rFonts w:cstheme="minorHAnsi"/>
          <w:szCs w:val="22"/>
        </w:rPr>
        <w:t xml:space="preserve"> is </w:t>
      </w:r>
      <w:r w:rsidRPr="00502446">
        <w:rPr>
          <w:rStyle w:val="Uwydatnienie"/>
          <w:rFonts w:asciiTheme="minorHAnsi" w:hAnsiTheme="minorHAnsi" w:cstheme="minorHAnsi"/>
          <w:szCs w:val="22"/>
        </w:rPr>
        <w:t>0</w:t>
      </w:r>
    </w:p>
    <w:p w14:paraId="19C35F54" w14:textId="77777777" w:rsidR="00502446" w:rsidRPr="00502446" w:rsidRDefault="00502446">
      <w:pPr>
        <w:pStyle w:val="Akapitzlist"/>
        <w:numPr>
          <w:ilvl w:val="1"/>
          <w:numId w:val="44"/>
        </w:numPr>
        <w:rPr>
          <w:rFonts w:cstheme="minorHAnsi"/>
          <w:szCs w:val="22"/>
        </w:rPr>
      </w:pPr>
      <w:r w:rsidRPr="00502446">
        <w:rPr>
          <w:rStyle w:val="Pogrubienie"/>
          <w:rFonts w:cstheme="minorHAnsi"/>
          <w:b w:val="0"/>
          <w:bCs w:val="0"/>
          <w:szCs w:val="22"/>
        </w:rPr>
        <w:t>Type of Claim</w:t>
      </w:r>
      <w:r w:rsidRPr="00502446">
        <w:rPr>
          <w:rFonts w:cstheme="minorHAnsi"/>
          <w:szCs w:val="22"/>
        </w:rPr>
        <w:t xml:space="preserve"> is </w:t>
      </w:r>
      <w:r w:rsidRPr="00502446">
        <w:rPr>
          <w:rStyle w:val="Uwydatnienie"/>
          <w:rFonts w:asciiTheme="minorHAnsi" w:hAnsiTheme="minorHAnsi" w:cstheme="minorHAnsi"/>
          <w:szCs w:val="22"/>
        </w:rPr>
        <w:t>HO</w:t>
      </w:r>
    </w:p>
    <w:p w14:paraId="0BEC4785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Tasks:</w:t>
      </w:r>
    </w:p>
    <w:p w14:paraId="02806A66" w14:textId="77777777" w:rsidR="00502446" w:rsidRPr="00502446" w:rsidRDefault="00502446">
      <w:pPr>
        <w:pStyle w:val="Akapitzlist"/>
        <w:numPr>
          <w:ilvl w:val="0"/>
          <w:numId w:val="44"/>
        </w:num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send E-Mail Email Template "Request for Dates of Availability (Plaintiff) HO" to CLIENT_EMAIL</w:t>
      </w:r>
    </w:p>
    <w:p w14:paraId="137E7D8F" w14:textId="77777777" w:rsidR="00502446" w:rsidRPr="00502446" w:rsidRDefault="00502446">
      <w:pPr>
        <w:pStyle w:val="Akapitzlist"/>
        <w:numPr>
          <w:ilvl w:val="0"/>
          <w:numId w:val="44"/>
        </w:num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create task for Scheduling Team - Depositions to "Coordinate Depo of Plaintiff in"</w:t>
      </w:r>
    </w:p>
    <w:p w14:paraId="76A39AC2" w14:textId="77777777" w:rsidR="00502446" w:rsidRPr="00502446" w:rsidRDefault="00502446">
      <w:pPr>
        <w:pStyle w:val="Akapitzlist"/>
        <w:numPr>
          <w:ilvl w:val="0"/>
          <w:numId w:val="44"/>
        </w:num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 xml:space="preserve">create task for Assigned Attorney "Review Notice of Taking Deposition Plaintiff for Possible MPO in" </w:t>
      </w:r>
    </w:p>
    <w:p w14:paraId="7D750413" w14:textId="10D43D2B" w:rsidR="00502446" w:rsidRPr="00502446" w:rsidRDefault="00502446" w:rsidP="00502446">
      <w:pPr>
        <w:pStyle w:val="DBH3"/>
      </w:pPr>
      <w:bookmarkStart w:id="80" w:name="_Toc130299674"/>
      <w:r w:rsidRPr="00502446">
        <w:t>Defendant Deposition Status change to Engineer Expert Depo - Requested</w:t>
      </w:r>
      <w:bookmarkEnd w:id="80"/>
    </w:p>
    <w:p w14:paraId="0D2A59FF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Conditions:</w:t>
      </w:r>
    </w:p>
    <w:p w14:paraId="2CCB4050" w14:textId="77777777" w:rsidR="00502446" w:rsidRPr="00502446" w:rsidRDefault="00502446">
      <w:pPr>
        <w:pStyle w:val="Akapitzlist"/>
        <w:numPr>
          <w:ilvl w:val="0"/>
          <w:numId w:val="45"/>
        </w:num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 xml:space="preserve">All: </w:t>
      </w:r>
    </w:p>
    <w:p w14:paraId="0C6F0B24" w14:textId="77777777" w:rsidR="00502446" w:rsidRPr="00502446" w:rsidRDefault="00502446">
      <w:pPr>
        <w:pStyle w:val="Akapitzlist"/>
        <w:numPr>
          <w:ilvl w:val="1"/>
          <w:numId w:val="45"/>
        </w:numPr>
        <w:rPr>
          <w:rFonts w:cstheme="minorHAnsi"/>
          <w:szCs w:val="22"/>
        </w:rPr>
      </w:pPr>
      <w:r w:rsidRPr="00502446">
        <w:rPr>
          <w:rStyle w:val="Pogrubienie"/>
          <w:rFonts w:cstheme="minorHAnsi"/>
          <w:b w:val="0"/>
          <w:bCs w:val="0"/>
          <w:szCs w:val="22"/>
        </w:rPr>
        <w:t>Defendant Deposition Status</w:t>
      </w:r>
      <w:r w:rsidRPr="00502446">
        <w:rPr>
          <w:rFonts w:cstheme="minorHAnsi"/>
          <w:szCs w:val="22"/>
        </w:rPr>
        <w:t xml:space="preserve"> has changed</w:t>
      </w:r>
    </w:p>
    <w:p w14:paraId="1B0B21E6" w14:textId="77777777" w:rsidR="00502446" w:rsidRPr="00502446" w:rsidRDefault="00502446">
      <w:pPr>
        <w:pStyle w:val="Akapitzlist"/>
        <w:numPr>
          <w:ilvl w:val="1"/>
          <w:numId w:val="45"/>
        </w:numPr>
        <w:rPr>
          <w:rFonts w:cstheme="minorHAnsi"/>
          <w:szCs w:val="22"/>
        </w:rPr>
      </w:pPr>
      <w:r w:rsidRPr="00502446">
        <w:rPr>
          <w:rStyle w:val="Pogrubienie"/>
          <w:rFonts w:cstheme="minorHAnsi"/>
          <w:b w:val="0"/>
          <w:bCs w:val="0"/>
          <w:szCs w:val="22"/>
        </w:rPr>
        <w:t>Defendant Deposition Status</w:t>
      </w:r>
      <w:r w:rsidRPr="00502446">
        <w:rPr>
          <w:rFonts w:cstheme="minorHAnsi"/>
          <w:szCs w:val="22"/>
        </w:rPr>
        <w:t xml:space="preserve"> is </w:t>
      </w:r>
      <w:r w:rsidRPr="00502446">
        <w:rPr>
          <w:rStyle w:val="Uwydatnienie"/>
          <w:rFonts w:asciiTheme="minorHAnsi" w:hAnsiTheme="minorHAnsi" w:cstheme="minorHAnsi"/>
          <w:szCs w:val="22"/>
        </w:rPr>
        <w:t>Engineer Expert Depo - Requested</w:t>
      </w:r>
    </w:p>
    <w:p w14:paraId="1520226A" w14:textId="77777777" w:rsidR="00502446" w:rsidRPr="00502446" w:rsidRDefault="00502446">
      <w:pPr>
        <w:pStyle w:val="Akapitzlist"/>
        <w:numPr>
          <w:ilvl w:val="1"/>
          <w:numId w:val="45"/>
        </w:numPr>
        <w:rPr>
          <w:rFonts w:cstheme="minorHAnsi"/>
          <w:szCs w:val="22"/>
        </w:rPr>
      </w:pPr>
      <w:r w:rsidRPr="00502446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502446">
        <w:rPr>
          <w:rFonts w:cstheme="minorHAnsi"/>
          <w:szCs w:val="22"/>
        </w:rPr>
        <w:t xml:space="preserve"> is </w:t>
      </w:r>
      <w:r w:rsidRPr="00502446">
        <w:rPr>
          <w:rStyle w:val="Uwydatnienie"/>
          <w:rFonts w:asciiTheme="minorHAnsi" w:hAnsiTheme="minorHAnsi" w:cstheme="minorHAnsi"/>
          <w:szCs w:val="22"/>
        </w:rPr>
        <w:t>0</w:t>
      </w:r>
    </w:p>
    <w:p w14:paraId="60F8DD5B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Tasks:</w:t>
      </w:r>
    </w:p>
    <w:p w14:paraId="4650C48D" w14:textId="77777777" w:rsidR="00502446" w:rsidRPr="00502446" w:rsidRDefault="00502446">
      <w:pPr>
        <w:pStyle w:val="Akapitzlist"/>
        <w:numPr>
          <w:ilvl w:val="0"/>
          <w:numId w:val="45"/>
        </w:num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create task for Scheduling Team - Depositions to "Coordinate Depo of P's Engineer in"</w:t>
      </w:r>
    </w:p>
    <w:p w14:paraId="23911C8E" w14:textId="77777777" w:rsidR="00502446" w:rsidRPr="00502446" w:rsidRDefault="00502446">
      <w:pPr>
        <w:pStyle w:val="Akapitzlist"/>
        <w:numPr>
          <w:ilvl w:val="0"/>
          <w:numId w:val="45"/>
        </w:num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lastRenderedPageBreak/>
        <w:t xml:space="preserve">create task for Assigned Attorney "Review Notice of Taking Deposition (Engineer) for Possible MPO in" </w:t>
      </w:r>
    </w:p>
    <w:p w14:paraId="11014A6E" w14:textId="22A8F247" w:rsidR="00502446" w:rsidRPr="00502446" w:rsidRDefault="00502446" w:rsidP="00502446">
      <w:pPr>
        <w:pStyle w:val="DBH3"/>
      </w:pPr>
      <w:bookmarkStart w:id="81" w:name="_Toc130299675"/>
      <w:r w:rsidRPr="00502446">
        <w:t>Defendant Deposition Status change to Ins Expert Depo - Requested</w:t>
      </w:r>
      <w:bookmarkEnd w:id="81"/>
    </w:p>
    <w:p w14:paraId="79912570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Conditions:</w:t>
      </w:r>
    </w:p>
    <w:p w14:paraId="505644D4" w14:textId="77777777" w:rsidR="00502446" w:rsidRPr="00502446" w:rsidRDefault="00502446">
      <w:pPr>
        <w:pStyle w:val="Akapitzlist"/>
        <w:numPr>
          <w:ilvl w:val="0"/>
          <w:numId w:val="46"/>
        </w:num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 xml:space="preserve">All: </w:t>
      </w:r>
    </w:p>
    <w:p w14:paraId="189B5EB2" w14:textId="77777777" w:rsidR="00502446" w:rsidRPr="00502446" w:rsidRDefault="00502446">
      <w:pPr>
        <w:pStyle w:val="Akapitzlist"/>
        <w:numPr>
          <w:ilvl w:val="1"/>
          <w:numId w:val="46"/>
        </w:numPr>
        <w:rPr>
          <w:rFonts w:cstheme="minorHAnsi"/>
          <w:szCs w:val="22"/>
        </w:rPr>
      </w:pPr>
      <w:r w:rsidRPr="00502446">
        <w:rPr>
          <w:rStyle w:val="Pogrubienie"/>
          <w:rFonts w:cstheme="minorHAnsi"/>
          <w:b w:val="0"/>
          <w:bCs w:val="0"/>
          <w:szCs w:val="22"/>
        </w:rPr>
        <w:t>Defendant Deposition Status</w:t>
      </w:r>
      <w:r w:rsidRPr="00502446">
        <w:rPr>
          <w:rFonts w:cstheme="minorHAnsi"/>
          <w:szCs w:val="22"/>
        </w:rPr>
        <w:t xml:space="preserve"> has changed</w:t>
      </w:r>
    </w:p>
    <w:p w14:paraId="1B8C98CD" w14:textId="77777777" w:rsidR="00502446" w:rsidRPr="00502446" w:rsidRDefault="00502446">
      <w:pPr>
        <w:pStyle w:val="Akapitzlist"/>
        <w:numPr>
          <w:ilvl w:val="1"/>
          <w:numId w:val="46"/>
        </w:numPr>
        <w:rPr>
          <w:rFonts w:cstheme="minorHAnsi"/>
          <w:szCs w:val="22"/>
        </w:rPr>
      </w:pPr>
      <w:r w:rsidRPr="00502446">
        <w:rPr>
          <w:rStyle w:val="Pogrubienie"/>
          <w:rFonts w:cstheme="minorHAnsi"/>
          <w:b w:val="0"/>
          <w:bCs w:val="0"/>
          <w:szCs w:val="22"/>
        </w:rPr>
        <w:t>Defendant Deposition Status</w:t>
      </w:r>
      <w:r w:rsidRPr="00502446">
        <w:rPr>
          <w:rFonts w:cstheme="minorHAnsi"/>
          <w:szCs w:val="22"/>
        </w:rPr>
        <w:t xml:space="preserve"> is </w:t>
      </w:r>
      <w:r w:rsidRPr="00502446">
        <w:rPr>
          <w:rStyle w:val="Uwydatnienie"/>
          <w:rFonts w:asciiTheme="minorHAnsi" w:hAnsiTheme="minorHAnsi" w:cstheme="minorHAnsi"/>
          <w:szCs w:val="22"/>
        </w:rPr>
        <w:t>Ins Expert Depo - Requested</w:t>
      </w:r>
    </w:p>
    <w:p w14:paraId="7BCEA48B" w14:textId="77777777" w:rsidR="00502446" w:rsidRPr="00502446" w:rsidRDefault="00502446">
      <w:pPr>
        <w:pStyle w:val="Akapitzlist"/>
        <w:numPr>
          <w:ilvl w:val="1"/>
          <w:numId w:val="46"/>
        </w:numPr>
        <w:rPr>
          <w:rFonts w:cstheme="minorHAnsi"/>
          <w:szCs w:val="22"/>
        </w:rPr>
      </w:pPr>
      <w:r w:rsidRPr="00502446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502446">
        <w:rPr>
          <w:rFonts w:cstheme="minorHAnsi"/>
          <w:szCs w:val="22"/>
        </w:rPr>
        <w:t xml:space="preserve"> is </w:t>
      </w:r>
      <w:r w:rsidRPr="00502446">
        <w:rPr>
          <w:rStyle w:val="Uwydatnienie"/>
          <w:rFonts w:asciiTheme="minorHAnsi" w:hAnsiTheme="minorHAnsi" w:cstheme="minorHAnsi"/>
          <w:szCs w:val="22"/>
        </w:rPr>
        <w:t>0</w:t>
      </w:r>
    </w:p>
    <w:p w14:paraId="1D9DFCF2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Tasks:</w:t>
      </w:r>
    </w:p>
    <w:p w14:paraId="50FD88B6" w14:textId="77777777" w:rsidR="00502446" w:rsidRPr="00502446" w:rsidRDefault="00502446">
      <w:pPr>
        <w:pStyle w:val="Akapitzlist"/>
        <w:numPr>
          <w:ilvl w:val="0"/>
          <w:numId w:val="46"/>
        </w:num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create task for Scheduling Team - Depositions to "Coordinate Depo of P's Ins Expert in"</w:t>
      </w:r>
    </w:p>
    <w:p w14:paraId="29727BD2" w14:textId="77777777" w:rsidR="00502446" w:rsidRPr="00502446" w:rsidRDefault="00502446">
      <w:pPr>
        <w:pStyle w:val="Akapitzlist"/>
        <w:numPr>
          <w:ilvl w:val="0"/>
          <w:numId w:val="46"/>
        </w:num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 xml:space="preserve">create task for Assigned Attorney "Review Notice of Taking Deposition (Ins Expert) for Possible MPO in" </w:t>
      </w:r>
    </w:p>
    <w:p w14:paraId="2804E8A1" w14:textId="03784173" w:rsidR="00502446" w:rsidRPr="00502446" w:rsidRDefault="00502446" w:rsidP="00502446">
      <w:pPr>
        <w:pStyle w:val="DBH3"/>
      </w:pPr>
      <w:bookmarkStart w:id="82" w:name="_Toc130299676"/>
      <w:r w:rsidRPr="00502446">
        <w:t>Defendant Deposition Status change to Insured Depo - Requested</w:t>
      </w:r>
      <w:bookmarkEnd w:id="82"/>
    </w:p>
    <w:p w14:paraId="5F5D2AF3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Conditions:</w:t>
      </w:r>
    </w:p>
    <w:p w14:paraId="14458A8A" w14:textId="77777777" w:rsidR="00502446" w:rsidRPr="00A7427E" w:rsidRDefault="00502446">
      <w:pPr>
        <w:pStyle w:val="Akapitzlist"/>
        <w:numPr>
          <w:ilvl w:val="0"/>
          <w:numId w:val="47"/>
        </w:numPr>
        <w:rPr>
          <w:rFonts w:cstheme="minorHAnsi"/>
          <w:szCs w:val="22"/>
        </w:rPr>
      </w:pPr>
      <w:r w:rsidRPr="00A7427E">
        <w:rPr>
          <w:rFonts w:cstheme="minorHAnsi"/>
          <w:szCs w:val="22"/>
        </w:rPr>
        <w:t xml:space="preserve">All: </w:t>
      </w:r>
    </w:p>
    <w:p w14:paraId="4AE096F1" w14:textId="77777777" w:rsidR="00502446" w:rsidRPr="00A7427E" w:rsidRDefault="00502446">
      <w:pPr>
        <w:pStyle w:val="Akapitzlist"/>
        <w:numPr>
          <w:ilvl w:val="1"/>
          <w:numId w:val="47"/>
        </w:numPr>
        <w:rPr>
          <w:rFonts w:cstheme="minorHAnsi"/>
          <w:szCs w:val="22"/>
        </w:rPr>
      </w:pPr>
      <w:r w:rsidRPr="00A7427E">
        <w:rPr>
          <w:rStyle w:val="Pogrubienie"/>
          <w:rFonts w:cstheme="minorHAnsi"/>
          <w:b w:val="0"/>
          <w:bCs w:val="0"/>
          <w:szCs w:val="22"/>
        </w:rPr>
        <w:t>Defendant Deposition Status</w:t>
      </w:r>
      <w:r w:rsidRPr="00A7427E">
        <w:rPr>
          <w:rFonts w:cstheme="minorHAnsi"/>
          <w:szCs w:val="22"/>
        </w:rPr>
        <w:t xml:space="preserve"> has changed</w:t>
      </w:r>
    </w:p>
    <w:p w14:paraId="250B67FB" w14:textId="77777777" w:rsidR="00502446" w:rsidRPr="00A7427E" w:rsidRDefault="00502446">
      <w:pPr>
        <w:pStyle w:val="Akapitzlist"/>
        <w:numPr>
          <w:ilvl w:val="1"/>
          <w:numId w:val="47"/>
        </w:numPr>
        <w:rPr>
          <w:rFonts w:cstheme="minorHAnsi"/>
          <w:szCs w:val="22"/>
        </w:rPr>
      </w:pPr>
      <w:r w:rsidRPr="00A7427E">
        <w:rPr>
          <w:rStyle w:val="Pogrubienie"/>
          <w:rFonts w:cstheme="minorHAnsi"/>
          <w:b w:val="0"/>
          <w:bCs w:val="0"/>
          <w:szCs w:val="22"/>
        </w:rPr>
        <w:t>Defendant Deposition Status</w:t>
      </w:r>
      <w:r w:rsidRPr="00A7427E">
        <w:rPr>
          <w:rFonts w:cstheme="minorHAnsi"/>
          <w:szCs w:val="22"/>
        </w:rPr>
        <w:t xml:space="preserve"> is </w:t>
      </w:r>
      <w:r w:rsidRPr="00A7427E">
        <w:rPr>
          <w:rStyle w:val="Uwydatnienie"/>
          <w:rFonts w:asciiTheme="minorHAnsi" w:hAnsiTheme="minorHAnsi" w:cstheme="minorHAnsi"/>
          <w:szCs w:val="22"/>
        </w:rPr>
        <w:t>Insured Depo - Requested</w:t>
      </w:r>
    </w:p>
    <w:p w14:paraId="41A0C626" w14:textId="77777777" w:rsidR="00502446" w:rsidRPr="00A7427E" w:rsidRDefault="00502446">
      <w:pPr>
        <w:pStyle w:val="Akapitzlist"/>
        <w:numPr>
          <w:ilvl w:val="1"/>
          <w:numId w:val="47"/>
        </w:numPr>
        <w:rPr>
          <w:rFonts w:cstheme="minorHAnsi"/>
          <w:szCs w:val="22"/>
        </w:rPr>
      </w:pPr>
      <w:r w:rsidRPr="00A7427E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A7427E">
        <w:rPr>
          <w:rFonts w:cstheme="minorHAnsi"/>
          <w:szCs w:val="22"/>
        </w:rPr>
        <w:t xml:space="preserve"> is </w:t>
      </w:r>
      <w:r w:rsidRPr="00A7427E">
        <w:rPr>
          <w:rStyle w:val="Uwydatnienie"/>
          <w:rFonts w:asciiTheme="minorHAnsi" w:hAnsiTheme="minorHAnsi" w:cstheme="minorHAnsi"/>
          <w:szCs w:val="22"/>
        </w:rPr>
        <w:t>0</w:t>
      </w:r>
    </w:p>
    <w:p w14:paraId="262C9243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Tasks:</w:t>
      </w:r>
    </w:p>
    <w:p w14:paraId="16F3CA4B" w14:textId="77777777" w:rsidR="00502446" w:rsidRPr="00A7427E" w:rsidRDefault="00502446">
      <w:pPr>
        <w:pStyle w:val="Akapitzlist"/>
        <w:numPr>
          <w:ilvl w:val="0"/>
          <w:numId w:val="47"/>
        </w:numPr>
        <w:rPr>
          <w:rFonts w:cstheme="minorHAnsi"/>
          <w:szCs w:val="22"/>
        </w:rPr>
      </w:pPr>
      <w:r w:rsidRPr="00A7427E">
        <w:rPr>
          <w:rFonts w:cstheme="minorHAnsi"/>
          <w:szCs w:val="22"/>
        </w:rPr>
        <w:t>create task for Scheduling Team - Depositions to "Coordinate Depo of Insured in"</w:t>
      </w:r>
    </w:p>
    <w:p w14:paraId="21A44A55" w14:textId="77777777" w:rsidR="00502446" w:rsidRPr="00A7427E" w:rsidRDefault="00502446">
      <w:pPr>
        <w:pStyle w:val="Akapitzlist"/>
        <w:numPr>
          <w:ilvl w:val="0"/>
          <w:numId w:val="47"/>
        </w:numPr>
        <w:rPr>
          <w:rFonts w:cstheme="minorHAnsi"/>
          <w:szCs w:val="22"/>
        </w:rPr>
      </w:pPr>
      <w:r w:rsidRPr="00A7427E">
        <w:rPr>
          <w:rFonts w:cstheme="minorHAnsi"/>
          <w:szCs w:val="22"/>
        </w:rPr>
        <w:t xml:space="preserve">create task for Assigned Attorney "Review Notice of Taking Deposition (Insured) for Possible MPO in" </w:t>
      </w:r>
    </w:p>
    <w:p w14:paraId="36C4635D" w14:textId="28E5CB5A" w:rsidR="00502446" w:rsidRPr="00502446" w:rsidRDefault="00502446" w:rsidP="00A7427E">
      <w:pPr>
        <w:pStyle w:val="DBH3"/>
      </w:pPr>
      <w:bookmarkStart w:id="83" w:name="_Toc130299677"/>
      <w:r w:rsidRPr="00502446">
        <w:t>Defendant Deposition Status change to Pricing Expert Depo - Requested</w:t>
      </w:r>
      <w:bookmarkEnd w:id="83"/>
    </w:p>
    <w:p w14:paraId="2724C160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Conditions:</w:t>
      </w:r>
    </w:p>
    <w:p w14:paraId="481B4A81" w14:textId="77777777" w:rsidR="00502446" w:rsidRPr="009A3CB7" w:rsidRDefault="00502446">
      <w:pPr>
        <w:pStyle w:val="Akapitzlist"/>
        <w:numPr>
          <w:ilvl w:val="0"/>
          <w:numId w:val="48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 xml:space="preserve">All: </w:t>
      </w:r>
    </w:p>
    <w:p w14:paraId="5A060D67" w14:textId="77777777" w:rsidR="00502446" w:rsidRPr="009A3CB7" w:rsidRDefault="00502446">
      <w:pPr>
        <w:pStyle w:val="Akapitzlist"/>
        <w:numPr>
          <w:ilvl w:val="1"/>
          <w:numId w:val="48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Defendant Deposition Status</w:t>
      </w:r>
      <w:r w:rsidRPr="009A3CB7">
        <w:rPr>
          <w:rFonts w:cstheme="minorHAnsi"/>
          <w:szCs w:val="22"/>
        </w:rPr>
        <w:t xml:space="preserve"> has changed</w:t>
      </w:r>
    </w:p>
    <w:p w14:paraId="353D20C1" w14:textId="77777777" w:rsidR="00502446" w:rsidRPr="009A3CB7" w:rsidRDefault="00502446">
      <w:pPr>
        <w:pStyle w:val="Akapitzlist"/>
        <w:numPr>
          <w:ilvl w:val="1"/>
          <w:numId w:val="48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Defendant Deposition Status</w:t>
      </w:r>
      <w:r w:rsidRPr="009A3CB7">
        <w:rPr>
          <w:rFonts w:cstheme="minorHAnsi"/>
          <w:szCs w:val="22"/>
        </w:rPr>
        <w:t xml:space="preserve"> is </w:t>
      </w:r>
      <w:r w:rsidRPr="009A3CB7">
        <w:rPr>
          <w:rStyle w:val="Uwydatnienie"/>
          <w:rFonts w:asciiTheme="minorHAnsi" w:hAnsiTheme="minorHAnsi" w:cstheme="minorHAnsi"/>
          <w:szCs w:val="22"/>
        </w:rPr>
        <w:t>Pricing Expert Depo - Requested</w:t>
      </w:r>
    </w:p>
    <w:p w14:paraId="051E5B04" w14:textId="77777777" w:rsidR="00502446" w:rsidRPr="009A3CB7" w:rsidRDefault="00502446">
      <w:pPr>
        <w:pStyle w:val="Akapitzlist"/>
        <w:numPr>
          <w:ilvl w:val="1"/>
          <w:numId w:val="48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9A3CB7">
        <w:rPr>
          <w:rFonts w:cstheme="minorHAnsi"/>
          <w:szCs w:val="22"/>
        </w:rPr>
        <w:t xml:space="preserve"> is </w:t>
      </w:r>
      <w:r w:rsidRPr="009A3CB7">
        <w:rPr>
          <w:rStyle w:val="Uwydatnienie"/>
          <w:rFonts w:asciiTheme="minorHAnsi" w:hAnsiTheme="minorHAnsi" w:cstheme="minorHAnsi"/>
          <w:szCs w:val="22"/>
        </w:rPr>
        <w:t>0</w:t>
      </w:r>
    </w:p>
    <w:p w14:paraId="3CDB596A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Tasks:</w:t>
      </w:r>
    </w:p>
    <w:p w14:paraId="46021BD6" w14:textId="77777777" w:rsidR="00502446" w:rsidRPr="009A3CB7" w:rsidRDefault="00502446">
      <w:pPr>
        <w:pStyle w:val="Akapitzlist"/>
        <w:numPr>
          <w:ilvl w:val="0"/>
          <w:numId w:val="48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>create task for Scheduling Team - Depositions to "Coordinate Depo of P's Pricing Expert in"</w:t>
      </w:r>
    </w:p>
    <w:p w14:paraId="59F2C2E6" w14:textId="77777777" w:rsidR="00502446" w:rsidRPr="009A3CB7" w:rsidRDefault="00502446">
      <w:pPr>
        <w:pStyle w:val="Akapitzlist"/>
        <w:numPr>
          <w:ilvl w:val="0"/>
          <w:numId w:val="48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 xml:space="preserve">create task for Assigned Attorney "Review Notice of Taking Deposition (Pricing Expert) for Possible MPO in" </w:t>
      </w:r>
    </w:p>
    <w:p w14:paraId="512BC972" w14:textId="356E8E3B" w:rsidR="00502446" w:rsidRPr="00502446" w:rsidRDefault="00502446" w:rsidP="009A3CB7">
      <w:pPr>
        <w:pStyle w:val="DBH3"/>
      </w:pPr>
      <w:bookmarkStart w:id="84" w:name="_Toc130299678"/>
      <w:r w:rsidRPr="00502446">
        <w:lastRenderedPageBreak/>
        <w:t>Depo of Plaintiff Date changed (AOB)</w:t>
      </w:r>
      <w:bookmarkEnd w:id="84"/>
    </w:p>
    <w:p w14:paraId="17DBF6BA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Conditions:</w:t>
      </w:r>
    </w:p>
    <w:p w14:paraId="6C950F04" w14:textId="77777777" w:rsidR="00502446" w:rsidRPr="009A3CB7" w:rsidRDefault="00502446">
      <w:pPr>
        <w:pStyle w:val="Akapitzlist"/>
        <w:numPr>
          <w:ilvl w:val="0"/>
          <w:numId w:val="49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 xml:space="preserve">All: </w:t>
      </w:r>
    </w:p>
    <w:p w14:paraId="2D6DF74D" w14:textId="77777777" w:rsidR="00502446" w:rsidRPr="009A3CB7" w:rsidRDefault="00502446">
      <w:pPr>
        <w:pStyle w:val="Akapitzlist"/>
        <w:numPr>
          <w:ilvl w:val="1"/>
          <w:numId w:val="49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Depo of Plaintiff Date</w:t>
      </w:r>
      <w:r w:rsidRPr="009A3CB7">
        <w:rPr>
          <w:rFonts w:cstheme="minorHAnsi"/>
          <w:szCs w:val="22"/>
        </w:rPr>
        <w:t xml:space="preserve"> has changed</w:t>
      </w:r>
    </w:p>
    <w:p w14:paraId="6EB51FB5" w14:textId="77777777" w:rsidR="00502446" w:rsidRPr="009A3CB7" w:rsidRDefault="00502446">
      <w:pPr>
        <w:pStyle w:val="Akapitzlist"/>
        <w:numPr>
          <w:ilvl w:val="1"/>
          <w:numId w:val="49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Depo of Plaintiff Date</w:t>
      </w:r>
      <w:r w:rsidRPr="009A3CB7">
        <w:rPr>
          <w:rFonts w:cstheme="minorHAnsi"/>
          <w:szCs w:val="22"/>
        </w:rPr>
        <w:t xml:space="preserve"> is not empty</w:t>
      </w:r>
    </w:p>
    <w:p w14:paraId="358E61AF" w14:textId="77777777" w:rsidR="00502446" w:rsidRPr="009A3CB7" w:rsidRDefault="00502446">
      <w:pPr>
        <w:pStyle w:val="Akapitzlist"/>
        <w:numPr>
          <w:ilvl w:val="1"/>
          <w:numId w:val="49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9A3CB7">
        <w:rPr>
          <w:rFonts w:cstheme="minorHAnsi"/>
          <w:szCs w:val="22"/>
        </w:rPr>
        <w:t xml:space="preserve"> is </w:t>
      </w:r>
      <w:r w:rsidRPr="009A3CB7">
        <w:rPr>
          <w:rStyle w:val="Uwydatnienie"/>
          <w:rFonts w:asciiTheme="minorHAnsi" w:hAnsiTheme="minorHAnsi" w:cstheme="minorHAnsi"/>
          <w:szCs w:val="22"/>
        </w:rPr>
        <w:t>0</w:t>
      </w:r>
    </w:p>
    <w:p w14:paraId="32464506" w14:textId="77777777" w:rsidR="00502446" w:rsidRPr="009A3CB7" w:rsidRDefault="00502446">
      <w:pPr>
        <w:pStyle w:val="Akapitzlist"/>
        <w:numPr>
          <w:ilvl w:val="1"/>
          <w:numId w:val="49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Type of Claim</w:t>
      </w:r>
      <w:r w:rsidRPr="009A3CB7">
        <w:rPr>
          <w:rFonts w:cstheme="minorHAnsi"/>
          <w:szCs w:val="22"/>
        </w:rPr>
        <w:t xml:space="preserve"> is </w:t>
      </w:r>
      <w:r w:rsidRPr="009A3CB7">
        <w:rPr>
          <w:rStyle w:val="Uwydatnienie"/>
          <w:rFonts w:asciiTheme="minorHAnsi" w:hAnsiTheme="minorHAnsi" w:cstheme="minorHAnsi"/>
          <w:szCs w:val="22"/>
        </w:rPr>
        <w:t>AOB</w:t>
      </w:r>
    </w:p>
    <w:p w14:paraId="4FAF12B8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Tasks:</w:t>
      </w:r>
    </w:p>
    <w:p w14:paraId="0A6DFEDB" w14:textId="77777777" w:rsidR="00502446" w:rsidRPr="009A3CB7" w:rsidRDefault="00502446">
      <w:pPr>
        <w:pStyle w:val="Akapitzlist"/>
        <w:numPr>
          <w:ilvl w:val="0"/>
          <w:numId w:val="49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>add calendar event Assigned and Case Manager "Deposition of Plaintiff in"</w:t>
      </w:r>
    </w:p>
    <w:p w14:paraId="38D6BB26" w14:textId="77777777" w:rsidR="00502446" w:rsidRPr="009A3CB7" w:rsidRDefault="00502446">
      <w:pPr>
        <w:pStyle w:val="Akapitzlist"/>
        <w:numPr>
          <w:ilvl w:val="0"/>
          <w:numId w:val="49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>send email template "Plaintiff Depo Set PROVIDER" to PROVIDER_EMAIL</w:t>
      </w:r>
    </w:p>
    <w:p w14:paraId="20D6855C" w14:textId="77777777" w:rsidR="00502446" w:rsidRPr="009A3CB7" w:rsidRDefault="00502446">
      <w:pPr>
        <w:pStyle w:val="Akapitzlist"/>
        <w:numPr>
          <w:ilvl w:val="0"/>
          <w:numId w:val="49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 xml:space="preserve">Set Defendant Deposition Status to Plaintiff Depo - Set </w:t>
      </w:r>
    </w:p>
    <w:p w14:paraId="60C6EB1E" w14:textId="6AEC2927" w:rsidR="00502446" w:rsidRPr="00502446" w:rsidRDefault="00502446" w:rsidP="009A3CB7">
      <w:pPr>
        <w:pStyle w:val="DBH3"/>
      </w:pPr>
      <w:bookmarkStart w:id="85" w:name="_Toc130299679"/>
      <w:r w:rsidRPr="00502446">
        <w:t>Depo of Plaintiff Date changed (HO)</w:t>
      </w:r>
      <w:bookmarkEnd w:id="85"/>
    </w:p>
    <w:p w14:paraId="4A36CFCA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Conditions:</w:t>
      </w:r>
    </w:p>
    <w:p w14:paraId="33CE55D2" w14:textId="77777777" w:rsidR="00502446" w:rsidRPr="009A3CB7" w:rsidRDefault="00502446">
      <w:pPr>
        <w:pStyle w:val="Akapitzlist"/>
        <w:numPr>
          <w:ilvl w:val="0"/>
          <w:numId w:val="50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 xml:space="preserve">All: </w:t>
      </w:r>
    </w:p>
    <w:p w14:paraId="0DBF202D" w14:textId="77777777" w:rsidR="00502446" w:rsidRPr="009A3CB7" w:rsidRDefault="00502446">
      <w:pPr>
        <w:pStyle w:val="Akapitzlist"/>
        <w:numPr>
          <w:ilvl w:val="1"/>
          <w:numId w:val="50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Depo of Plaintiff Date</w:t>
      </w:r>
      <w:r w:rsidRPr="009A3CB7">
        <w:rPr>
          <w:rFonts w:cstheme="minorHAnsi"/>
          <w:szCs w:val="22"/>
        </w:rPr>
        <w:t xml:space="preserve"> has changed</w:t>
      </w:r>
    </w:p>
    <w:p w14:paraId="78420B60" w14:textId="77777777" w:rsidR="00502446" w:rsidRPr="009A3CB7" w:rsidRDefault="00502446">
      <w:pPr>
        <w:pStyle w:val="Akapitzlist"/>
        <w:numPr>
          <w:ilvl w:val="1"/>
          <w:numId w:val="50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Depo of Plaintiff Date</w:t>
      </w:r>
      <w:r w:rsidRPr="009A3CB7">
        <w:rPr>
          <w:rFonts w:cstheme="minorHAnsi"/>
          <w:szCs w:val="22"/>
        </w:rPr>
        <w:t xml:space="preserve"> is not empty</w:t>
      </w:r>
    </w:p>
    <w:p w14:paraId="18BB6873" w14:textId="77777777" w:rsidR="00502446" w:rsidRPr="009A3CB7" w:rsidRDefault="00502446">
      <w:pPr>
        <w:pStyle w:val="Akapitzlist"/>
        <w:numPr>
          <w:ilvl w:val="1"/>
          <w:numId w:val="50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9A3CB7">
        <w:rPr>
          <w:rFonts w:cstheme="minorHAnsi"/>
          <w:szCs w:val="22"/>
        </w:rPr>
        <w:t xml:space="preserve"> is </w:t>
      </w:r>
      <w:r w:rsidRPr="009A3CB7">
        <w:rPr>
          <w:rStyle w:val="Uwydatnienie"/>
          <w:rFonts w:asciiTheme="minorHAnsi" w:hAnsiTheme="minorHAnsi" w:cstheme="minorHAnsi"/>
          <w:szCs w:val="22"/>
        </w:rPr>
        <w:t>0</w:t>
      </w:r>
    </w:p>
    <w:p w14:paraId="68A2BFF1" w14:textId="77777777" w:rsidR="00502446" w:rsidRPr="009A3CB7" w:rsidRDefault="00502446">
      <w:pPr>
        <w:pStyle w:val="Akapitzlist"/>
        <w:numPr>
          <w:ilvl w:val="1"/>
          <w:numId w:val="50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Type of Claim</w:t>
      </w:r>
      <w:r w:rsidRPr="009A3CB7">
        <w:rPr>
          <w:rFonts w:cstheme="minorHAnsi"/>
          <w:szCs w:val="22"/>
        </w:rPr>
        <w:t xml:space="preserve"> is </w:t>
      </w:r>
      <w:r w:rsidRPr="009A3CB7">
        <w:rPr>
          <w:rStyle w:val="Uwydatnienie"/>
          <w:rFonts w:asciiTheme="minorHAnsi" w:hAnsiTheme="minorHAnsi" w:cstheme="minorHAnsi"/>
          <w:szCs w:val="22"/>
        </w:rPr>
        <w:t>HO</w:t>
      </w:r>
    </w:p>
    <w:p w14:paraId="1548673B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Tasks:</w:t>
      </w:r>
    </w:p>
    <w:p w14:paraId="15ACEF65" w14:textId="77777777" w:rsidR="00502446" w:rsidRPr="009A3CB7" w:rsidRDefault="00502446">
      <w:pPr>
        <w:pStyle w:val="Akapitzlist"/>
        <w:numPr>
          <w:ilvl w:val="0"/>
          <w:numId w:val="50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>add calendar event Assigned and Case Manager "Deposition of Plaintiff in"</w:t>
      </w:r>
    </w:p>
    <w:p w14:paraId="2668A892" w14:textId="77777777" w:rsidR="00502446" w:rsidRPr="009A3CB7" w:rsidRDefault="00502446">
      <w:pPr>
        <w:pStyle w:val="Akapitzlist"/>
        <w:numPr>
          <w:ilvl w:val="0"/>
          <w:numId w:val="50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>send email template "Plaintiff Depo Set HO" to CLIENT_EMAIL</w:t>
      </w:r>
    </w:p>
    <w:p w14:paraId="1817A955" w14:textId="77777777" w:rsidR="00502446" w:rsidRPr="009A3CB7" w:rsidRDefault="00502446">
      <w:pPr>
        <w:pStyle w:val="Akapitzlist"/>
        <w:numPr>
          <w:ilvl w:val="0"/>
          <w:numId w:val="50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 xml:space="preserve">Set Defendant Deposition Status to Plaintiff Depo - Set </w:t>
      </w:r>
    </w:p>
    <w:p w14:paraId="5EC7CF82" w14:textId="1F572D55" w:rsidR="00502446" w:rsidRPr="00502446" w:rsidRDefault="00502446" w:rsidP="009A3CB7">
      <w:pPr>
        <w:pStyle w:val="DBH3"/>
      </w:pPr>
      <w:bookmarkStart w:id="86" w:name="_Toc130299680"/>
      <w:r w:rsidRPr="00502446">
        <w:t>Insured Depo Date changed</w:t>
      </w:r>
      <w:bookmarkEnd w:id="86"/>
    </w:p>
    <w:p w14:paraId="32709FD2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Conditions:</w:t>
      </w:r>
    </w:p>
    <w:p w14:paraId="25AFFCDA" w14:textId="77777777" w:rsidR="00502446" w:rsidRPr="009A3CB7" w:rsidRDefault="00502446">
      <w:pPr>
        <w:pStyle w:val="Akapitzlist"/>
        <w:numPr>
          <w:ilvl w:val="0"/>
          <w:numId w:val="51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 xml:space="preserve">All: </w:t>
      </w:r>
    </w:p>
    <w:p w14:paraId="6B840E8F" w14:textId="77777777" w:rsidR="00502446" w:rsidRPr="009A3CB7" w:rsidRDefault="00502446">
      <w:pPr>
        <w:pStyle w:val="Akapitzlist"/>
        <w:numPr>
          <w:ilvl w:val="1"/>
          <w:numId w:val="51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Insured Depo Date</w:t>
      </w:r>
      <w:r w:rsidRPr="009A3CB7">
        <w:rPr>
          <w:rFonts w:cstheme="minorHAnsi"/>
          <w:szCs w:val="22"/>
        </w:rPr>
        <w:t xml:space="preserve"> has changed</w:t>
      </w:r>
    </w:p>
    <w:p w14:paraId="442F7C36" w14:textId="77777777" w:rsidR="00502446" w:rsidRPr="009A3CB7" w:rsidRDefault="00502446">
      <w:pPr>
        <w:pStyle w:val="Akapitzlist"/>
        <w:numPr>
          <w:ilvl w:val="1"/>
          <w:numId w:val="51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Insured Depo Date</w:t>
      </w:r>
      <w:r w:rsidRPr="009A3CB7">
        <w:rPr>
          <w:rFonts w:cstheme="minorHAnsi"/>
          <w:szCs w:val="22"/>
        </w:rPr>
        <w:t xml:space="preserve"> is not empty</w:t>
      </w:r>
    </w:p>
    <w:p w14:paraId="6CBCEB9F" w14:textId="77777777" w:rsidR="00502446" w:rsidRPr="009A3CB7" w:rsidRDefault="00502446">
      <w:pPr>
        <w:pStyle w:val="Akapitzlist"/>
        <w:numPr>
          <w:ilvl w:val="1"/>
          <w:numId w:val="51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9A3CB7">
        <w:rPr>
          <w:rFonts w:cstheme="minorHAnsi"/>
          <w:szCs w:val="22"/>
        </w:rPr>
        <w:t xml:space="preserve"> is </w:t>
      </w:r>
      <w:r w:rsidRPr="009A3CB7">
        <w:rPr>
          <w:rStyle w:val="Uwydatnienie"/>
          <w:rFonts w:asciiTheme="minorHAnsi" w:hAnsiTheme="minorHAnsi" w:cstheme="minorHAnsi"/>
          <w:szCs w:val="22"/>
        </w:rPr>
        <w:t>0</w:t>
      </w:r>
    </w:p>
    <w:p w14:paraId="1B2B7CC3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Tasks:</w:t>
      </w:r>
    </w:p>
    <w:p w14:paraId="6E5E06A0" w14:textId="77777777" w:rsidR="00502446" w:rsidRPr="009A3CB7" w:rsidRDefault="00502446">
      <w:pPr>
        <w:pStyle w:val="Akapitzlist"/>
        <w:numPr>
          <w:ilvl w:val="0"/>
          <w:numId w:val="51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>add calendar event to Assigned and Case Manager "Deposition of Insured in"</w:t>
      </w:r>
    </w:p>
    <w:p w14:paraId="28311466" w14:textId="77777777" w:rsidR="00502446" w:rsidRPr="009A3CB7" w:rsidRDefault="00502446">
      <w:pPr>
        <w:pStyle w:val="Akapitzlist"/>
        <w:numPr>
          <w:ilvl w:val="0"/>
          <w:numId w:val="51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lastRenderedPageBreak/>
        <w:t>create task for Scheduling Team - Depositions to "Send calendar invite and confirmation email to Insured in"</w:t>
      </w:r>
    </w:p>
    <w:p w14:paraId="7DE852A9" w14:textId="77777777" w:rsidR="00502446" w:rsidRPr="009A3CB7" w:rsidRDefault="00502446">
      <w:pPr>
        <w:pStyle w:val="Akapitzlist"/>
        <w:numPr>
          <w:ilvl w:val="0"/>
          <w:numId w:val="51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 xml:space="preserve">Set Defendant Deposition Status to Insured Depo - Set </w:t>
      </w:r>
    </w:p>
    <w:p w14:paraId="54B813C8" w14:textId="71622E40" w:rsidR="00502446" w:rsidRPr="00502446" w:rsidRDefault="00502446" w:rsidP="009A3CB7">
      <w:pPr>
        <w:pStyle w:val="DBH3"/>
      </w:pPr>
      <w:bookmarkStart w:id="87" w:name="_Toc130299681"/>
      <w:r w:rsidRPr="00502446">
        <w:t>Ps Engineer Depo Date changed</w:t>
      </w:r>
      <w:bookmarkEnd w:id="87"/>
    </w:p>
    <w:p w14:paraId="34DBB932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Conditions:</w:t>
      </w:r>
    </w:p>
    <w:p w14:paraId="6C5C8F53" w14:textId="77777777" w:rsidR="00502446" w:rsidRPr="009A3CB7" w:rsidRDefault="00502446">
      <w:pPr>
        <w:pStyle w:val="Akapitzlist"/>
        <w:numPr>
          <w:ilvl w:val="0"/>
          <w:numId w:val="52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 xml:space="preserve">All: </w:t>
      </w:r>
    </w:p>
    <w:p w14:paraId="35F34D07" w14:textId="77777777" w:rsidR="00502446" w:rsidRPr="009A3CB7" w:rsidRDefault="00502446">
      <w:pPr>
        <w:pStyle w:val="Akapitzlist"/>
        <w:numPr>
          <w:ilvl w:val="1"/>
          <w:numId w:val="52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Ps Engineer Depo Date</w:t>
      </w:r>
      <w:r w:rsidRPr="009A3CB7">
        <w:rPr>
          <w:rFonts w:cstheme="minorHAnsi"/>
          <w:szCs w:val="22"/>
        </w:rPr>
        <w:t xml:space="preserve"> has changed</w:t>
      </w:r>
    </w:p>
    <w:p w14:paraId="51DED258" w14:textId="77777777" w:rsidR="00502446" w:rsidRPr="009A3CB7" w:rsidRDefault="00502446">
      <w:pPr>
        <w:pStyle w:val="Akapitzlist"/>
        <w:numPr>
          <w:ilvl w:val="1"/>
          <w:numId w:val="52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Ps Engineer Depo Date</w:t>
      </w:r>
      <w:r w:rsidRPr="009A3CB7">
        <w:rPr>
          <w:rFonts w:cstheme="minorHAnsi"/>
          <w:szCs w:val="22"/>
        </w:rPr>
        <w:t xml:space="preserve"> is not empty</w:t>
      </w:r>
    </w:p>
    <w:p w14:paraId="6C385AC6" w14:textId="77777777" w:rsidR="00502446" w:rsidRPr="009A3CB7" w:rsidRDefault="00502446">
      <w:pPr>
        <w:pStyle w:val="Akapitzlist"/>
        <w:numPr>
          <w:ilvl w:val="1"/>
          <w:numId w:val="52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9A3CB7">
        <w:rPr>
          <w:rFonts w:cstheme="minorHAnsi"/>
          <w:szCs w:val="22"/>
        </w:rPr>
        <w:t xml:space="preserve"> is </w:t>
      </w:r>
      <w:r w:rsidRPr="009A3CB7">
        <w:rPr>
          <w:rStyle w:val="Uwydatnienie"/>
          <w:rFonts w:asciiTheme="minorHAnsi" w:hAnsiTheme="minorHAnsi" w:cstheme="minorHAnsi"/>
          <w:szCs w:val="22"/>
        </w:rPr>
        <w:t>0</w:t>
      </w:r>
    </w:p>
    <w:p w14:paraId="05F3A550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Tasks:</w:t>
      </w:r>
    </w:p>
    <w:p w14:paraId="6F19995E" w14:textId="77777777" w:rsidR="00502446" w:rsidRPr="009A3CB7" w:rsidRDefault="00502446">
      <w:pPr>
        <w:pStyle w:val="Akapitzlist"/>
        <w:numPr>
          <w:ilvl w:val="0"/>
          <w:numId w:val="52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>add calendar event to Assigned and Case Manager "Deposition of P's Engineer in"</w:t>
      </w:r>
    </w:p>
    <w:p w14:paraId="441DAAE7" w14:textId="77777777" w:rsidR="00502446" w:rsidRPr="009A3CB7" w:rsidRDefault="00502446">
      <w:pPr>
        <w:pStyle w:val="Akapitzlist"/>
        <w:numPr>
          <w:ilvl w:val="0"/>
          <w:numId w:val="52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>create task for Scheduling Team - Depositions to "Send calendar invite and confirmation email to P's Engineer in"</w:t>
      </w:r>
    </w:p>
    <w:p w14:paraId="41322E38" w14:textId="77777777" w:rsidR="00502446" w:rsidRPr="009A3CB7" w:rsidRDefault="00502446">
      <w:pPr>
        <w:pStyle w:val="Akapitzlist"/>
        <w:numPr>
          <w:ilvl w:val="0"/>
          <w:numId w:val="52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 xml:space="preserve">Set Defendant Deposition Status to Engineer Expert Depo - Set </w:t>
      </w:r>
    </w:p>
    <w:p w14:paraId="3D23ED11" w14:textId="6E212F6C" w:rsidR="00502446" w:rsidRPr="00502446" w:rsidRDefault="00502446" w:rsidP="009A3CB7">
      <w:pPr>
        <w:pStyle w:val="DBH3"/>
      </w:pPr>
      <w:bookmarkStart w:id="88" w:name="_Toc130299682"/>
      <w:r w:rsidRPr="00502446">
        <w:t>Ps Insurance Expert Depo Date changed</w:t>
      </w:r>
      <w:bookmarkEnd w:id="88"/>
    </w:p>
    <w:p w14:paraId="264A6D09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Conditions:</w:t>
      </w:r>
    </w:p>
    <w:p w14:paraId="1045AD2B" w14:textId="77777777" w:rsidR="00502446" w:rsidRPr="009A3CB7" w:rsidRDefault="00502446">
      <w:pPr>
        <w:pStyle w:val="Akapitzlist"/>
        <w:numPr>
          <w:ilvl w:val="0"/>
          <w:numId w:val="53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 xml:space="preserve">All: </w:t>
      </w:r>
    </w:p>
    <w:p w14:paraId="5C10F541" w14:textId="77777777" w:rsidR="00502446" w:rsidRPr="009A3CB7" w:rsidRDefault="00502446">
      <w:pPr>
        <w:pStyle w:val="Akapitzlist"/>
        <w:numPr>
          <w:ilvl w:val="1"/>
          <w:numId w:val="53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Ps Insurance Expert Depo Date</w:t>
      </w:r>
      <w:r w:rsidRPr="009A3CB7">
        <w:rPr>
          <w:rFonts w:cstheme="minorHAnsi"/>
          <w:szCs w:val="22"/>
        </w:rPr>
        <w:t xml:space="preserve"> has changed</w:t>
      </w:r>
    </w:p>
    <w:p w14:paraId="119DA604" w14:textId="77777777" w:rsidR="00502446" w:rsidRPr="009A3CB7" w:rsidRDefault="00502446">
      <w:pPr>
        <w:pStyle w:val="Akapitzlist"/>
        <w:numPr>
          <w:ilvl w:val="1"/>
          <w:numId w:val="53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Ps Insurance Expert Depo Date</w:t>
      </w:r>
      <w:r w:rsidRPr="009A3CB7">
        <w:rPr>
          <w:rFonts w:cstheme="minorHAnsi"/>
          <w:szCs w:val="22"/>
        </w:rPr>
        <w:t xml:space="preserve"> is not empty</w:t>
      </w:r>
    </w:p>
    <w:p w14:paraId="67F6B467" w14:textId="77777777" w:rsidR="00502446" w:rsidRPr="009A3CB7" w:rsidRDefault="00502446">
      <w:pPr>
        <w:pStyle w:val="Akapitzlist"/>
        <w:numPr>
          <w:ilvl w:val="1"/>
          <w:numId w:val="53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9A3CB7">
        <w:rPr>
          <w:rFonts w:cstheme="minorHAnsi"/>
          <w:szCs w:val="22"/>
        </w:rPr>
        <w:t xml:space="preserve"> is </w:t>
      </w:r>
      <w:r w:rsidRPr="009A3CB7">
        <w:rPr>
          <w:rStyle w:val="Uwydatnienie"/>
          <w:rFonts w:asciiTheme="minorHAnsi" w:hAnsiTheme="minorHAnsi" w:cstheme="minorHAnsi"/>
          <w:szCs w:val="22"/>
        </w:rPr>
        <w:t>0</w:t>
      </w:r>
    </w:p>
    <w:p w14:paraId="39EC8A91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Tasks:</w:t>
      </w:r>
    </w:p>
    <w:p w14:paraId="428CB744" w14:textId="77777777" w:rsidR="00502446" w:rsidRPr="009A3CB7" w:rsidRDefault="00502446">
      <w:pPr>
        <w:pStyle w:val="Akapitzlist"/>
        <w:numPr>
          <w:ilvl w:val="0"/>
          <w:numId w:val="53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>add calendar event to Assigned and Case Manager "Deposition of P's Ins Expert in"</w:t>
      </w:r>
    </w:p>
    <w:p w14:paraId="2B5F7655" w14:textId="77777777" w:rsidR="00502446" w:rsidRPr="009A3CB7" w:rsidRDefault="00502446">
      <w:pPr>
        <w:pStyle w:val="Akapitzlist"/>
        <w:numPr>
          <w:ilvl w:val="0"/>
          <w:numId w:val="53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>create task for Scheduling Team - Depositions to "Send calendar invite and confirmation email to P's Ins Expert in"</w:t>
      </w:r>
    </w:p>
    <w:p w14:paraId="084B716D" w14:textId="77777777" w:rsidR="00502446" w:rsidRPr="009A3CB7" w:rsidRDefault="00502446">
      <w:pPr>
        <w:pStyle w:val="Akapitzlist"/>
        <w:numPr>
          <w:ilvl w:val="0"/>
          <w:numId w:val="53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 xml:space="preserve">Set Defendant Deposition Status to Ins Expert Depo - Set </w:t>
      </w:r>
    </w:p>
    <w:p w14:paraId="514B0E35" w14:textId="419FCA04" w:rsidR="00502446" w:rsidRPr="00502446" w:rsidRDefault="00502446" w:rsidP="009A3CB7">
      <w:pPr>
        <w:pStyle w:val="DBH3"/>
      </w:pPr>
      <w:bookmarkStart w:id="89" w:name="_Toc130299683"/>
      <w:r w:rsidRPr="00502446">
        <w:t>Ps MPO (Engineer) changed</w:t>
      </w:r>
      <w:bookmarkEnd w:id="89"/>
    </w:p>
    <w:p w14:paraId="476CD627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Conditions:</w:t>
      </w:r>
    </w:p>
    <w:p w14:paraId="35607A46" w14:textId="77777777" w:rsidR="00502446" w:rsidRPr="009A3CB7" w:rsidRDefault="00502446">
      <w:pPr>
        <w:pStyle w:val="Akapitzlist"/>
        <w:numPr>
          <w:ilvl w:val="0"/>
          <w:numId w:val="54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 xml:space="preserve">All: </w:t>
      </w:r>
    </w:p>
    <w:p w14:paraId="513F9CAE" w14:textId="77777777" w:rsidR="00502446" w:rsidRPr="009A3CB7" w:rsidRDefault="00502446">
      <w:pPr>
        <w:pStyle w:val="Akapitzlist"/>
        <w:numPr>
          <w:ilvl w:val="1"/>
          <w:numId w:val="54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Ps MPO (Engineer)</w:t>
      </w:r>
      <w:r w:rsidRPr="009A3CB7">
        <w:rPr>
          <w:rFonts w:cstheme="minorHAnsi"/>
          <w:szCs w:val="22"/>
        </w:rPr>
        <w:t xml:space="preserve"> has changed</w:t>
      </w:r>
    </w:p>
    <w:p w14:paraId="106AA378" w14:textId="77777777" w:rsidR="00502446" w:rsidRPr="009A3CB7" w:rsidRDefault="00502446">
      <w:pPr>
        <w:pStyle w:val="Akapitzlist"/>
        <w:numPr>
          <w:ilvl w:val="1"/>
          <w:numId w:val="54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Ps MPO (Engineer)</w:t>
      </w:r>
      <w:r w:rsidRPr="009A3CB7">
        <w:rPr>
          <w:rFonts w:cstheme="minorHAnsi"/>
          <w:szCs w:val="22"/>
        </w:rPr>
        <w:t xml:space="preserve"> is not empty</w:t>
      </w:r>
    </w:p>
    <w:p w14:paraId="660DE76B" w14:textId="77777777" w:rsidR="00502446" w:rsidRPr="009A3CB7" w:rsidRDefault="00502446">
      <w:pPr>
        <w:pStyle w:val="Akapitzlist"/>
        <w:numPr>
          <w:ilvl w:val="1"/>
          <w:numId w:val="54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9A3CB7">
        <w:rPr>
          <w:rFonts w:cstheme="minorHAnsi"/>
          <w:szCs w:val="22"/>
        </w:rPr>
        <w:t xml:space="preserve"> is </w:t>
      </w:r>
      <w:r w:rsidRPr="009A3CB7">
        <w:rPr>
          <w:rStyle w:val="Uwydatnienie"/>
          <w:rFonts w:asciiTheme="minorHAnsi" w:hAnsiTheme="minorHAnsi" w:cstheme="minorHAnsi"/>
          <w:szCs w:val="22"/>
        </w:rPr>
        <w:t>0</w:t>
      </w:r>
    </w:p>
    <w:p w14:paraId="7BFAED09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lastRenderedPageBreak/>
        <w:t>Tasks:</w:t>
      </w:r>
    </w:p>
    <w:p w14:paraId="64646D9A" w14:textId="77777777" w:rsidR="00502446" w:rsidRPr="009A3CB7" w:rsidRDefault="00502446">
      <w:pPr>
        <w:pStyle w:val="Akapitzlist"/>
        <w:numPr>
          <w:ilvl w:val="0"/>
          <w:numId w:val="54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>create a task for Scheduling Team - Hearings to "Coordinate hearing on Ps Motion for Protective Order (P Engineer) in"</w:t>
      </w:r>
    </w:p>
    <w:p w14:paraId="7BCD862E" w14:textId="77777777" w:rsidR="00502446" w:rsidRPr="009A3CB7" w:rsidRDefault="00502446">
      <w:pPr>
        <w:pStyle w:val="Akapitzlist"/>
        <w:numPr>
          <w:ilvl w:val="0"/>
          <w:numId w:val="54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 xml:space="preserve">change Defendant Deposition status to "Engineer Depo - MPO Filed" </w:t>
      </w:r>
    </w:p>
    <w:p w14:paraId="16A19FBB" w14:textId="5643281D" w:rsidR="00502446" w:rsidRPr="00502446" w:rsidRDefault="00502446" w:rsidP="009A3CB7">
      <w:pPr>
        <w:pStyle w:val="DBH3"/>
      </w:pPr>
      <w:bookmarkStart w:id="90" w:name="_Toc130299684"/>
      <w:r w:rsidRPr="00502446">
        <w:t>Ps MPO (Ins Expert) changed</w:t>
      </w:r>
      <w:bookmarkEnd w:id="90"/>
    </w:p>
    <w:p w14:paraId="517976B7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Conditions:</w:t>
      </w:r>
    </w:p>
    <w:p w14:paraId="3BCC23A5" w14:textId="77777777" w:rsidR="00502446" w:rsidRPr="009A3CB7" w:rsidRDefault="00502446">
      <w:pPr>
        <w:pStyle w:val="Akapitzlist"/>
        <w:numPr>
          <w:ilvl w:val="0"/>
          <w:numId w:val="55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 xml:space="preserve">All: </w:t>
      </w:r>
    </w:p>
    <w:p w14:paraId="218050A1" w14:textId="77777777" w:rsidR="00502446" w:rsidRPr="009A3CB7" w:rsidRDefault="00502446">
      <w:pPr>
        <w:pStyle w:val="Akapitzlist"/>
        <w:numPr>
          <w:ilvl w:val="1"/>
          <w:numId w:val="55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Ps MPO (Ins Expert)</w:t>
      </w:r>
      <w:r w:rsidRPr="009A3CB7">
        <w:rPr>
          <w:rFonts w:cstheme="minorHAnsi"/>
          <w:szCs w:val="22"/>
        </w:rPr>
        <w:t xml:space="preserve"> is not empty</w:t>
      </w:r>
    </w:p>
    <w:p w14:paraId="52A1E23D" w14:textId="77777777" w:rsidR="00502446" w:rsidRPr="009A3CB7" w:rsidRDefault="00502446">
      <w:pPr>
        <w:pStyle w:val="Akapitzlist"/>
        <w:numPr>
          <w:ilvl w:val="1"/>
          <w:numId w:val="55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Ps MPO (Ins Expert)</w:t>
      </w:r>
      <w:r w:rsidRPr="009A3CB7">
        <w:rPr>
          <w:rFonts w:cstheme="minorHAnsi"/>
          <w:szCs w:val="22"/>
        </w:rPr>
        <w:t xml:space="preserve"> has changed</w:t>
      </w:r>
    </w:p>
    <w:p w14:paraId="27712F61" w14:textId="77777777" w:rsidR="00502446" w:rsidRPr="009A3CB7" w:rsidRDefault="00502446">
      <w:pPr>
        <w:pStyle w:val="Akapitzlist"/>
        <w:numPr>
          <w:ilvl w:val="1"/>
          <w:numId w:val="55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9A3CB7">
        <w:rPr>
          <w:rFonts w:cstheme="minorHAnsi"/>
          <w:szCs w:val="22"/>
        </w:rPr>
        <w:t xml:space="preserve"> is </w:t>
      </w:r>
      <w:r w:rsidRPr="009A3CB7">
        <w:rPr>
          <w:rStyle w:val="Uwydatnienie"/>
          <w:rFonts w:asciiTheme="minorHAnsi" w:hAnsiTheme="minorHAnsi" w:cstheme="minorHAnsi"/>
          <w:szCs w:val="22"/>
        </w:rPr>
        <w:t>0</w:t>
      </w:r>
    </w:p>
    <w:p w14:paraId="1A2972C3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Tasks:</w:t>
      </w:r>
    </w:p>
    <w:p w14:paraId="432472DD" w14:textId="77777777" w:rsidR="00502446" w:rsidRPr="009A3CB7" w:rsidRDefault="00502446">
      <w:pPr>
        <w:pStyle w:val="Akapitzlist"/>
        <w:numPr>
          <w:ilvl w:val="0"/>
          <w:numId w:val="55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>create a task for Scheduling Team - Hearings to "Coordinate hearing on Ps Motion for Protective Order (P Ins Expert) in"</w:t>
      </w:r>
    </w:p>
    <w:p w14:paraId="685761D3" w14:textId="77777777" w:rsidR="00502446" w:rsidRPr="009A3CB7" w:rsidRDefault="00502446">
      <w:pPr>
        <w:pStyle w:val="Akapitzlist"/>
        <w:numPr>
          <w:ilvl w:val="0"/>
          <w:numId w:val="55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 xml:space="preserve">set Defendant Deposition Status to Ins Expert Depo - MPO Filed </w:t>
      </w:r>
    </w:p>
    <w:p w14:paraId="7B50B7D0" w14:textId="50EAD528" w:rsidR="00502446" w:rsidRPr="00502446" w:rsidRDefault="00502446" w:rsidP="009A3CB7">
      <w:pPr>
        <w:pStyle w:val="DBH3"/>
      </w:pPr>
      <w:bookmarkStart w:id="91" w:name="_Toc130299685"/>
      <w:r w:rsidRPr="00502446">
        <w:t>Ps MPO (Insured) changed</w:t>
      </w:r>
      <w:bookmarkEnd w:id="91"/>
    </w:p>
    <w:p w14:paraId="62A8906F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Conditions:</w:t>
      </w:r>
    </w:p>
    <w:p w14:paraId="77B9E57C" w14:textId="77777777" w:rsidR="00502446" w:rsidRPr="009A3CB7" w:rsidRDefault="00502446">
      <w:pPr>
        <w:pStyle w:val="Akapitzlist"/>
        <w:numPr>
          <w:ilvl w:val="0"/>
          <w:numId w:val="56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 xml:space="preserve">All: </w:t>
      </w:r>
    </w:p>
    <w:p w14:paraId="31A5CD38" w14:textId="77777777" w:rsidR="00502446" w:rsidRPr="009A3CB7" w:rsidRDefault="00502446">
      <w:pPr>
        <w:pStyle w:val="Akapitzlist"/>
        <w:numPr>
          <w:ilvl w:val="1"/>
          <w:numId w:val="56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Ps MPO (Insured)</w:t>
      </w:r>
      <w:r w:rsidRPr="009A3CB7">
        <w:rPr>
          <w:rFonts w:cstheme="minorHAnsi"/>
          <w:szCs w:val="22"/>
        </w:rPr>
        <w:t xml:space="preserve"> has changed</w:t>
      </w:r>
    </w:p>
    <w:p w14:paraId="40BEAAE5" w14:textId="77777777" w:rsidR="00502446" w:rsidRPr="009A3CB7" w:rsidRDefault="00502446">
      <w:pPr>
        <w:pStyle w:val="Akapitzlist"/>
        <w:numPr>
          <w:ilvl w:val="1"/>
          <w:numId w:val="56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Ps MPO (Insured)</w:t>
      </w:r>
      <w:r w:rsidRPr="009A3CB7">
        <w:rPr>
          <w:rFonts w:cstheme="minorHAnsi"/>
          <w:szCs w:val="22"/>
        </w:rPr>
        <w:t xml:space="preserve"> is not empty</w:t>
      </w:r>
    </w:p>
    <w:p w14:paraId="6DAEECF4" w14:textId="77777777" w:rsidR="00502446" w:rsidRPr="009A3CB7" w:rsidRDefault="00502446">
      <w:pPr>
        <w:pStyle w:val="Akapitzlist"/>
        <w:numPr>
          <w:ilvl w:val="1"/>
          <w:numId w:val="56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9A3CB7">
        <w:rPr>
          <w:rFonts w:cstheme="minorHAnsi"/>
          <w:szCs w:val="22"/>
        </w:rPr>
        <w:t xml:space="preserve"> is </w:t>
      </w:r>
      <w:r w:rsidRPr="009A3CB7">
        <w:rPr>
          <w:rStyle w:val="Uwydatnienie"/>
          <w:rFonts w:asciiTheme="minorHAnsi" w:hAnsiTheme="minorHAnsi" w:cstheme="minorHAnsi"/>
          <w:szCs w:val="22"/>
        </w:rPr>
        <w:t>0</w:t>
      </w:r>
    </w:p>
    <w:p w14:paraId="2BDD2657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Tasks:</w:t>
      </w:r>
    </w:p>
    <w:p w14:paraId="5E14AC7F" w14:textId="77777777" w:rsidR="00502446" w:rsidRPr="009A3CB7" w:rsidRDefault="00502446">
      <w:pPr>
        <w:pStyle w:val="Akapitzlist"/>
        <w:numPr>
          <w:ilvl w:val="0"/>
          <w:numId w:val="56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>create a task for Scheduling Team - Hearings to "Coordinate hearing on Ps Motion for Protective Order (Insured) in"</w:t>
      </w:r>
    </w:p>
    <w:p w14:paraId="5A2A7C9F" w14:textId="77777777" w:rsidR="00502446" w:rsidRPr="009A3CB7" w:rsidRDefault="00502446">
      <w:pPr>
        <w:pStyle w:val="Akapitzlist"/>
        <w:numPr>
          <w:ilvl w:val="0"/>
          <w:numId w:val="56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 xml:space="preserve">Set Defendant Deposition Status to Insured Depo - MPO Filed </w:t>
      </w:r>
    </w:p>
    <w:p w14:paraId="2AFBBC99" w14:textId="77F4CA72" w:rsidR="00502446" w:rsidRPr="00502446" w:rsidRDefault="00502446" w:rsidP="009A3CB7">
      <w:pPr>
        <w:pStyle w:val="DBH3"/>
      </w:pPr>
      <w:bookmarkStart w:id="92" w:name="_Toc130299686"/>
      <w:r w:rsidRPr="00502446">
        <w:t>Ps MPO (Plaintiff) changed</w:t>
      </w:r>
      <w:bookmarkEnd w:id="92"/>
    </w:p>
    <w:p w14:paraId="167F1572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Conditions:</w:t>
      </w:r>
    </w:p>
    <w:p w14:paraId="2466846B" w14:textId="77777777" w:rsidR="00502446" w:rsidRPr="009A3CB7" w:rsidRDefault="00502446">
      <w:pPr>
        <w:pStyle w:val="Akapitzlist"/>
        <w:numPr>
          <w:ilvl w:val="0"/>
          <w:numId w:val="57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 xml:space="preserve">All: </w:t>
      </w:r>
    </w:p>
    <w:p w14:paraId="0BF2B3B9" w14:textId="77777777" w:rsidR="00502446" w:rsidRPr="009A3CB7" w:rsidRDefault="00502446">
      <w:pPr>
        <w:pStyle w:val="Akapitzlist"/>
        <w:numPr>
          <w:ilvl w:val="1"/>
          <w:numId w:val="57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Ps MPO (Plaintiff)</w:t>
      </w:r>
      <w:r w:rsidRPr="009A3CB7">
        <w:rPr>
          <w:rFonts w:cstheme="minorHAnsi"/>
          <w:szCs w:val="22"/>
        </w:rPr>
        <w:t xml:space="preserve"> has changed</w:t>
      </w:r>
    </w:p>
    <w:p w14:paraId="78E5722E" w14:textId="77777777" w:rsidR="00502446" w:rsidRPr="009A3CB7" w:rsidRDefault="00502446">
      <w:pPr>
        <w:pStyle w:val="Akapitzlist"/>
        <w:numPr>
          <w:ilvl w:val="1"/>
          <w:numId w:val="57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Ps MPO (Plaintiff)</w:t>
      </w:r>
      <w:r w:rsidRPr="009A3CB7">
        <w:rPr>
          <w:rFonts w:cstheme="minorHAnsi"/>
          <w:szCs w:val="22"/>
        </w:rPr>
        <w:t xml:space="preserve"> is not empty</w:t>
      </w:r>
    </w:p>
    <w:p w14:paraId="155A54D6" w14:textId="77777777" w:rsidR="00502446" w:rsidRPr="009A3CB7" w:rsidRDefault="00502446">
      <w:pPr>
        <w:pStyle w:val="Akapitzlist"/>
        <w:numPr>
          <w:ilvl w:val="1"/>
          <w:numId w:val="57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9A3CB7">
        <w:rPr>
          <w:rFonts w:cstheme="minorHAnsi"/>
          <w:szCs w:val="22"/>
        </w:rPr>
        <w:t xml:space="preserve"> is </w:t>
      </w:r>
      <w:r w:rsidRPr="009A3CB7">
        <w:rPr>
          <w:rStyle w:val="Uwydatnienie"/>
          <w:rFonts w:asciiTheme="minorHAnsi" w:hAnsiTheme="minorHAnsi" w:cstheme="minorHAnsi"/>
          <w:szCs w:val="22"/>
        </w:rPr>
        <w:t>0</w:t>
      </w:r>
    </w:p>
    <w:p w14:paraId="4055B1B4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Tasks:</w:t>
      </w:r>
    </w:p>
    <w:p w14:paraId="328F29F9" w14:textId="77777777" w:rsidR="00502446" w:rsidRPr="009A3CB7" w:rsidRDefault="00502446">
      <w:pPr>
        <w:pStyle w:val="Akapitzlist"/>
        <w:numPr>
          <w:ilvl w:val="0"/>
          <w:numId w:val="57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lastRenderedPageBreak/>
        <w:t>create a task for Scheduling Team - Hearings to "Coordinate hearing on Ps Motion for Protective Order (Plaintiff) in"</w:t>
      </w:r>
    </w:p>
    <w:p w14:paraId="3949F84B" w14:textId="77777777" w:rsidR="00502446" w:rsidRPr="009A3CB7" w:rsidRDefault="00502446">
      <w:pPr>
        <w:pStyle w:val="Akapitzlist"/>
        <w:numPr>
          <w:ilvl w:val="0"/>
          <w:numId w:val="57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 xml:space="preserve">Set Defendant Deposition Status to Plaintiff Depo - MPO Filed </w:t>
      </w:r>
    </w:p>
    <w:p w14:paraId="65C72FFB" w14:textId="1F75F853" w:rsidR="00502446" w:rsidRPr="00502446" w:rsidRDefault="00502446" w:rsidP="009A3CB7">
      <w:pPr>
        <w:pStyle w:val="DBH3"/>
      </w:pPr>
      <w:bookmarkStart w:id="93" w:name="_Toc130299687"/>
      <w:r w:rsidRPr="00502446">
        <w:t>Ps MPO (Pricing Expert) changed</w:t>
      </w:r>
      <w:bookmarkEnd w:id="93"/>
    </w:p>
    <w:p w14:paraId="2588AF1D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Conditions:</w:t>
      </w:r>
    </w:p>
    <w:p w14:paraId="07B2B9D7" w14:textId="77777777" w:rsidR="00502446" w:rsidRPr="009A3CB7" w:rsidRDefault="00502446">
      <w:pPr>
        <w:pStyle w:val="Akapitzlist"/>
        <w:numPr>
          <w:ilvl w:val="0"/>
          <w:numId w:val="58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 xml:space="preserve">All: </w:t>
      </w:r>
    </w:p>
    <w:p w14:paraId="6E901976" w14:textId="77777777" w:rsidR="00502446" w:rsidRPr="009A3CB7" w:rsidRDefault="00502446">
      <w:pPr>
        <w:pStyle w:val="Akapitzlist"/>
        <w:numPr>
          <w:ilvl w:val="1"/>
          <w:numId w:val="58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Ps MPO (Pricing Expert)</w:t>
      </w:r>
      <w:r w:rsidRPr="009A3CB7">
        <w:rPr>
          <w:rFonts w:cstheme="minorHAnsi"/>
          <w:szCs w:val="22"/>
        </w:rPr>
        <w:t xml:space="preserve"> is not empty</w:t>
      </w:r>
    </w:p>
    <w:p w14:paraId="292DB217" w14:textId="77777777" w:rsidR="00502446" w:rsidRPr="009A3CB7" w:rsidRDefault="00502446">
      <w:pPr>
        <w:pStyle w:val="Akapitzlist"/>
        <w:numPr>
          <w:ilvl w:val="1"/>
          <w:numId w:val="58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Ps MPO (Pricing Expert)</w:t>
      </w:r>
      <w:r w:rsidRPr="009A3CB7">
        <w:rPr>
          <w:rFonts w:cstheme="minorHAnsi"/>
          <w:szCs w:val="22"/>
        </w:rPr>
        <w:t xml:space="preserve"> has changed</w:t>
      </w:r>
    </w:p>
    <w:p w14:paraId="5915D753" w14:textId="77777777" w:rsidR="00502446" w:rsidRPr="009A3CB7" w:rsidRDefault="00502446">
      <w:pPr>
        <w:pStyle w:val="Akapitzlist"/>
        <w:numPr>
          <w:ilvl w:val="1"/>
          <w:numId w:val="58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9A3CB7">
        <w:rPr>
          <w:rFonts w:cstheme="minorHAnsi"/>
          <w:szCs w:val="22"/>
        </w:rPr>
        <w:t xml:space="preserve"> is </w:t>
      </w:r>
      <w:r w:rsidRPr="009A3CB7">
        <w:rPr>
          <w:rStyle w:val="Uwydatnienie"/>
          <w:rFonts w:asciiTheme="minorHAnsi" w:hAnsiTheme="minorHAnsi" w:cstheme="minorHAnsi"/>
          <w:szCs w:val="22"/>
        </w:rPr>
        <w:t>0</w:t>
      </w:r>
    </w:p>
    <w:p w14:paraId="2ED1592E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Tasks:</w:t>
      </w:r>
    </w:p>
    <w:p w14:paraId="3057070A" w14:textId="77777777" w:rsidR="00502446" w:rsidRPr="009A3CB7" w:rsidRDefault="00502446">
      <w:pPr>
        <w:pStyle w:val="Akapitzlist"/>
        <w:numPr>
          <w:ilvl w:val="0"/>
          <w:numId w:val="58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>create a task for Scheduling Team - Hearings to "Coordinate hearing on Ps Motion for Protective Order (Ps Pricing Expert) in"</w:t>
      </w:r>
    </w:p>
    <w:p w14:paraId="15B5CF7F" w14:textId="77777777" w:rsidR="00502446" w:rsidRPr="009A3CB7" w:rsidRDefault="00502446">
      <w:pPr>
        <w:pStyle w:val="Akapitzlist"/>
        <w:numPr>
          <w:ilvl w:val="0"/>
          <w:numId w:val="58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 xml:space="preserve">change Defendant Deposition Satatus to "Pricing Expert Depo - MPO Filed" </w:t>
      </w:r>
    </w:p>
    <w:p w14:paraId="7AE5EBD6" w14:textId="08CEDF81" w:rsidR="00502446" w:rsidRPr="00502446" w:rsidRDefault="00502446" w:rsidP="009A3CB7">
      <w:pPr>
        <w:pStyle w:val="DBH3"/>
      </w:pPr>
      <w:bookmarkStart w:id="94" w:name="_Toc130299688"/>
      <w:r w:rsidRPr="00502446">
        <w:t>Ps Pricing Expert Depo Date changed</w:t>
      </w:r>
      <w:bookmarkEnd w:id="94"/>
    </w:p>
    <w:p w14:paraId="6195737E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Conditions:</w:t>
      </w:r>
    </w:p>
    <w:p w14:paraId="3D7C8144" w14:textId="77777777" w:rsidR="00502446" w:rsidRPr="009A3CB7" w:rsidRDefault="00502446">
      <w:pPr>
        <w:pStyle w:val="Akapitzlist"/>
        <w:numPr>
          <w:ilvl w:val="0"/>
          <w:numId w:val="59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 xml:space="preserve">All: </w:t>
      </w:r>
    </w:p>
    <w:p w14:paraId="6C77D508" w14:textId="77777777" w:rsidR="00502446" w:rsidRPr="009A3CB7" w:rsidRDefault="00502446">
      <w:pPr>
        <w:pStyle w:val="Akapitzlist"/>
        <w:numPr>
          <w:ilvl w:val="1"/>
          <w:numId w:val="59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Ps Pricing Expert Depo Date</w:t>
      </w:r>
      <w:r w:rsidRPr="009A3CB7">
        <w:rPr>
          <w:rFonts w:cstheme="minorHAnsi"/>
          <w:szCs w:val="22"/>
        </w:rPr>
        <w:t xml:space="preserve"> has changed</w:t>
      </w:r>
    </w:p>
    <w:p w14:paraId="4C34911C" w14:textId="77777777" w:rsidR="00502446" w:rsidRPr="009A3CB7" w:rsidRDefault="00502446">
      <w:pPr>
        <w:pStyle w:val="Akapitzlist"/>
        <w:numPr>
          <w:ilvl w:val="1"/>
          <w:numId w:val="59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Ps Pricing Expert Depo Date</w:t>
      </w:r>
      <w:r w:rsidRPr="009A3CB7">
        <w:rPr>
          <w:rFonts w:cstheme="minorHAnsi"/>
          <w:szCs w:val="22"/>
        </w:rPr>
        <w:t xml:space="preserve"> is not empty</w:t>
      </w:r>
    </w:p>
    <w:p w14:paraId="17AFCD18" w14:textId="77777777" w:rsidR="00502446" w:rsidRPr="009A3CB7" w:rsidRDefault="00502446">
      <w:pPr>
        <w:pStyle w:val="Akapitzlist"/>
        <w:numPr>
          <w:ilvl w:val="1"/>
          <w:numId w:val="59"/>
        </w:numPr>
        <w:rPr>
          <w:rFonts w:cstheme="minorHAnsi"/>
          <w:szCs w:val="22"/>
        </w:rPr>
      </w:pPr>
      <w:r w:rsidRPr="009A3CB7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9A3CB7">
        <w:rPr>
          <w:rFonts w:cstheme="minorHAnsi"/>
          <w:szCs w:val="22"/>
        </w:rPr>
        <w:t xml:space="preserve"> is </w:t>
      </w:r>
      <w:r w:rsidRPr="009A3CB7">
        <w:rPr>
          <w:rStyle w:val="Uwydatnienie"/>
          <w:rFonts w:asciiTheme="minorHAnsi" w:hAnsiTheme="minorHAnsi" w:cstheme="minorHAnsi"/>
          <w:szCs w:val="22"/>
        </w:rPr>
        <w:t>0</w:t>
      </w:r>
    </w:p>
    <w:p w14:paraId="3457E1EE" w14:textId="77777777" w:rsidR="00502446" w:rsidRPr="00502446" w:rsidRDefault="00502446" w:rsidP="00502446">
      <w:pPr>
        <w:rPr>
          <w:rFonts w:cstheme="minorHAnsi"/>
          <w:szCs w:val="22"/>
        </w:rPr>
      </w:pPr>
      <w:r w:rsidRPr="00502446">
        <w:rPr>
          <w:rFonts w:cstheme="minorHAnsi"/>
          <w:szCs w:val="22"/>
        </w:rPr>
        <w:t>Tasks:</w:t>
      </w:r>
    </w:p>
    <w:p w14:paraId="2A832700" w14:textId="77777777" w:rsidR="00502446" w:rsidRPr="009A3CB7" w:rsidRDefault="00502446">
      <w:pPr>
        <w:pStyle w:val="Akapitzlist"/>
        <w:numPr>
          <w:ilvl w:val="0"/>
          <w:numId w:val="59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>add calendar event to Assigned and Case Manager "Deposition of P's Pricing Expert in"</w:t>
      </w:r>
    </w:p>
    <w:p w14:paraId="047C060B" w14:textId="77777777" w:rsidR="00502446" w:rsidRPr="009A3CB7" w:rsidRDefault="00502446">
      <w:pPr>
        <w:pStyle w:val="Akapitzlist"/>
        <w:numPr>
          <w:ilvl w:val="0"/>
          <w:numId w:val="59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>create task for Scheduling Team - Depositions to "Send calendar invite and confirmation email to P's Pricing Expert in"</w:t>
      </w:r>
    </w:p>
    <w:p w14:paraId="25007BB6" w14:textId="77777777" w:rsidR="00502446" w:rsidRPr="009A3CB7" w:rsidRDefault="00502446">
      <w:pPr>
        <w:pStyle w:val="Akapitzlist"/>
        <w:numPr>
          <w:ilvl w:val="0"/>
          <w:numId w:val="59"/>
        </w:numPr>
        <w:rPr>
          <w:rFonts w:cstheme="minorHAnsi"/>
          <w:szCs w:val="22"/>
        </w:rPr>
      </w:pPr>
      <w:r w:rsidRPr="009A3CB7">
        <w:rPr>
          <w:rFonts w:cstheme="minorHAnsi"/>
          <w:szCs w:val="22"/>
        </w:rPr>
        <w:t>Set Defendant Deposition Status to Pricing Expert Depo - Set</w:t>
      </w:r>
    </w:p>
    <w:p w14:paraId="783FF820" w14:textId="19A5245E" w:rsidR="00502446" w:rsidRDefault="002D7123" w:rsidP="002D7123">
      <w:pPr>
        <w:pStyle w:val="DBH2"/>
      </w:pPr>
      <w:bookmarkStart w:id="95" w:name="_Toc130299689"/>
      <w:r w:rsidRPr="002D7123">
        <w:t>Module: Cases, Section: Defendant Discovery</w:t>
      </w:r>
      <w:bookmarkEnd w:id="95"/>
    </w:p>
    <w:p w14:paraId="7DC2E7B5" w14:textId="14437578" w:rsidR="002D7123" w:rsidRPr="002D7123" w:rsidRDefault="002D7123" w:rsidP="002D7123">
      <w:pPr>
        <w:pStyle w:val="DBH3"/>
        <w:rPr>
          <w:lang w:val="pl-PL" w:eastAsia="pl-PL"/>
        </w:rPr>
      </w:pPr>
      <w:bookmarkStart w:id="96" w:name="_Toc130299690"/>
      <w:r w:rsidRPr="002D7123">
        <w:t>Change of Defendant Discovery Status</w:t>
      </w:r>
      <w:bookmarkEnd w:id="96"/>
    </w:p>
    <w:p w14:paraId="393FFCF2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Conditions:</w:t>
      </w:r>
    </w:p>
    <w:p w14:paraId="66D7A2DC" w14:textId="77777777" w:rsidR="002D7123" w:rsidRPr="002D7123" w:rsidRDefault="002D7123">
      <w:pPr>
        <w:pStyle w:val="Akapitzlist"/>
        <w:numPr>
          <w:ilvl w:val="0"/>
          <w:numId w:val="60"/>
        </w:num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 xml:space="preserve">All: </w:t>
      </w:r>
    </w:p>
    <w:p w14:paraId="798FAEAE" w14:textId="77777777" w:rsidR="002D7123" w:rsidRPr="002D7123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2D7123">
        <w:rPr>
          <w:rStyle w:val="Pogrubienie"/>
          <w:rFonts w:cstheme="minorHAnsi"/>
          <w:b w:val="0"/>
          <w:bCs w:val="0"/>
          <w:szCs w:val="22"/>
        </w:rPr>
        <w:t>Defendant Discovery Status</w:t>
      </w:r>
      <w:r w:rsidRPr="002D7123">
        <w:rPr>
          <w:rFonts w:cstheme="minorHAnsi"/>
          <w:szCs w:val="22"/>
        </w:rPr>
        <w:t xml:space="preserve"> has changed</w:t>
      </w:r>
    </w:p>
    <w:p w14:paraId="182D4479" w14:textId="77777777" w:rsidR="002D7123" w:rsidRPr="002D7123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2D7123">
        <w:rPr>
          <w:rStyle w:val="Pogrubienie"/>
          <w:rFonts w:cstheme="minorHAnsi"/>
          <w:b w:val="0"/>
          <w:bCs w:val="0"/>
          <w:szCs w:val="22"/>
        </w:rPr>
        <w:t>Defendant Discovery Status</w:t>
      </w:r>
      <w:r w:rsidRPr="002D7123">
        <w:rPr>
          <w:rFonts w:cstheme="minorHAnsi"/>
          <w:szCs w:val="22"/>
        </w:rPr>
        <w:t xml:space="preserve"> is not empty</w:t>
      </w:r>
    </w:p>
    <w:p w14:paraId="2A880630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lastRenderedPageBreak/>
        <w:t>Tasks:</w:t>
      </w:r>
    </w:p>
    <w:p w14:paraId="3F62372E" w14:textId="77777777" w:rsidR="002D7123" w:rsidRPr="002D7123" w:rsidRDefault="002D7123">
      <w:pPr>
        <w:pStyle w:val="Akapitzlist"/>
        <w:numPr>
          <w:ilvl w:val="0"/>
          <w:numId w:val="60"/>
        </w:num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 xml:space="preserve">Update Status, Status Age, Status Date, Stage </w:t>
      </w:r>
    </w:p>
    <w:p w14:paraId="35EBAE16" w14:textId="157302AD" w:rsidR="002D7123" w:rsidRPr="002D7123" w:rsidRDefault="002D7123" w:rsidP="002D7123">
      <w:pPr>
        <w:pStyle w:val="DBH3"/>
      </w:pPr>
      <w:bookmarkStart w:id="97" w:name="_Toc130299691"/>
      <w:r w:rsidRPr="002D7123">
        <w:t>Defendnat Discovery change to 1st Disco Set - Ds MTC Better Responses</w:t>
      </w:r>
      <w:bookmarkEnd w:id="97"/>
    </w:p>
    <w:p w14:paraId="2D825BAF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Conditions:</w:t>
      </w:r>
    </w:p>
    <w:p w14:paraId="7D040C4E" w14:textId="77777777" w:rsidR="002D7123" w:rsidRPr="002D7123" w:rsidRDefault="002D7123">
      <w:pPr>
        <w:pStyle w:val="Akapitzlist"/>
        <w:numPr>
          <w:ilvl w:val="0"/>
          <w:numId w:val="60"/>
        </w:num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 xml:space="preserve">All: </w:t>
      </w:r>
    </w:p>
    <w:p w14:paraId="1F591455" w14:textId="77777777" w:rsidR="002D7123" w:rsidRPr="002D7123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2D7123">
        <w:rPr>
          <w:rStyle w:val="Pogrubienie"/>
          <w:rFonts w:cstheme="minorHAnsi"/>
          <w:b w:val="0"/>
          <w:bCs w:val="0"/>
          <w:szCs w:val="22"/>
        </w:rPr>
        <w:t>Defendant Discovery Status</w:t>
      </w:r>
      <w:r w:rsidRPr="002D7123">
        <w:rPr>
          <w:rFonts w:cstheme="minorHAnsi"/>
          <w:szCs w:val="22"/>
        </w:rPr>
        <w:t xml:space="preserve"> has changed</w:t>
      </w:r>
    </w:p>
    <w:p w14:paraId="376DCE6E" w14:textId="77777777" w:rsidR="002D7123" w:rsidRPr="002D7123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2D7123">
        <w:rPr>
          <w:rStyle w:val="Pogrubienie"/>
          <w:rFonts w:cstheme="minorHAnsi"/>
          <w:b w:val="0"/>
          <w:bCs w:val="0"/>
          <w:szCs w:val="22"/>
        </w:rPr>
        <w:t>Defendant Discovery Status</w:t>
      </w:r>
      <w:r w:rsidRPr="002D7123">
        <w:rPr>
          <w:rFonts w:cstheme="minorHAnsi"/>
          <w:szCs w:val="22"/>
        </w:rPr>
        <w:t xml:space="preserve"> is </w:t>
      </w:r>
      <w:r w:rsidRPr="002D7123">
        <w:rPr>
          <w:rStyle w:val="Uwydatnienie"/>
          <w:rFonts w:asciiTheme="minorHAnsi" w:hAnsiTheme="minorHAnsi" w:cstheme="minorHAnsi"/>
          <w:szCs w:val="22"/>
        </w:rPr>
        <w:t>1st Disco Set - Ds MTC Better Responses</w:t>
      </w:r>
    </w:p>
    <w:p w14:paraId="0A952BBB" w14:textId="77777777" w:rsidR="002D7123" w:rsidRPr="002D7123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2D712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2D7123">
        <w:rPr>
          <w:rFonts w:cstheme="minorHAnsi"/>
          <w:szCs w:val="22"/>
        </w:rPr>
        <w:t xml:space="preserve"> is </w:t>
      </w:r>
      <w:r w:rsidRPr="002D7123">
        <w:rPr>
          <w:rStyle w:val="Uwydatnienie"/>
          <w:rFonts w:asciiTheme="minorHAnsi" w:hAnsiTheme="minorHAnsi" w:cstheme="minorHAnsi"/>
          <w:szCs w:val="22"/>
        </w:rPr>
        <w:t>0</w:t>
      </w:r>
    </w:p>
    <w:p w14:paraId="06F6DFF2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Tasks:</w:t>
      </w:r>
    </w:p>
    <w:p w14:paraId="47F9EE67" w14:textId="77777777" w:rsidR="002D7123" w:rsidRPr="002D7123" w:rsidRDefault="002D7123">
      <w:pPr>
        <w:pStyle w:val="Akapitzlist"/>
        <w:numPr>
          <w:ilvl w:val="0"/>
          <w:numId w:val="60"/>
        </w:num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 xml:space="preserve">create task for Assigned Attorney to "Review and draft Response to Ds MTC Better Responses in or provide better responses" </w:t>
      </w:r>
    </w:p>
    <w:p w14:paraId="5A3BB4B1" w14:textId="3B321A03" w:rsidR="002D7123" w:rsidRPr="002D7123" w:rsidRDefault="002D7123" w:rsidP="002D7123">
      <w:pPr>
        <w:pStyle w:val="DBH3"/>
      </w:pPr>
      <w:bookmarkStart w:id="98" w:name="_Toc130299692"/>
      <w:r w:rsidRPr="002D7123">
        <w:t>Defendnat Discovery change to 1st Disco Set - Ds MTC Responses</w:t>
      </w:r>
      <w:bookmarkEnd w:id="98"/>
    </w:p>
    <w:p w14:paraId="3F8FCAE2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Conditions:</w:t>
      </w:r>
    </w:p>
    <w:p w14:paraId="0A671F1D" w14:textId="77777777" w:rsidR="002D7123" w:rsidRPr="002D7123" w:rsidRDefault="002D7123">
      <w:pPr>
        <w:pStyle w:val="Akapitzlist"/>
        <w:numPr>
          <w:ilvl w:val="0"/>
          <w:numId w:val="60"/>
        </w:num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 xml:space="preserve">All: </w:t>
      </w:r>
    </w:p>
    <w:p w14:paraId="31215B4D" w14:textId="77777777" w:rsidR="002D7123" w:rsidRPr="002D7123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2D7123">
        <w:rPr>
          <w:rStyle w:val="Pogrubienie"/>
          <w:rFonts w:cstheme="minorHAnsi"/>
          <w:b w:val="0"/>
          <w:bCs w:val="0"/>
          <w:szCs w:val="22"/>
        </w:rPr>
        <w:t>Defendant Discovery Status</w:t>
      </w:r>
      <w:r w:rsidRPr="002D7123">
        <w:rPr>
          <w:rFonts w:cstheme="minorHAnsi"/>
          <w:szCs w:val="22"/>
        </w:rPr>
        <w:t xml:space="preserve"> has changed</w:t>
      </w:r>
    </w:p>
    <w:p w14:paraId="67B8628D" w14:textId="77777777" w:rsidR="002D7123" w:rsidRPr="002D7123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2D7123">
        <w:rPr>
          <w:rStyle w:val="Pogrubienie"/>
          <w:rFonts w:cstheme="minorHAnsi"/>
          <w:b w:val="0"/>
          <w:bCs w:val="0"/>
          <w:szCs w:val="22"/>
        </w:rPr>
        <w:t>Defendant Discovery Status</w:t>
      </w:r>
      <w:r w:rsidRPr="002D7123">
        <w:rPr>
          <w:rFonts w:cstheme="minorHAnsi"/>
          <w:szCs w:val="22"/>
        </w:rPr>
        <w:t xml:space="preserve"> is </w:t>
      </w:r>
      <w:r w:rsidRPr="002D7123">
        <w:rPr>
          <w:rStyle w:val="Uwydatnienie"/>
          <w:rFonts w:asciiTheme="minorHAnsi" w:hAnsiTheme="minorHAnsi" w:cstheme="minorHAnsi"/>
          <w:szCs w:val="22"/>
        </w:rPr>
        <w:t>1st Disco Set - Ds MTC Responses</w:t>
      </w:r>
    </w:p>
    <w:p w14:paraId="27A9A34D" w14:textId="77777777" w:rsidR="002D7123" w:rsidRPr="002D7123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2D712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2D7123">
        <w:rPr>
          <w:rFonts w:cstheme="minorHAnsi"/>
          <w:szCs w:val="22"/>
        </w:rPr>
        <w:t xml:space="preserve"> is </w:t>
      </w:r>
      <w:r w:rsidRPr="002D7123">
        <w:rPr>
          <w:rStyle w:val="Uwydatnienie"/>
          <w:rFonts w:asciiTheme="minorHAnsi" w:hAnsiTheme="minorHAnsi" w:cstheme="minorHAnsi"/>
          <w:szCs w:val="22"/>
        </w:rPr>
        <w:t>0</w:t>
      </w:r>
    </w:p>
    <w:p w14:paraId="0C39FDAA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Tasks:</w:t>
      </w:r>
    </w:p>
    <w:p w14:paraId="27C52B71" w14:textId="77777777" w:rsidR="002D7123" w:rsidRPr="002D7123" w:rsidRDefault="002D7123">
      <w:pPr>
        <w:pStyle w:val="Akapitzlist"/>
        <w:numPr>
          <w:ilvl w:val="0"/>
          <w:numId w:val="60"/>
        </w:num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 xml:space="preserve">create task for Assigned Attorney to "Review and draft response to Ds MTC Responses in or provide discovery responses" </w:t>
      </w:r>
    </w:p>
    <w:p w14:paraId="522048DE" w14:textId="4F64D59F" w:rsidR="002D7123" w:rsidRPr="002D7123" w:rsidRDefault="002D7123" w:rsidP="002D7123">
      <w:pPr>
        <w:pStyle w:val="DBH3"/>
      </w:pPr>
      <w:bookmarkStart w:id="99" w:name="_Toc130299693"/>
      <w:r w:rsidRPr="002D7123">
        <w:t>Defendnat Discovery change to 1st Disco Set - Response Pending Review</w:t>
      </w:r>
      <w:bookmarkEnd w:id="99"/>
    </w:p>
    <w:p w14:paraId="3B985D0B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Conditions:</w:t>
      </w:r>
    </w:p>
    <w:p w14:paraId="5F363427" w14:textId="77777777" w:rsidR="002D7123" w:rsidRPr="002D7123" w:rsidRDefault="002D7123">
      <w:pPr>
        <w:pStyle w:val="Akapitzlist"/>
        <w:numPr>
          <w:ilvl w:val="0"/>
          <w:numId w:val="60"/>
        </w:num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 xml:space="preserve">All: </w:t>
      </w:r>
    </w:p>
    <w:p w14:paraId="3D7BAF1C" w14:textId="77777777" w:rsidR="002D7123" w:rsidRPr="002D7123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2D7123">
        <w:rPr>
          <w:rStyle w:val="Pogrubienie"/>
          <w:rFonts w:cstheme="minorHAnsi"/>
          <w:b w:val="0"/>
          <w:bCs w:val="0"/>
          <w:szCs w:val="22"/>
        </w:rPr>
        <w:t>Defendant Discovery Status</w:t>
      </w:r>
      <w:r w:rsidRPr="002D7123">
        <w:rPr>
          <w:rFonts w:cstheme="minorHAnsi"/>
          <w:szCs w:val="22"/>
        </w:rPr>
        <w:t xml:space="preserve"> has changed</w:t>
      </w:r>
    </w:p>
    <w:p w14:paraId="4CF99113" w14:textId="77777777" w:rsidR="002D7123" w:rsidRPr="002D7123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2D7123">
        <w:rPr>
          <w:rStyle w:val="Pogrubienie"/>
          <w:rFonts w:cstheme="minorHAnsi"/>
          <w:b w:val="0"/>
          <w:bCs w:val="0"/>
          <w:szCs w:val="22"/>
        </w:rPr>
        <w:t>Defendant Discovery Status</w:t>
      </w:r>
      <w:r w:rsidRPr="002D7123">
        <w:rPr>
          <w:rFonts w:cstheme="minorHAnsi"/>
          <w:szCs w:val="22"/>
        </w:rPr>
        <w:t xml:space="preserve"> is </w:t>
      </w:r>
      <w:r w:rsidRPr="002D7123">
        <w:rPr>
          <w:rStyle w:val="Uwydatnienie"/>
          <w:rFonts w:asciiTheme="minorHAnsi" w:hAnsiTheme="minorHAnsi" w:cstheme="minorHAnsi"/>
          <w:szCs w:val="22"/>
        </w:rPr>
        <w:t>1st Disco Set - Response Pending Review</w:t>
      </w:r>
    </w:p>
    <w:p w14:paraId="1D3F5FD2" w14:textId="77777777" w:rsidR="002D7123" w:rsidRPr="002D7123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2D712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2D7123">
        <w:rPr>
          <w:rFonts w:cstheme="minorHAnsi"/>
          <w:szCs w:val="22"/>
        </w:rPr>
        <w:t xml:space="preserve"> is </w:t>
      </w:r>
      <w:r w:rsidRPr="002D7123">
        <w:rPr>
          <w:rStyle w:val="Uwydatnienie"/>
          <w:rFonts w:asciiTheme="minorHAnsi" w:hAnsiTheme="minorHAnsi" w:cstheme="minorHAnsi"/>
          <w:szCs w:val="22"/>
        </w:rPr>
        <w:t>0</w:t>
      </w:r>
    </w:p>
    <w:p w14:paraId="294E68F2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Tasks:</w:t>
      </w:r>
    </w:p>
    <w:p w14:paraId="401CDA84" w14:textId="77777777" w:rsidR="002D7123" w:rsidRPr="002D7123" w:rsidRDefault="002D7123">
      <w:pPr>
        <w:pStyle w:val="Akapitzlist"/>
        <w:numPr>
          <w:ilvl w:val="0"/>
          <w:numId w:val="60"/>
        </w:num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 xml:space="preserve">create task for Assigned Attorney to "Review Discovery Responses Draft to 1st Set in" </w:t>
      </w:r>
    </w:p>
    <w:p w14:paraId="2DF7C22F" w14:textId="51858B4A" w:rsidR="002D7123" w:rsidRPr="002D7123" w:rsidRDefault="002D7123" w:rsidP="002D7123">
      <w:pPr>
        <w:pStyle w:val="DBH3"/>
      </w:pPr>
      <w:bookmarkStart w:id="100" w:name="_Toc130299694"/>
      <w:r w:rsidRPr="002D7123">
        <w:t>Defendnat Discovery change to 1st Disco Set - Response Served</w:t>
      </w:r>
      <w:bookmarkEnd w:id="100"/>
    </w:p>
    <w:p w14:paraId="14E162D0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Conditions:</w:t>
      </w:r>
    </w:p>
    <w:p w14:paraId="259881F5" w14:textId="77777777" w:rsidR="002D7123" w:rsidRPr="002D7123" w:rsidRDefault="002D7123">
      <w:pPr>
        <w:pStyle w:val="Akapitzlist"/>
        <w:numPr>
          <w:ilvl w:val="0"/>
          <w:numId w:val="60"/>
        </w:num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lastRenderedPageBreak/>
        <w:t xml:space="preserve">All: </w:t>
      </w:r>
    </w:p>
    <w:p w14:paraId="66BE56EA" w14:textId="77777777" w:rsidR="002D7123" w:rsidRPr="002D7123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2D7123">
        <w:rPr>
          <w:rStyle w:val="Pogrubienie"/>
          <w:rFonts w:cstheme="minorHAnsi"/>
          <w:b w:val="0"/>
          <w:bCs w:val="0"/>
          <w:szCs w:val="22"/>
        </w:rPr>
        <w:t>Defendant Discovery Status</w:t>
      </w:r>
      <w:r w:rsidRPr="002D7123">
        <w:rPr>
          <w:rFonts w:cstheme="minorHAnsi"/>
          <w:szCs w:val="22"/>
        </w:rPr>
        <w:t xml:space="preserve"> has changed</w:t>
      </w:r>
    </w:p>
    <w:p w14:paraId="2F1930B7" w14:textId="77777777" w:rsidR="002D7123" w:rsidRPr="002D7123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2D7123">
        <w:rPr>
          <w:rStyle w:val="Pogrubienie"/>
          <w:rFonts w:cstheme="minorHAnsi"/>
          <w:b w:val="0"/>
          <w:bCs w:val="0"/>
          <w:szCs w:val="22"/>
        </w:rPr>
        <w:t>Defendant Discovery Status</w:t>
      </w:r>
      <w:r w:rsidRPr="002D7123">
        <w:rPr>
          <w:rFonts w:cstheme="minorHAnsi"/>
          <w:szCs w:val="22"/>
        </w:rPr>
        <w:t xml:space="preserve"> is </w:t>
      </w:r>
      <w:r w:rsidRPr="002D7123">
        <w:rPr>
          <w:rStyle w:val="Uwydatnienie"/>
          <w:rFonts w:asciiTheme="minorHAnsi" w:hAnsiTheme="minorHAnsi" w:cstheme="minorHAnsi"/>
          <w:szCs w:val="22"/>
        </w:rPr>
        <w:t>1st Disco Set - Response Served</w:t>
      </w:r>
    </w:p>
    <w:p w14:paraId="746EB0EC" w14:textId="77777777" w:rsidR="002D7123" w:rsidRPr="002D7123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2D712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2D7123">
        <w:rPr>
          <w:rFonts w:cstheme="minorHAnsi"/>
          <w:szCs w:val="22"/>
        </w:rPr>
        <w:t xml:space="preserve"> is </w:t>
      </w:r>
      <w:r w:rsidRPr="002D7123">
        <w:rPr>
          <w:rStyle w:val="Uwydatnienie"/>
          <w:rFonts w:asciiTheme="minorHAnsi" w:hAnsiTheme="minorHAnsi" w:cstheme="minorHAnsi"/>
          <w:szCs w:val="22"/>
        </w:rPr>
        <w:t>0</w:t>
      </w:r>
    </w:p>
    <w:p w14:paraId="1ABC7548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Tasks:</w:t>
      </w:r>
    </w:p>
    <w:p w14:paraId="4AEC0C58" w14:textId="77777777" w:rsidR="002D7123" w:rsidRPr="002D7123" w:rsidRDefault="002D7123">
      <w:pPr>
        <w:pStyle w:val="Akapitzlist"/>
        <w:numPr>
          <w:ilvl w:val="0"/>
          <w:numId w:val="60"/>
        </w:num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 xml:space="preserve">add date to "Ds 1st Disco Set - Response Served" </w:t>
      </w:r>
    </w:p>
    <w:p w14:paraId="5CA266DB" w14:textId="63EBC551" w:rsidR="002D7123" w:rsidRPr="002D7123" w:rsidRDefault="002D7123" w:rsidP="002D7123">
      <w:pPr>
        <w:pStyle w:val="DBH3"/>
      </w:pPr>
      <w:bookmarkStart w:id="101" w:name="_Toc130299695"/>
      <w:r w:rsidRPr="002D7123">
        <w:t>Defendnat Discovery change to 2nd Disco Set - Ds MTC Better Responses</w:t>
      </w:r>
      <w:bookmarkEnd w:id="101"/>
    </w:p>
    <w:p w14:paraId="5D50C60F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Conditions:</w:t>
      </w:r>
    </w:p>
    <w:p w14:paraId="7ECB19DE" w14:textId="77777777" w:rsidR="002D7123" w:rsidRPr="002D7123" w:rsidRDefault="002D7123">
      <w:pPr>
        <w:pStyle w:val="Akapitzlist"/>
        <w:numPr>
          <w:ilvl w:val="0"/>
          <w:numId w:val="60"/>
        </w:num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 xml:space="preserve">All: </w:t>
      </w:r>
    </w:p>
    <w:p w14:paraId="50AC537B" w14:textId="77777777" w:rsidR="002D7123" w:rsidRPr="002D7123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2D7123">
        <w:rPr>
          <w:rStyle w:val="Pogrubienie"/>
          <w:rFonts w:cstheme="minorHAnsi"/>
          <w:b w:val="0"/>
          <w:bCs w:val="0"/>
          <w:szCs w:val="22"/>
        </w:rPr>
        <w:t>Defendant Discovery Status</w:t>
      </w:r>
      <w:r w:rsidRPr="002D7123">
        <w:rPr>
          <w:rFonts w:cstheme="minorHAnsi"/>
          <w:szCs w:val="22"/>
        </w:rPr>
        <w:t xml:space="preserve"> has changed</w:t>
      </w:r>
    </w:p>
    <w:p w14:paraId="7E0B7D02" w14:textId="77777777" w:rsidR="002D7123" w:rsidRPr="002D7123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2D7123">
        <w:rPr>
          <w:rStyle w:val="Pogrubienie"/>
          <w:rFonts w:cstheme="minorHAnsi"/>
          <w:b w:val="0"/>
          <w:bCs w:val="0"/>
          <w:szCs w:val="22"/>
        </w:rPr>
        <w:t>Defendant Discovery Status</w:t>
      </w:r>
      <w:r w:rsidRPr="002D7123">
        <w:rPr>
          <w:rFonts w:cstheme="minorHAnsi"/>
          <w:szCs w:val="22"/>
        </w:rPr>
        <w:t xml:space="preserve"> is </w:t>
      </w:r>
      <w:r w:rsidRPr="002D7123">
        <w:rPr>
          <w:rStyle w:val="Uwydatnienie"/>
          <w:rFonts w:asciiTheme="minorHAnsi" w:hAnsiTheme="minorHAnsi" w:cstheme="minorHAnsi"/>
          <w:szCs w:val="22"/>
        </w:rPr>
        <w:t>2nd Disco Set - Ds MTC Better Responses</w:t>
      </w:r>
    </w:p>
    <w:p w14:paraId="19C7A213" w14:textId="77777777" w:rsidR="002D7123" w:rsidRPr="002D7123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2D712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2D7123">
        <w:rPr>
          <w:rFonts w:cstheme="minorHAnsi"/>
          <w:szCs w:val="22"/>
        </w:rPr>
        <w:t xml:space="preserve"> is </w:t>
      </w:r>
      <w:r w:rsidRPr="002D7123">
        <w:rPr>
          <w:rStyle w:val="Uwydatnienie"/>
          <w:rFonts w:asciiTheme="minorHAnsi" w:hAnsiTheme="minorHAnsi" w:cstheme="minorHAnsi"/>
          <w:szCs w:val="22"/>
        </w:rPr>
        <w:t>0</w:t>
      </w:r>
    </w:p>
    <w:p w14:paraId="40A73D75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Tasks:</w:t>
      </w:r>
    </w:p>
    <w:p w14:paraId="6AED874B" w14:textId="77777777" w:rsidR="002D7123" w:rsidRPr="002D7123" w:rsidRDefault="002D7123">
      <w:pPr>
        <w:pStyle w:val="Akapitzlist"/>
        <w:numPr>
          <w:ilvl w:val="0"/>
          <w:numId w:val="60"/>
        </w:num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 xml:space="preserve">create task for Assigned Attorney to "Review and draft Response to Ds MTC Better Responses in or provide better responses" </w:t>
      </w:r>
    </w:p>
    <w:p w14:paraId="356C47A0" w14:textId="3438C076" w:rsidR="002D7123" w:rsidRPr="002D7123" w:rsidRDefault="002D7123" w:rsidP="002D7123">
      <w:pPr>
        <w:pStyle w:val="DBH3"/>
      </w:pPr>
      <w:bookmarkStart w:id="102" w:name="_Toc130299696"/>
      <w:r w:rsidRPr="002D7123">
        <w:t>Defendnat Discovery change to 2nd Disco Set - Ds MTC Responses</w:t>
      </w:r>
      <w:bookmarkEnd w:id="102"/>
    </w:p>
    <w:p w14:paraId="160496E0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Conditions:</w:t>
      </w:r>
    </w:p>
    <w:p w14:paraId="491CC95F" w14:textId="77777777" w:rsidR="002D7123" w:rsidRPr="002D7123" w:rsidRDefault="002D7123">
      <w:pPr>
        <w:pStyle w:val="Akapitzlist"/>
        <w:numPr>
          <w:ilvl w:val="0"/>
          <w:numId w:val="60"/>
        </w:num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 xml:space="preserve">All: </w:t>
      </w:r>
    </w:p>
    <w:p w14:paraId="70660B9D" w14:textId="77777777" w:rsidR="002D7123" w:rsidRPr="002D7123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2D7123">
        <w:rPr>
          <w:rStyle w:val="Pogrubienie"/>
          <w:rFonts w:cstheme="minorHAnsi"/>
          <w:b w:val="0"/>
          <w:bCs w:val="0"/>
          <w:szCs w:val="22"/>
        </w:rPr>
        <w:t>Defendant Discovery Status</w:t>
      </w:r>
      <w:r w:rsidRPr="002D7123">
        <w:rPr>
          <w:rFonts w:cstheme="minorHAnsi"/>
          <w:szCs w:val="22"/>
        </w:rPr>
        <w:t xml:space="preserve"> has changed</w:t>
      </w:r>
    </w:p>
    <w:p w14:paraId="15D87887" w14:textId="77777777" w:rsidR="002D7123" w:rsidRPr="002D7123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2D7123">
        <w:rPr>
          <w:rStyle w:val="Pogrubienie"/>
          <w:rFonts w:cstheme="minorHAnsi"/>
          <w:b w:val="0"/>
          <w:bCs w:val="0"/>
          <w:szCs w:val="22"/>
        </w:rPr>
        <w:t>Defendant Discovery Status</w:t>
      </w:r>
      <w:r w:rsidRPr="002D7123">
        <w:rPr>
          <w:rFonts w:cstheme="minorHAnsi"/>
          <w:szCs w:val="22"/>
        </w:rPr>
        <w:t xml:space="preserve"> is </w:t>
      </w:r>
      <w:r w:rsidRPr="002D7123">
        <w:rPr>
          <w:rStyle w:val="Uwydatnienie"/>
          <w:rFonts w:asciiTheme="minorHAnsi" w:hAnsiTheme="minorHAnsi" w:cstheme="minorHAnsi"/>
          <w:szCs w:val="22"/>
        </w:rPr>
        <w:t>2nd Disco Set - Ds MTC Responses</w:t>
      </w:r>
    </w:p>
    <w:p w14:paraId="2C949B80" w14:textId="77777777" w:rsidR="002D7123" w:rsidRPr="002D7123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2D712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2D7123">
        <w:rPr>
          <w:rFonts w:cstheme="minorHAnsi"/>
          <w:szCs w:val="22"/>
        </w:rPr>
        <w:t xml:space="preserve"> is </w:t>
      </w:r>
      <w:r w:rsidRPr="002D7123">
        <w:rPr>
          <w:rStyle w:val="Uwydatnienie"/>
          <w:rFonts w:asciiTheme="minorHAnsi" w:hAnsiTheme="minorHAnsi" w:cstheme="minorHAnsi"/>
          <w:szCs w:val="22"/>
        </w:rPr>
        <w:t>0</w:t>
      </w:r>
    </w:p>
    <w:p w14:paraId="11012DB0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Tasks:</w:t>
      </w:r>
    </w:p>
    <w:p w14:paraId="75427CF8" w14:textId="77777777" w:rsidR="002D7123" w:rsidRPr="002D7123" w:rsidRDefault="002D7123">
      <w:pPr>
        <w:pStyle w:val="Akapitzlist"/>
        <w:numPr>
          <w:ilvl w:val="0"/>
          <w:numId w:val="60"/>
        </w:num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 xml:space="preserve">create task for Assigned Attorney to "Review and draft response to Ds MTC Responses in or provide discovery responses" </w:t>
      </w:r>
    </w:p>
    <w:p w14:paraId="12C1339A" w14:textId="11472B20" w:rsidR="002D7123" w:rsidRPr="002D7123" w:rsidRDefault="002D7123" w:rsidP="002D7123">
      <w:pPr>
        <w:pStyle w:val="DBH3"/>
      </w:pPr>
      <w:bookmarkStart w:id="103" w:name="_Toc130299697"/>
      <w:r w:rsidRPr="002D7123">
        <w:t>Defendnat Discovery change to 2nd Disco Set - Response Pending Review</w:t>
      </w:r>
      <w:bookmarkEnd w:id="103"/>
    </w:p>
    <w:p w14:paraId="18E55804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Conditions:</w:t>
      </w:r>
    </w:p>
    <w:p w14:paraId="316E465B" w14:textId="77777777" w:rsidR="002D7123" w:rsidRPr="002D7123" w:rsidRDefault="002D7123">
      <w:pPr>
        <w:pStyle w:val="Akapitzlist"/>
        <w:numPr>
          <w:ilvl w:val="0"/>
          <w:numId w:val="60"/>
        </w:num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 xml:space="preserve">All: </w:t>
      </w:r>
    </w:p>
    <w:p w14:paraId="6E8DCDAC" w14:textId="77777777" w:rsidR="002D7123" w:rsidRPr="002D7123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2D7123">
        <w:rPr>
          <w:rStyle w:val="Pogrubienie"/>
          <w:rFonts w:cstheme="minorHAnsi"/>
          <w:b w:val="0"/>
          <w:bCs w:val="0"/>
          <w:szCs w:val="22"/>
        </w:rPr>
        <w:t>Defendant Discovery Status</w:t>
      </w:r>
      <w:r w:rsidRPr="002D7123">
        <w:rPr>
          <w:rFonts w:cstheme="minorHAnsi"/>
          <w:szCs w:val="22"/>
        </w:rPr>
        <w:t xml:space="preserve"> has changed</w:t>
      </w:r>
    </w:p>
    <w:p w14:paraId="51183DAA" w14:textId="77777777" w:rsidR="002D7123" w:rsidRPr="002D7123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2D7123">
        <w:rPr>
          <w:rStyle w:val="Pogrubienie"/>
          <w:rFonts w:cstheme="minorHAnsi"/>
          <w:b w:val="0"/>
          <w:bCs w:val="0"/>
          <w:szCs w:val="22"/>
        </w:rPr>
        <w:t>Defendant Discovery Status</w:t>
      </w:r>
      <w:r w:rsidRPr="002D7123">
        <w:rPr>
          <w:rFonts w:cstheme="minorHAnsi"/>
          <w:szCs w:val="22"/>
        </w:rPr>
        <w:t xml:space="preserve"> is </w:t>
      </w:r>
      <w:r w:rsidRPr="002D7123">
        <w:rPr>
          <w:rStyle w:val="Uwydatnienie"/>
          <w:rFonts w:asciiTheme="minorHAnsi" w:hAnsiTheme="minorHAnsi" w:cstheme="minorHAnsi"/>
          <w:szCs w:val="22"/>
        </w:rPr>
        <w:t>2nd Disco Set - Response Pending Review</w:t>
      </w:r>
    </w:p>
    <w:p w14:paraId="2A02781A" w14:textId="77777777" w:rsidR="002D7123" w:rsidRPr="002D7123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2D712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2D7123">
        <w:rPr>
          <w:rFonts w:cstheme="minorHAnsi"/>
          <w:szCs w:val="22"/>
        </w:rPr>
        <w:t xml:space="preserve"> is </w:t>
      </w:r>
      <w:r w:rsidRPr="002D7123">
        <w:rPr>
          <w:rStyle w:val="Uwydatnienie"/>
          <w:rFonts w:asciiTheme="minorHAnsi" w:hAnsiTheme="minorHAnsi" w:cstheme="minorHAnsi"/>
          <w:szCs w:val="22"/>
        </w:rPr>
        <w:t>0</w:t>
      </w:r>
    </w:p>
    <w:p w14:paraId="426B8490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Tasks:</w:t>
      </w:r>
    </w:p>
    <w:p w14:paraId="31C9666C" w14:textId="77777777" w:rsidR="002D7123" w:rsidRPr="002D7123" w:rsidRDefault="002D7123">
      <w:pPr>
        <w:pStyle w:val="Akapitzlist"/>
        <w:numPr>
          <w:ilvl w:val="0"/>
          <w:numId w:val="60"/>
        </w:num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lastRenderedPageBreak/>
        <w:t xml:space="preserve">create task for Assigned Attorney to "Review Discovery Responses Draft to 2nd Set in" </w:t>
      </w:r>
    </w:p>
    <w:p w14:paraId="166B1C79" w14:textId="1F857E5A" w:rsidR="002D7123" w:rsidRPr="002D7123" w:rsidRDefault="002D7123" w:rsidP="002D7123">
      <w:pPr>
        <w:pStyle w:val="DBH3"/>
      </w:pPr>
      <w:bookmarkStart w:id="104" w:name="_Toc130299698"/>
      <w:r w:rsidRPr="002D7123">
        <w:t>Defendnat Discovery change to 2nd Disco Set - Response Served</w:t>
      </w:r>
      <w:bookmarkEnd w:id="104"/>
    </w:p>
    <w:p w14:paraId="262FFC44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Conditions:</w:t>
      </w:r>
    </w:p>
    <w:p w14:paraId="19ED79EC" w14:textId="77777777" w:rsidR="002D7123" w:rsidRPr="002D7123" w:rsidRDefault="002D7123">
      <w:pPr>
        <w:pStyle w:val="Akapitzlist"/>
        <w:numPr>
          <w:ilvl w:val="0"/>
          <w:numId w:val="60"/>
        </w:num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 xml:space="preserve">All: </w:t>
      </w:r>
    </w:p>
    <w:p w14:paraId="466B1592" w14:textId="77777777" w:rsidR="002D7123" w:rsidRPr="002D7123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2D7123">
        <w:rPr>
          <w:rStyle w:val="Pogrubienie"/>
          <w:rFonts w:cstheme="minorHAnsi"/>
          <w:b w:val="0"/>
          <w:bCs w:val="0"/>
          <w:szCs w:val="22"/>
        </w:rPr>
        <w:t>Defendant Discovery Status</w:t>
      </w:r>
      <w:r w:rsidRPr="002D7123">
        <w:rPr>
          <w:rFonts w:cstheme="minorHAnsi"/>
          <w:szCs w:val="22"/>
        </w:rPr>
        <w:t xml:space="preserve"> has changed</w:t>
      </w:r>
    </w:p>
    <w:p w14:paraId="15275CC8" w14:textId="77777777" w:rsidR="002D7123" w:rsidRPr="002D7123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2D7123">
        <w:rPr>
          <w:rStyle w:val="Pogrubienie"/>
          <w:rFonts w:cstheme="minorHAnsi"/>
          <w:b w:val="0"/>
          <w:bCs w:val="0"/>
          <w:szCs w:val="22"/>
        </w:rPr>
        <w:t>Defendant Discovery Status</w:t>
      </w:r>
      <w:r w:rsidRPr="002D7123">
        <w:rPr>
          <w:rFonts w:cstheme="minorHAnsi"/>
          <w:szCs w:val="22"/>
        </w:rPr>
        <w:t xml:space="preserve"> is </w:t>
      </w:r>
      <w:r w:rsidRPr="002D7123">
        <w:rPr>
          <w:rStyle w:val="Uwydatnienie"/>
          <w:rFonts w:asciiTheme="minorHAnsi" w:hAnsiTheme="minorHAnsi" w:cstheme="minorHAnsi"/>
          <w:szCs w:val="22"/>
        </w:rPr>
        <w:t>2nd Disco Set - Response Served</w:t>
      </w:r>
    </w:p>
    <w:p w14:paraId="221F16DC" w14:textId="77777777" w:rsidR="002D7123" w:rsidRPr="002D7123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2D712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2D7123">
        <w:rPr>
          <w:rFonts w:cstheme="minorHAnsi"/>
          <w:szCs w:val="22"/>
        </w:rPr>
        <w:t xml:space="preserve"> is </w:t>
      </w:r>
      <w:r w:rsidRPr="002D7123">
        <w:rPr>
          <w:rStyle w:val="Uwydatnienie"/>
          <w:rFonts w:asciiTheme="minorHAnsi" w:hAnsiTheme="minorHAnsi" w:cstheme="minorHAnsi"/>
          <w:szCs w:val="22"/>
        </w:rPr>
        <w:t>0</w:t>
      </w:r>
    </w:p>
    <w:p w14:paraId="6DC0916D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Tasks:</w:t>
      </w:r>
    </w:p>
    <w:p w14:paraId="0F97F0D2" w14:textId="77777777" w:rsidR="002D7123" w:rsidRPr="002D7123" w:rsidRDefault="002D7123">
      <w:pPr>
        <w:pStyle w:val="Akapitzlist"/>
        <w:numPr>
          <w:ilvl w:val="0"/>
          <w:numId w:val="60"/>
        </w:num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 xml:space="preserve">Set Ds 2nd Disco Set - Response Served date </w:t>
      </w:r>
    </w:p>
    <w:p w14:paraId="52FE6342" w14:textId="3AD75A2A" w:rsidR="002D7123" w:rsidRPr="002D7123" w:rsidRDefault="002D7123" w:rsidP="002D7123">
      <w:pPr>
        <w:pStyle w:val="DBH3"/>
      </w:pPr>
      <w:bookmarkStart w:id="105" w:name="_Toc130299699"/>
      <w:r w:rsidRPr="002D7123">
        <w:t>Defendnat Discovery change to Expert Disco Set - Ds MTC Better Responses</w:t>
      </w:r>
      <w:bookmarkEnd w:id="105"/>
    </w:p>
    <w:p w14:paraId="0432B2F2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Conditions:</w:t>
      </w:r>
    </w:p>
    <w:p w14:paraId="2807AAD5" w14:textId="77777777" w:rsidR="002D7123" w:rsidRPr="00806060" w:rsidRDefault="002D7123">
      <w:pPr>
        <w:pStyle w:val="Akapitzlist"/>
        <w:numPr>
          <w:ilvl w:val="0"/>
          <w:numId w:val="60"/>
        </w:numPr>
        <w:rPr>
          <w:rFonts w:cstheme="minorHAnsi"/>
          <w:szCs w:val="22"/>
        </w:rPr>
      </w:pPr>
      <w:r w:rsidRPr="00806060">
        <w:rPr>
          <w:rFonts w:cstheme="minorHAnsi"/>
          <w:szCs w:val="22"/>
        </w:rPr>
        <w:t xml:space="preserve">All: </w:t>
      </w:r>
    </w:p>
    <w:p w14:paraId="49317AB4" w14:textId="77777777" w:rsidR="002D7123" w:rsidRPr="00806060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806060">
        <w:rPr>
          <w:rStyle w:val="Pogrubienie"/>
          <w:rFonts w:cstheme="minorHAnsi"/>
          <w:b w:val="0"/>
          <w:bCs w:val="0"/>
          <w:szCs w:val="22"/>
        </w:rPr>
        <w:t>Defendant Discovery Status</w:t>
      </w:r>
      <w:r w:rsidRPr="00806060">
        <w:rPr>
          <w:rFonts w:cstheme="minorHAnsi"/>
          <w:szCs w:val="22"/>
        </w:rPr>
        <w:t xml:space="preserve"> has changed</w:t>
      </w:r>
    </w:p>
    <w:p w14:paraId="0A3D369E" w14:textId="77777777" w:rsidR="002D7123" w:rsidRPr="00806060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806060">
        <w:rPr>
          <w:rStyle w:val="Pogrubienie"/>
          <w:rFonts w:cstheme="minorHAnsi"/>
          <w:b w:val="0"/>
          <w:bCs w:val="0"/>
          <w:szCs w:val="22"/>
        </w:rPr>
        <w:t>Defendant Discovery Status</w:t>
      </w:r>
      <w:r w:rsidRPr="00806060">
        <w:rPr>
          <w:rFonts w:cstheme="minorHAnsi"/>
          <w:szCs w:val="22"/>
        </w:rPr>
        <w:t xml:space="preserve"> is </w:t>
      </w:r>
      <w:r w:rsidRPr="00806060">
        <w:rPr>
          <w:rStyle w:val="Uwydatnienie"/>
          <w:rFonts w:asciiTheme="minorHAnsi" w:hAnsiTheme="minorHAnsi" w:cstheme="minorHAnsi"/>
          <w:szCs w:val="22"/>
        </w:rPr>
        <w:t>Expert Disco Set - Ds MTC Better Responses</w:t>
      </w:r>
    </w:p>
    <w:p w14:paraId="6964FC1A" w14:textId="77777777" w:rsidR="002D7123" w:rsidRPr="00806060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806060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06060">
        <w:rPr>
          <w:rFonts w:cstheme="minorHAnsi"/>
          <w:szCs w:val="22"/>
        </w:rPr>
        <w:t xml:space="preserve"> is </w:t>
      </w:r>
      <w:r w:rsidRPr="00806060">
        <w:rPr>
          <w:rStyle w:val="Uwydatnienie"/>
          <w:rFonts w:asciiTheme="minorHAnsi" w:hAnsiTheme="minorHAnsi" w:cstheme="minorHAnsi"/>
          <w:szCs w:val="22"/>
        </w:rPr>
        <w:t>0</w:t>
      </w:r>
    </w:p>
    <w:p w14:paraId="3F3EBCCB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Tasks:</w:t>
      </w:r>
    </w:p>
    <w:p w14:paraId="64DD9E79" w14:textId="77777777" w:rsidR="002D7123" w:rsidRPr="00806060" w:rsidRDefault="002D7123">
      <w:pPr>
        <w:pStyle w:val="Akapitzlist"/>
        <w:numPr>
          <w:ilvl w:val="0"/>
          <w:numId w:val="60"/>
        </w:numPr>
        <w:rPr>
          <w:rFonts w:cstheme="minorHAnsi"/>
          <w:szCs w:val="22"/>
        </w:rPr>
      </w:pPr>
      <w:r w:rsidRPr="00806060">
        <w:rPr>
          <w:rFonts w:cstheme="minorHAnsi"/>
          <w:szCs w:val="22"/>
        </w:rPr>
        <w:t xml:space="preserve">create task for Assigned Attorney to "Review and draft Response to Ds MTC Better Responses in or provide better responses" </w:t>
      </w:r>
    </w:p>
    <w:p w14:paraId="251562EC" w14:textId="7AD69CCF" w:rsidR="002D7123" w:rsidRPr="002D7123" w:rsidRDefault="002D7123" w:rsidP="00806060">
      <w:pPr>
        <w:pStyle w:val="DBH3"/>
      </w:pPr>
      <w:bookmarkStart w:id="106" w:name="_Toc130299700"/>
      <w:r w:rsidRPr="002D7123">
        <w:t>Defendnat Discovery change to Expert Disco Set - Ds MTC Responses</w:t>
      </w:r>
      <w:bookmarkEnd w:id="106"/>
    </w:p>
    <w:p w14:paraId="4080BED7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Conditions:</w:t>
      </w:r>
    </w:p>
    <w:p w14:paraId="26262668" w14:textId="77777777" w:rsidR="002D7123" w:rsidRPr="00806060" w:rsidRDefault="002D7123">
      <w:pPr>
        <w:pStyle w:val="Akapitzlist"/>
        <w:numPr>
          <w:ilvl w:val="0"/>
          <w:numId w:val="60"/>
        </w:numPr>
        <w:rPr>
          <w:rFonts w:cstheme="minorHAnsi"/>
          <w:szCs w:val="22"/>
        </w:rPr>
      </w:pPr>
      <w:r w:rsidRPr="00806060">
        <w:rPr>
          <w:rFonts w:cstheme="minorHAnsi"/>
          <w:szCs w:val="22"/>
        </w:rPr>
        <w:t xml:space="preserve">All: </w:t>
      </w:r>
    </w:p>
    <w:p w14:paraId="209C37A1" w14:textId="77777777" w:rsidR="002D7123" w:rsidRPr="00806060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806060">
        <w:rPr>
          <w:rStyle w:val="Pogrubienie"/>
          <w:rFonts w:cstheme="minorHAnsi"/>
          <w:b w:val="0"/>
          <w:bCs w:val="0"/>
          <w:szCs w:val="22"/>
        </w:rPr>
        <w:t>Defendant Discovery Status</w:t>
      </w:r>
      <w:r w:rsidRPr="00806060">
        <w:rPr>
          <w:rFonts w:cstheme="minorHAnsi"/>
          <w:szCs w:val="22"/>
        </w:rPr>
        <w:t xml:space="preserve"> has changed</w:t>
      </w:r>
    </w:p>
    <w:p w14:paraId="240ED8C8" w14:textId="77777777" w:rsidR="002D7123" w:rsidRPr="00806060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806060">
        <w:rPr>
          <w:rStyle w:val="Pogrubienie"/>
          <w:rFonts w:cstheme="minorHAnsi"/>
          <w:b w:val="0"/>
          <w:bCs w:val="0"/>
          <w:szCs w:val="22"/>
        </w:rPr>
        <w:t>Defendant Discovery Status</w:t>
      </w:r>
      <w:r w:rsidRPr="00806060">
        <w:rPr>
          <w:rFonts w:cstheme="minorHAnsi"/>
          <w:szCs w:val="22"/>
        </w:rPr>
        <w:t xml:space="preserve"> is </w:t>
      </w:r>
      <w:r w:rsidRPr="00806060">
        <w:rPr>
          <w:rStyle w:val="Uwydatnienie"/>
          <w:rFonts w:asciiTheme="minorHAnsi" w:hAnsiTheme="minorHAnsi" w:cstheme="minorHAnsi"/>
          <w:szCs w:val="22"/>
        </w:rPr>
        <w:t>Expert Disco Set - Ds MTC Responses</w:t>
      </w:r>
    </w:p>
    <w:p w14:paraId="689F3A75" w14:textId="77777777" w:rsidR="002D7123" w:rsidRPr="00806060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806060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06060">
        <w:rPr>
          <w:rFonts w:cstheme="minorHAnsi"/>
          <w:szCs w:val="22"/>
        </w:rPr>
        <w:t xml:space="preserve"> is </w:t>
      </w:r>
      <w:r w:rsidRPr="00806060">
        <w:rPr>
          <w:rStyle w:val="Uwydatnienie"/>
          <w:rFonts w:asciiTheme="minorHAnsi" w:hAnsiTheme="minorHAnsi" w:cstheme="minorHAnsi"/>
          <w:szCs w:val="22"/>
        </w:rPr>
        <w:t>0</w:t>
      </w:r>
    </w:p>
    <w:p w14:paraId="75CA48FC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Tasks:</w:t>
      </w:r>
    </w:p>
    <w:p w14:paraId="6C5EDCB0" w14:textId="77777777" w:rsidR="002D7123" w:rsidRPr="00806060" w:rsidRDefault="002D7123">
      <w:pPr>
        <w:pStyle w:val="Akapitzlist"/>
        <w:numPr>
          <w:ilvl w:val="0"/>
          <w:numId w:val="60"/>
        </w:numPr>
        <w:rPr>
          <w:rFonts w:cstheme="minorHAnsi"/>
          <w:szCs w:val="22"/>
        </w:rPr>
      </w:pPr>
      <w:r w:rsidRPr="00806060">
        <w:rPr>
          <w:rFonts w:cstheme="minorHAnsi"/>
          <w:szCs w:val="22"/>
        </w:rPr>
        <w:t xml:space="preserve">create task for Assigned Attorney to "Review and draft response to Ds MTC Responses in or provide discovery responses" </w:t>
      </w:r>
    </w:p>
    <w:p w14:paraId="0E453092" w14:textId="5956C14A" w:rsidR="002D7123" w:rsidRPr="002D7123" w:rsidRDefault="002D7123" w:rsidP="00806060">
      <w:pPr>
        <w:pStyle w:val="DBH3"/>
      </w:pPr>
      <w:bookmarkStart w:id="107" w:name="_Toc130299701"/>
      <w:r w:rsidRPr="002D7123">
        <w:t>Defendnat Discovery change to Expert Disco Set - Response Pending Review</w:t>
      </w:r>
      <w:bookmarkEnd w:id="107"/>
    </w:p>
    <w:p w14:paraId="0F65026C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Conditions:</w:t>
      </w:r>
    </w:p>
    <w:p w14:paraId="311A913F" w14:textId="77777777" w:rsidR="002D7123" w:rsidRPr="00806060" w:rsidRDefault="002D7123">
      <w:pPr>
        <w:pStyle w:val="Akapitzlist"/>
        <w:numPr>
          <w:ilvl w:val="0"/>
          <w:numId w:val="60"/>
        </w:numPr>
        <w:rPr>
          <w:rFonts w:cstheme="minorHAnsi"/>
          <w:szCs w:val="22"/>
        </w:rPr>
      </w:pPr>
      <w:r w:rsidRPr="00806060">
        <w:rPr>
          <w:rFonts w:cstheme="minorHAnsi"/>
          <w:szCs w:val="22"/>
        </w:rPr>
        <w:t xml:space="preserve">All: </w:t>
      </w:r>
    </w:p>
    <w:p w14:paraId="6342F793" w14:textId="77777777" w:rsidR="002D7123" w:rsidRPr="00806060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806060">
        <w:rPr>
          <w:rStyle w:val="Pogrubienie"/>
          <w:rFonts w:cstheme="minorHAnsi"/>
          <w:b w:val="0"/>
          <w:bCs w:val="0"/>
          <w:szCs w:val="22"/>
        </w:rPr>
        <w:lastRenderedPageBreak/>
        <w:t>Defendant Discovery Status</w:t>
      </w:r>
      <w:r w:rsidRPr="00806060">
        <w:rPr>
          <w:rFonts w:cstheme="minorHAnsi"/>
          <w:szCs w:val="22"/>
        </w:rPr>
        <w:t xml:space="preserve"> has changed</w:t>
      </w:r>
    </w:p>
    <w:p w14:paraId="1B20AC81" w14:textId="77777777" w:rsidR="002D7123" w:rsidRPr="00806060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806060">
        <w:rPr>
          <w:rStyle w:val="Pogrubienie"/>
          <w:rFonts w:cstheme="minorHAnsi"/>
          <w:b w:val="0"/>
          <w:bCs w:val="0"/>
          <w:szCs w:val="22"/>
        </w:rPr>
        <w:t>Defendant Discovery Status</w:t>
      </w:r>
      <w:r w:rsidRPr="00806060">
        <w:rPr>
          <w:rFonts w:cstheme="minorHAnsi"/>
          <w:szCs w:val="22"/>
        </w:rPr>
        <w:t xml:space="preserve"> is </w:t>
      </w:r>
      <w:r w:rsidRPr="00806060">
        <w:rPr>
          <w:rStyle w:val="Uwydatnienie"/>
          <w:rFonts w:asciiTheme="minorHAnsi" w:hAnsiTheme="minorHAnsi" w:cstheme="minorHAnsi"/>
          <w:szCs w:val="22"/>
        </w:rPr>
        <w:t>Expert Disco Set - Response Pending Review</w:t>
      </w:r>
    </w:p>
    <w:p w14:paraId="4F868C22" w14:textId="77777777" w:rsidR="002D7123" w:rsidRPr="00806060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806060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06060">
        <w:rPr>
          <w:rFonts w:cstheme="minorHAnsi"/>
          <w:szCs w:val="22"/>
        </w:rPr>
        <w:t xml:space="preserve"> is </w:t>
      </w:r>
      <w:r w:rsidRPr="00806060">
        <w:rPr>
          <w:rStyle w:val="Uwydatnienie"/>
          <w:rFonts w:asciiTheme="minorHAnsi" w:hAnsiTheme="minorHAnsi" w:cstheme="minorHAnsi"/>
          <w:szCs w:val="22"/>
        </w:rPr>
        <w:t>0</w:t>
      </w:r>
    </w:p>
    <w:p w14:paraId="52AAB4D0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Tasks:</w:t>
      </w:r>
    </w:p>
    <w:p w14:paraId="79E75E75" w14:textId="77777777" w:rsidR="002D7123" w:rsidRPr="00806060" w:rsidRDefault="002D7123">
      <w:pPr>
        <w:pStyle w:val="Akapitzlist"/>
        <w:numPr>
          <w:ilvl w:val="0"/>
          <w:numId w:val="60"/>
        </w:numPr>
        <w:rPr>
          <w:rFonts w:cstheme="minorHAnsi"/>
          <w:szCs w:val="22"/>
        </w:rPr>
      </w:pPr>
      <w:r w:rsidRPr="00806060">
        <w:rPr>
          <w:rFonts w:cstheme="minorHAnsi"/>
          <w:szCs w:val="22"/>
        </w:rPr>
        <w:t xml:space="preserve">create task for Assigned Attorney to "Review Discovery Responses Draft to Expert Set in" </w:t>
      </w:r>
    </w:p>
    <w:p w14:paraId="3C1FB8F9" w14:textId="221037C1" w:rsidR="002D7123" w:rsidRPr="002D7123" w:rsidRDefault="002D7123" w:rsidP="00806060">
      <w:pPr>
        <w:pStyle w:val="DBH3"/>
      </w:pPr>
      <w:bookmarkStart w:id="108" w:name="_Toc130299702"/>
      <w:r w:rsidRPr="002D7123">
        <w:t>Defendnat Discovery change to Expert Disco Set - Response Served</w:t>
      </w:r>
      <w:bookmarkEnd w:id="108"/>
    </w:p>
    <w:p w14:paraId="2807F5B6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Conditions:</w:t>
      </w:r>
    </w:p>
    <w:p w14:paraId="546A0502" w14:textId="77777777" w:rsidR="002D7123" w:rsidRPr="00806060" w:rsidRDefault="002D7123">
      <w:pPr>
        <w:pStyle w:val="Akapitzlist"/>
        <w:numPr>
          <w:ilvl w:val="0"/>
          <w:numId w:val="60"/>
        </w:numPr>
        <w:rPr>
          <w:rFonts w:cstheme="minorHAnsi"/>
          <w:szCs w:val="22"/>
        </w:rPr>
      </w:pPr>
      <w:r w:rsidRPr="00806060">
        <w:rPr>
          <w:rFonts w:cstheme="minorHAnsi"/>
          <w:szCs w:val="22"/>
        </w:rPr>
        <w:t xml:space="preserve">All: </w:t>
      </w:r>
    </w:p>
    <w:p w14:paraId="024EF8EB" w14:textId="77777777" w:rsidR="002D7123" w:rsidRPr="00806060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806060">
        <w:rPr>
          <w:rStyle w:val="Pogrubienie"/>
          <w:rFonts w:cstheme="minorHAnsi"/>
          <w:b w:val="0"/>
          <w:bCs w:val="0"/>
          <w:szCs w:val="22"/>
        </w:rPr>
        <w:t>Defendant Discovery Status</w:t>
      </w:r>
      <w:r w:rsidRPr="00806060">
        <w:rPr>
          <w:rFonts w:cstheme="minorHAnsi"/>
          <w:szCs w:val="22"/>
        </w:rPr>
        <w:t xml:space="preserve"> has changed</w:t>
      </w:r>
    </w:p>
    <w:p w14:paraId="2AB00505" w14:textId="77777777" w:rsidR="002D7123" w:rsidRPr="00806060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806060">
        <w:rPr>
          <w:rStyle w:val="Pogrubienie"/>
          <w:rFonts w:cstheme="minorHAnsi"/>
          <w:b w:val="0"/>
          <w:bCs w:val="0"/>
          <w:szCs w:val="22"/>
        </w:rPr>
        <w:t>Defendant Discovery Status</w:t>
      </w:r>
      <w:r w:rsidRPr="00806060">
        <w:rPr>
          <w:rFonts w:cstheme="minorHAnsi"/>
          <w:szCs w:val="22"/>
        </w:rPr>
        <w:t xml:space="preserve"> is </w:t>
      </w:r>
      <w:r w:rsidRPr="00806060">
        <w:rPr>
          <w:rStyle w:val="Uwydatnienie"/>
          <w:rFonts w:asciiTheme="minorHAnsi" w:hAnsiTheme="minorHAnsi" w:cstheme="minorHAnsi"/>
          <w:szCs w:val="22"/>
        </w:rPr>
        <w:t>Expert Disco Set - Response Served</w:t>
      </w:r>
    </w:p>
    <w:p w14:paraId="3DBD6CC2" w14:textId="77777777" w:rsidR="002D7123" w:rsidRPr="00806060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806060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06060">
        <w:rPr>
          <w:rFonts w:cstheme="minorHAnsi"/>
          <w:szCs w:val="22"/>
        </w:rPr>
        <w:t xml:space="preserve"> is </w:t>
      </w:r>
      <w:r w:rsidRPr="00806060">
        <w:rPr>
          <w:rStyle w:val="Uwydatnienie"/>
          <w:rFonts w:asciiTheme="minorHAnsi" w:hAnsiTheme="minorHAnsi" w:cstheme="minorHAnsi"/>
          <w:szCs w:val="22"/>
        </w:rPr>
        <w:t>0</w:t>
      </w:r>
    </w:p>
    <w:p w14:paraId="15C96005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Tasks:</w:t>
      </w:r>
    </w:p>
    <w:p w14:paraId="697552FD" w14:textId="77777777" w:rsidR="002D7123" w:rsidRPr="00806060" w:rsidRDefault="002D7123">
      <w:pPr>
        <w:pStyle w:val="Akapitzlist"/>
        <w:numPr>
          <w:ilvl w:val="0"/>
          <w:numId w:val="60"/>
        </w:numPr>
        <w:rPr>
          <w:rFonts w:cstheme="minorHAnsi"/>
          <w:szCs w:val="22"/>
        </w:rPr>
      </w:pPr>
      <w:r w:rsidRPr="00806060">
        <w:rPr>
          <w:rFonts w:cstheme="minorHAnsi"/>
          <w:szCs w:val="22"/>
        </w:rPr>
        <w:t xml:space="preserve">Set Ds Expert Disco Set - Response Served </w:t>
      </w:r>
    </w:p>
    <w:p w14:paraId="54FDB66F" w14:textId="4920BD5A" w:rsidR="002D7123" w:rsidRPr="002D7123" w:rsidRDefault="002D7123" w:rsidP="00806060">
      <w:pPr>
        <w:pStyle w:val="DBH3"/>
      </w:pPr>
      <w:bookmarkStart w:id="109" w:name="_Toc130299703"/>
      <w:r w:rsidRPr="002D7123">
        <w:t>Ds 1st Disco Set - Received Date changed</w:t>
      </w:r>
      <w:bookmarkEnd w:id="109"/>
    </w:p>
    <w:p w14:paraId="244CAA33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Conditions:</w:t>
      </w:r>
    </w:p>
    <w:p w14:paraId="2C2A3341" w14:textId="77777777" w:rsidR="002D7123" w:rsidRPr="00806060" w:rsidRDefault="002D7123">
      <w:pPr>
        <w:pStyle w:val="Akapitzlist"/>
        <w:numPr>
          <w:ilvl w:val="0"/>
          <w:numId w:val="60"/>
        </w:numPr>
        <w:rPr>
          <w:rFonts w:cstheme="minorHAnsi"/>
          <w:szCs w:val="22"/>
        </w:rPr>
      </w:pPr>
      <w:r w:rsidRPr="00806060">
        <w:rPr>
          <w:rFonts w:cstheme="minorHAnsi"/>
          <w:szCs w:val="22"/>
        </w:rPr>
        <w:t xml:space="preserve">All: </w:t>
      </w:r>
    </w:p>
    <w:p w14:paraId="69FD1E73" w14:textId="77777777" w:rsidR="002D7123" w:rsidRPr="00806060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806060">
        <w:rPr>
          <w:rStyle w:val="Pogrubienie"/>
          <w:rFonts w:cstheme="minorHAnsi"/>
          <w:b w:val="0"/>
          <w:bCs w:val="0"/>
          <w:szCs w:val="22"/>
        </w:rPr>
        <w:t>Ds 1st Disco Set - Received</w:t>
      </w:r>
      <w:r w:rsidRPr="00806060">
        <w:rPr>
          <w:rFonts w:cstheme="minorHAnsi"/>
          <w:szCs w:val="22"/>
        </w:rPr>
        <w:t xml:space="preserve"> is not empty</w:t>
      </w:r>
    </w:p>
    <w:p w14:paraId="2E8619D0" w14:textId="77777777" w:rsidR="002D7123" w:rsidRPr="00806060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806060">
        <w:rPr>
          <w:rStyle w:val="Pogrubienie"/>
          <w:rFonts w:cstheme="minorHAnsi"/>
          <w:b w:val="0"/>
          <w:bCs w:val="0"/>
          <w:szCs w:val="22"/>
        </w:rPr>
        <w:t>Ds 1st Disco Set - Received</w:t>
      </w:r>
      <w:r w:rsidRPr="00806060">
        <w:rPr>
          <w:rFonts w:cstheme="minorHAnsi"/>
          <w:szCs w:val="22"/>
        </w:rPr>
        <w:t xml:space="preserve"> has changed</w:t>
      </w:r>
    </w:p>
    <w:p w14:paraId="699919F3" w14:textId="77777777" w:rsidR="002D7123" w:rsidRPr="00806060" w:rsidRDefault="002D7123">
      <w:pPr>
        <w:pStyle w:val="Akapitzlist"/>
        <w:numPr>
          <w:ilvl w:val="1"/>
          <w:numId w:val="60"/>
        </w:numPr>
        <w:rPr>
          <w:rFonts w:cstheme="minorHAnsi"/>
          <w:szCs w:val="22"/>
        </w:rPr>
      </w:pPr>
      <w:r w:rsidRPr="00806060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06060">
        <w:rPr>
          <w:rFonts w:cstheme="minorHAnsi"/>
          <w:szCs w:val="22"/>
        </w:rPr>
        <w:t xml:space="preserve"> is </w:t>
      </w:r>
      <w:r w:rsidRPr="00806060">
        <w:rPr>
          <w:rStyle w:val="Uwydatnienie"/>
          <w:rFonts w:asciiTheme="minorHAnsi" w:hAnsiTheme="minorHAnsi" w:cstheme="minorHAnsi"/>
          <w:szCs w:val="22"/>
        </w:rPr>
        <w:t>0</w:t>
      </w:r>
    </w:p>
    <w:p w14:paraId="67BAD766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Tasks:</w:t>
      </w:r>
    </w:p>
    <w:p w14:paraId="05E65666" w14:textId="77777777" w:rsidR="002D7123" w:rsidRPr="00806060" w:rsidRDefault="002D7123">
      <w:pPr>
        <w:pStyle w:val="Akapitzlist"/>
        <w:numPr>
          <w:ilvl w:val="0"/>
          <w:numId w:val="60"/>
        </w:numPr>
        <w:rPr>
          <w:rFonts w:cstheme="minorHAnsi"/>
          <w:szCs w:val="22"/>
        </w:rPr>
      </w:pPr>
      <w:r w:rsidRPr="00806060">
        <w:rPr>
          <w:rFonts w:cstheme="minorHAnsi"/>
          <w:szCs w:val="22"/>
        </w:rPr>
        <w:t>add calendar event to Attoreny (User) 29 after Ds 1st Disco Set - Received date: "Responses due in"</w:t>
      </w:r>
    </w:p>
    <w:p w14:paraId="708D4192" w14:textId="77777777" w:rsidR="002D7123" w:rsidRPr="00806060" w:rsidRDefault="002D7123">
      <w:pPr>
        <w:pStyle w:val="Akapitzlist"/>
        <w:numPr>
          <w:ilvl w:val="0"/>
          <w:numId w:val="60"/>
        </w:numPr>
        <w:rPr>
          <w:rFonts w:cstheme="minorHAnsi"/>
          <w:szCs w:val="22"/>
        </w:rPr>
      </w:pPr>
      <w:r w:rsidRPr="00806060">
        <w:rPr>
          <w:rFonts w:cstheme="minorHAnsi"/>
          <w:szCs w:val="22"/>
        </w:rPr>
        <w:t>create task for Case Manager to "Draft Responses to Ds 1st Disco Set in"</w:t>
      </w:r>
    </w:p>
    <w:p w14:paraId="761978EB" w14:textId="77777777" w:rsidR="002D7123" w:rsidRPr="00806060" w:rsidRDefault="002D7123">
      <w:pPr>
        <w:pStyle w:val="Akapitzlist"/>
        <w:numPr>
          <w:ilvl w:val="0"/>
          <w:numId w:val="60"/>
        </w:numPr>
        <w:rPr>
          <w:rFonts w:cstheme="minorHAnsi"/>
          <w:szCs w:val="22"/>
        </w:rPr>
      </w:pPr>
      <w:r w:rsidRPr="00806060">
        <w:rPr>
          <w:rFonts w:cstheme="minorHAnsi"/>
          <w:szCs w:val="22"/>
        </w:rPr>
        <w:t xml:space="preserve">Set Defendant Discovery Status to 1st Disco Set - Received </w:t>
      </w:r>
    </w:p>
    <w:p w14:paraId="4A40CB61" w14:textId="7F1945D6" w:rsidR="002D7123" w:rsidRPr="002D7123" w:rsidRDefault="002D7123" w:rsidP="00806060">
      <w:pPr>
        <w:pStyle w:val="DBH3"/>
      </w:pPr>
      <w:bookmarkStart w:id="110" w:name="_Toc130299704"/>
      <w:r w:rsidRPr="002D7123">
        <w:t>Ds 2nd Disco Set - Received date changed</w:t>
      </w:r>
      <w:bookmarkEnd w:id="110"/>
    </w:p>
    <w:p w14:paraId="32C71364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Conditions:</w:t>
      </w:r>
    </w:p>
    <w:p w14:paraId="1A3FC44A" w14:textId="77777777" w:rsidR="002D7123" w:rsidRPr="00806060" w:rsidRDefault="002D7123">
      <w:pPr>
        <w:pStyle w:val="Akapitzlist"/>
        <w:numPr>
          <w:ilvl w:val="0"/>
          <w:numId w:val="61"/>
        </w:numPr>
        <w:rPr>
          <w:rFonts w:cstheme="minorHAnsi"/>
          <w:szCs w:val="22"/>
        </w:rPr>
      </w:pPr>
      <w:r w:rsidRPr="00806060">
        <w:rPr>
          <w:rFonts w:cstheme="minorHAnsi"/>
          <w:szCs w:val="22"/>
        </w:rPr>
        <w:t xml:space="preserve">All: </w:t>
      </w:r>
    </w:p>
    <w:p w14:paraId="1B5A0002" w14:textId="77777777" w:rsidR="002D7123" w:rsidRPr="00806060" w:rsidRDefault="002D7123">
      <w:pPr>
        <w:pStyle w:val="Akapitzlist"/>
        <w:numPr>
          <w:ilvl w:val="1"/>
          <w:numId w:val="61"/>
        </w:numPr>
        <w:rPr>
          <w:rFonts w:cstheme="minorHAnsi"/>
          <w:szCs w:val="22"/>
        </w:rPr>
      </w:pPr>
      <w:r w:rsidRPr="00806060">
        <w:rPr>
          <w:rStyle w:val="Pogrubienie"/>
          <w:rFonts w:cstheme="minorHAnsi"/>
          <w:b w:val="0"/>
          <w:bCs w:val="0"/>
          <w:szCs w:val="22"/>
        </w:rPr>
        <w:t>Ds 2nd Disco Set - Received</w:t>
      </w:r>
      <w:r w:rsidRPr="00806060">
        <w:rPr>
          <w:rFonts w:cstheme="minorHAnsi"/>
          <w:szCs w:val="22"/>
        </w:rPr>
        <w:t xml:space="preserve"> is not empty</w:t>
      </w:r>
    </w:p>
    <w:p w14:paraId="66BF1E3F" w14:textId="77777777" w:rsidR="002D7123" w:rsidRPr="00806060" w:rsidRDefault="002D7123">
      <w:pPr>
        <w:pStyle w:val="Akapitzlist"/>
        <w:numPr>
          <w:ilvl w:val="1"/>
          <w:numId w:val="61"/>
        </w:numPr>
        <w:rPr>
          <w:rFonts w:cstheme="minorHAnsi"/>
          <w:szCs w:val="22"/>
        </w:rPr>
      </w:pPr>
      <w:r w:rsidRPr="00806060">
        <w:rPr>
          <w:rStyle w:val="Pogrubienie"/>
          <w:rFonts w:cstheme="minorHAnsi"/>
          <w:b w:val="0"/>
          <w:bCs w:val="0"/>
          <w:szCs w:val="22"/>
        </w:rPr>
        <w:t>Ds 2nd Disco Set - Received</w:t>
      </w:r>
      <w:r w:rsidRPr="00806060">
        <w:rPr>
          <w:rFonts w:cstheme="minorHAnsi"/>
          <w:szCs w:val="22"/>
        </w:rPr>
        <w:t xml:space="preserve"> has changed</w:t>
      </w:r>
    </w:p>
    <w:p w14:paraId="4CF848B4" w14:textId="77777777" w:rsidR="002D7123" w:rsidRPr="00806060" w:rsidRDefault="002D7123">
      <w:pPr>
        <w:pStyle w:val="Akapitzlist"/>
        <w:numPr>
          <w:ilvl w:val="1"/>
          <w:numId w:val="61"/>
        </w:numPr>
        <w:rPr>
          <w:rFonts w:cstheme="minorHAnsi"/>
          <w:szCs w:val="22"/>
        </w:rPr>
      </w:pPr>
      <w:r w:rsidRPr="00806060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06060">
        <w:rPr>
          <w:rFonts w:cstheme="minorHAnsi"/>
          <w:szCs w:val="22"/>
        </w:rPr>
        <w:t xml:space="preserve"> is </w:t>
      </w:r>
      <w:r w:rsidRPr="00806060">
        <w:rPr>
          <w:rStyle w:val="Uwydatnienie"/>
          <w:rFonts w:asciiTheme="minorHAnsi" w:hAnsiTheme="minorHAnsi" w:cstheme="minorHAnsi"/>
          <w:szCs w:val="22"/>
        </w:rPr>
        <w:t>0</w:t>
      </w:r>
    </w:p>
    <w:p w14:paraId="55767DED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Tasks:</w:t>
      </w:r>
    </w:p>
    <w:p w14:paraId="3DC9C032" w14:textId="77777777" w:rsidR="002D7123" w:rsidRPr="00806060" w:rsidRDefault="002D7123">
      <w:pPr>
        <w:pStyle w:val="Akapitzlist"/>
        <w:numPr>
          <w:ilvl w:val="0"/>
          <w:numId w:val="61"/>
        </w:numPr>
        <w:rPr>
          <w:rFonts w:cstheme="minorHAnsi"/>
          <w:szCs w:val="22"/>
        </w:rPr>
      </w:pPr>
      <w:r w:rsidRPr="00806060">
        <w:rPr>
          <w:rFonts w:cstheme="minorHAnsi"/>
          <w:szCs w:val="22"/>
        </w:rPr>
        <w:t>add calendar event to Attoreny (User) 29 after Ds 2nd Disco Set - Received: ""Responses due in"</w:t>
      </w:r>
    </w:p>
    <w:p w14:paraId="7FDF027F" w14:textId="77777777" w:rsidR="002D7123" w:rsidRPr="00806060" w:rsidRDefault="002D7123">
      <w:pPr>
        <w:pStyle w:val="Akapitzlist"/>
        <w:numPr>
          <w:ilvl w:val="0"/>
          <w:numId w:val="61"/>
        </w:numPr>
        <w:rPr>
          <w:rFonts w:cstheme="minorHAnsi"/>
          <w:szCs w:val="22"/>
        </w:rPr>
      </w:pPr>
      <w:r w:rsidRPr="00806060">
        <w:rPr>
          <w:rFonts w:cstheme="minorHAnsi"/>
          <w:szCs w:val="22"/>
        </w:rPr>
        <w:lastRenderedPageBreak/>
        <w:t>create task for Case Manager to "Draft Responses to Ds 2nd Disco Set in"</w:t>
      </w:r>
    </w:p>
    <w:p w14:paraId="296FB527" w14:textId="77777777" w:rsidR="002D7123" w:rsidRPr="00806060" w:rsidRDefault="002D7123">
      <w:pPr>
        <w:pStyle w:val="Akapitzlist"/>
        <w:numPr>
          <w:ilvl w:val="0"/>
          <w:numId w:val="61"/>
        </w:numPr>
        <w:rPr>
          <w:rFonts w:cstheme="minorHAnsi"/>
          <w:szCs w:val="22"/>
        </w:rPr>
      </w:pPr>
      <w:r w:rsidRPr="00806060">
        <w:rPr>
          <w:rFonts w:cstheme="minorHAnsi"/>
          <w:szCs w:val="22"/>
        </w:rPr>
        <w:t xml:space="preserve">Set Defendant Discovery Status to 2nd Disco Set - Received </w:t>
      </w:r>
    </w:p>
    <w:p w14:paraId="3D856C1D" w14:textId="24E0F2D0" w:rsidR="002D7123" w:rsidRPr="002D7123" w:rsidRDefault="002D7123" w:rsidP="00806060">
      <w:pPr>
        <w:pStyle w:val="DBH3"/>
      </w:pPr>
      <w:bookmarkStart w:id="111" w:name="_Toc130299705"/>
      <w:r w:rsidRPr="002D7123">
        <w:t>Ds Expert Disco Set - Received date changed</w:t>
      </w:r>
      <w:bookmarkEnd w:id="111"/>
    </w:p>
    <w:p w14:paraId="4291714C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Conditions:</w:t>
      </w:r>
    </w:p>
    <w:p w14:paraId="60B44580" w14:textId="77777777" w:rsidR="002D7123" w:rsidRPr="00806060" w:rsidRDefault="002D7123">
      <w:pPr>
        <w:pStyle w:val="Akapitzlist"/>
        <w:numPr>
          <w:ilvl w:val="0"/>
          <w:numId w:val="62"/>
        </w:numPr>
        <w:rPr>
          <w:rFonts w:cstheme="minorHAnsi"/>
          <w:szCs w:val="22"/>
        </w:rPr>
      </w:pPr>
      <w:r w:rsidRPr="00806060">
        <w:rPr>
          <w:rFonts w:cstheme="minorHAnsi"/>
          <w:szCs w:val="22"/>
        </w:rPr>
        <w:t xml:space="preserve">All: </w:t>
      </w:r>
    </w:p>
    <w:p w14:paraId="7EDB37FB" w14:textId="77777777" w:rsidR="002D7123" w:rsidRPr="00806060" w:rsidRDefault="002D7123">
      <w:pPr>
        <w:pStyle w:val="Akapitzlist"/>
        <w:numPr>
          <w:ilvl w:val="1"/>
          <w:numId w:val="62"/>
        </w:numPr>
        <w:rPr>
          <w:rFonts w:cstheme="minorHAnsi"/>
          <w:szCs w:val="22"/>
        </w:rPr>
      </w:pPr>
      <w:r w:rsidRPr="00806060">
        <w:rPr>
          <w:rStyle w:val="Pogrubienie"/>
          <w:rFonts w:cstheme="minorHAnsi"/>
          <w:b w:val="0"/>
          <w:bCs w:val="0"/>
          <w:szCs w:val="22"/>
        </w:rPr>
        <w:t>Ds Expert Disco Set - Received</w:t>
      </w:r>
      <w:r w:rsidRPr="00806060">
        <w:rPr>
          <w:rFonts w:cstheme="minorHAnsi"/>
          <w:szCs w:val="22"/>
        </w:rPr>
        <w:t xml:space="preserve"> is not empty</w:t>
      </w:r>
    </w:p>
    <w:p w14:paraId="3AFF9B62" w14:textId="77777777" w:rsidR="002D7123" w:rsidRPr="00806060" w:rsidRDefault="002D7123">
      <w:pPr>
        <w:pStyle w:val="Akapitzlist"/>
        <w:numPr>
          <w:ilvl w:val="1"/>
          <w:numId w:val="62"/>
        </w:numPr>
        <w:rPr>
          <w:rFonts w:cstheme="minorHAnsi"/>
          <w:szCs w:val="22"/>
        </w:rPr>
      </w:pPr>
      <w:r w:rsidRPr="00806060">
        <w:rPr>
          <w:rStyle w:val="Pogrubienie"/>
          <w:rFonts w:cstheme="minorHAnsi"/>
          <w:b w:val="0"/>
          <w:bCs w:val="0"/>
          <w:szCs w:val="22"/>
        </w:rPr>
        <w:t>Ds Expert Disco Set - Received</w:t>
      </w:r>
      <w:r w:rsidRPr="00806060">
        <w:rPr>
          <w:rFonts w:cstheme="minorHAnsi"/>
          <w:szCs w:val="22"/>
        </w:rPr>
        <w:t xml:space="preserve"> has changed</w:t>
      </w:r>
    </w:p>
    <w:p w14:paraId="7AF8DA89" w14:textId="77777777" w:rsidR="002D7123" w:rsidRPr="00806060" w:rsidRDefault="002D7123">
      <w:pPr>
        <w:pStyle w:val="Akapitzlist"/>
        <w:numPr>
          <w:ilvl w:val="1"/>
          <w:numId w:val="62"/>
        </w:numPr>
        <w:rPr>
          <w:rFonts w:cstheme="minorHAnsi"/>
          <w:szCs w:val="22"/>
        </w:rPr>
      </w:pPr>
      <w:r w:rsidRPr="00806060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06060">
        <w:rPr>
          <w:rFonts w:cstheme="minorHAnsi"/>
          <w:szCs w:val="22"/>
        </w:rPr>
        <w:t xml:space="preserve"> is </w:t>
      </w:r>
      <w:r w:rsidRPr="00806060">
        <w:rPr>
          <w:rStyle w:val="Uwydatnienie"/>
          <w:rFonts w:asciiTheme="minorHAnsi" w:hAnsiTheme="minorHAnsi" w:cstheme="minorHAnsi"/>
          <w:szCs w:val="22"/>
        </w:rPr>
        <w:t>0</w:t>
      </w:r>
    </w:p>
    <w:p w14:paraId="5C047FAF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Tasks:</w:t>
      </w:r>
    </w:p>
    <w:p w14:paraId="33A3433A" w14:textId="77777777" w:rsidR="002D7123" w:rsidRPr="00806060" w:rsidRDefault="002D7123">
      <w:pPr>
        <w:pStyle w:val="Akapitzlist"/>
        <w:numPr>
          <w:ilvl w:val="0"/>
          <w:numId w:val="62"/>
        </w:numPr>
        <w:rPr>
          <w:rFonts w:cstheme="minorHAnsi"/>
          <w:szCs w:val="22"/>
        </w:rPr>
      </w:pPr>
      <w:r w:rsidRPr="00806060">
        <w:rPr>
          <w:rFonts w:cstheme="minorHAnsi"/>
          <w:szCs w:val="22"/>
        </w:rPr>
        <w:t>add calendar event to Attoreny (User) 29 after Ds Expert Disco Set - Received date: "Responses due in"</w:t>
      </w:r>
    </w:p>
    <w:p w14:paraId="1956DC11" w14:textId="77777777" w:rsidR="002D7123" w:rsidRPr="00806060" w:rsidRDefault="002D7123">
      <w:pPr>
        <w:pStyle w:val="Akapitzlist"/>
        <w:numPr>
          <w:ilvl w:val="0"/>
          <w:numId w:val="62"/>
        </w:numPr>
        <w:rPr>
          <w:rFonts w:cstheme="minorHAnsi"/>
          <w:szCs w:val="22"/>
        </w:rPr>
      </w:pPr>
      <w:r w:rsidRPr="00806060">
        <w:rPr>
          <w:rFonts w:cstheme="minorHAnsi"/>
          <w:szCs w:val="22"/>
        </w:rPr>
        <w:t>create task for Case Manager to "Draft Responses to Ds Expert Disco Set in"</w:t>
      </w:r>
    </w:p>
    <w:p w14:paraId="34454368" w14:textId="77777777" w:rsidR="002D7123" w:rsidRPr="00806060" w:rsidRDefault="002D7123">
      <w:pPr>
        <w:pStyle w:val="Akapitzlist"/>
        <w:numPr>
          <w:ilvl w:val="0"/>
          <w:numId w:val="62"/>
        </w:numPr>
        <w:rPr>
          <w:rFonts w:cstheme="minorHAnsi"/>
          <w:szCs w:val="22"/>
        </w:rPr>
      </w:pPr>
      <w:r w:rsidRPr="00806060">
        <w:rPr>
          <w:rFonts w:cstheme="minorHAnsi"/>
          <w:szCs w:val="22"/>
        </w:rPr>
        <w:t xml:space="preserve">Set Defendant Discovery Status to Expert Disco Set - Received </w:t>
      </w:r>
    </w:p>
    <w:p w14:paraId="6037AE58" w14:textId="024D5481" w:rsidR="002D7123" w:rsidRPr="002D7123" w:rsidRDefault="002D7123" w:rsidP="00806060">
      <w:pPr>
        <w:pStyle w:val="DBH3"/>
      </w:pPr>
      <w:bookmarkStart w:id="112" w:name="_Toc130299706"/>
      <w:r w:rsidRPr="002D7123">
        <w:t>No date in Ds 1st Disco Set - Response Served within 25 days of Ds 1st Disco Set - Received</w:t>
      </w:r>
      <w:bookmarkEnd w:id="112"/>
    </w:p>
    <w:p w14:paraId="53283D56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Conditions:</w:t>
      </w:r>
    </w:p>
    <w:p w14:paraId="49C5DE23" w14:textId="77777777" w:rsidR="002D7123" w:rsidRPr="00870432" w:rsidRDefault="002D7123">
      <w:pPr>
        <w:pStyle w:val="Akapitzlist"/>
        <w:numPr>
          <w:ilvl w:val="0"/>
          <w:numId w:val="63"/>
        </w:numPr>
        <w:rPr>
          <w:rFonts w:cstheme="minorHAnsi"/>
          <w:szCs w:val="22"/>
        </w:rPr>
      </w:pPr>
      <w:r w:rsidRPr="00870432">
        <w:rPr>
          <w:rFonts w:cstheme="minorHAnsi"/>
          <w:szCs w:val="22"/>
        </w:rPr>
        <w:t xml:space="preserve">All: </w:t>
      </w:r>
    </w:p>
    <w:p w14:paraId="46E7D302" w14:textId="77777777" w:rsidR="002D7123" w:rsidRPr="00870432" w:rsidRDefault="002D7123">
      <w:pPr>
        <w:pStyle w:val="Akapitzlist"/>
        <w:numPr>
          <w:ilvl w:val="1"/>
          <w:numId w:val="63"/>
        </w:numPr>
        <w:rPr>
          <w:rFonts w:cstheme="minorHAnsi"/>
          <w:szCs w:val="22"/>
        </w:rPr>
      </w:pPr>
      <w:r w:rsidRPr="00870432">
        <w:rPr>
          <w:rStyle w:val="Pogrubienie"/>
          <w:rFonts w:cstheme="minorHAnsi"/>
          <w:b w:val="0"/>
          <w:bCs w:val="0"/>
          <w:szCs w:val="22"/>
        </w:rPr>
        <w:t>Status</w:t>
      </w:r>
      <w:r w:rsidRPr="00870432">
        <w:rPr>
          <w:rFonts w:cstheme="minorHAnsi"/>
          <w:szCs w:val="22"/>
        </w:rPr>
        <w:t xml:space="preserve"> is </w:t>
      </w:r>
      <w:r w:rsidRPr="00870432">
        <w:rPr>
          <w:rStyle w:val="Uwydatnienie"/>
          <w:rFonts w:asciiTheme="minorHAnsi" w:hAnsiTheme="minorHAnsi" w:cstheme="minorHAnsi"/>
          <w:szCs w:val="22"/>
        </w:rPr>
        <w:t>1st Disco Set - Received</w:t>
      </w:r>
    </w:p>
    <w:p w14:paraId="4696DBF4" w14:textId="77777777" w:rsidR="002D7123" w:rsidRPr="00870432" w:rsidRDefault="002D7123">
      <w:pPr>
        <w:pStyle w:val="Akapitzlist"/>
        <w:numPr>
          <w:ilvl w:val="1"/>
          <w:numId w:val="63"/>
        </w:numPr>
        <w:rPr>
          <w:rFonts w:cstheme="minorHAnsi"/>
          <w:szCs w:val="22"/>
        </w:rPr>
      </w:pPr>
      <w:r w:rsidRPr="00870432">
        <w:rPr>
          <w:rStyle w:val="Pogrubienie"/>
          <w:rFonts w:cstheme="minorHAnsi"/>
          <w:b w:val="0"/>
          <w:bCs w:val="0"/>
          <w:szCs w:val="22"/>
        </w:rPr>
        <w:t>Ds 1st Disco Set - Response Served</w:t>
      </w:r>
      <w:r w:rsidRPr="00870432">
        <w:rPr>
          <w:rFonts w:cstheme="minorHAnsi"/>
          <w:szCs w:val="22"/>
        </w:rPr>
        <w:t xml:space="preserve"> is empty</w:t>
      </w:r>
    </w:p>
    <w:p w14:paraId="2480EC85" w14:textId="77777777" w:rsidR="002D7123" w:rsidRPr="00870432" w:rsidRDefault="002D7123">
      <w:pPr>
        <w:pStyle w:val="Akapitzlist"/>
        <w:numPr>
          <w:ilvl w:val="1"/>
          <w:numId w:val="63"/>
        </w:numPr>
        <w:rPr>
          <w:rFonts w:cstheme="minorHAnsi"/>
          <w:szCs w:val="22"/>
        </w:rPr>
      </w:pPr>
      <w:r w:rsidRPr="00870432">
        <w:rPr>
          <w:rStyle w:val="Pogrubienie"/>
          <w:rFonts w:cstheme="minorHAnsi"/>
          <w:b w:val="0"/>
          <w:bCs w:val="0"/>
          <w:szCs w:val="22"/>
        </w:rPr>
        <w:t>Ds 1st Disco Set - Received</w:t>
      </w:r>
      <w:r w:rsidRPr="00870432">
        <w:rPr>
          <w:rFonts w:cstheme="minorHAnsi"/>
          <w:szCs w:val="22"/>
        </w:rPr>
        <w:t xml:space="preserve"> days ago </w:t>
      </w:r>
      <w:r w:rsidRPr="00870432">
        <w:rPr>
          <w:rStyle w:val="Uwydatnienie"/>
          <w:rFonts w:asciiTheme="minorHAnsi" w:hAnsiTheme="minorHAnsi" w:cstheme="minorHAnsi"/>
          <w:szCs w:val="22"/>
        </w:rPr>
        <w:t>25</w:t>
      </w:r>
    </w:p>
    <w:p w14:paraId="00FE6BBC" w14:textId="77777777" w:rsidR="002D7123" w:rsidRPr="00870432" w:rsidRDefault="002D7123">
      <w:pPr>
        <w:pStyle w:val="Akapitzlist"/>
        <w:numPr>
          <w:ilvl w:val="1"/>
          <w:numId w:val="63"/>
        </w:numPr>
        <w:rPr>
          <w:rFonts w:cstheme="minorHAnsi"/>
          <w:szCs w:val="22"/>
        </w:rPr>
      </w:pPr>
      <w:r w:rsidRPr="00870432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70432">
        <w:rPr>
          <w:rFonts w:cstheme="minorHAnsi"/>
          <w:szCs w:val="22"/>
        </w:rPr>
        <w:t xml:space="preserve"> is </w:t>
      </w:r>
      <w:r w:rsidRPr="00870432">
        <w:rPr>
          <w:rStyle w:val="Uwydatnienie"/>
          <w:rFonts w:asciiTheme="minorHAnsi" w:hAnsiTheme="minorHAnsi" w:cstheme="minorHAnsi"/>
          <w:szCs w:val="22"/>
        </w:rPr>
        <w:t>0</w:t>
      </w:r>
    </w:p>
    <w:p w14:paraId="7968FFEC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Tasks:</w:t>
      </w:r>
    </w:p>
    <w:p w14:paraId="4C2EF9BE" w14:textId="77777777" w:rsidR="002D7123" w:rsidRPr="00870432" w:rsidRDefault="002D7123">
      <w:pPr>
        <w:pStyle w:val="Akapitzlist"/>
        <w:numPr>
          <w:ilvl w:val="0"/>
          <w:numId w:val="63"/>
        </w:numPr>
        <w:rPr>
          <w:rFonts w:cstheme="minorHAnsi"/>
          <w:szCs w:val="22"/>
        </w:rPr>
      </w:pPr>
      <w:r w:rsidRPr="00870432">
        <w:rPr>
          <w:rFonts w:cstheme="minorHAnsi"/>
          <w:szCs w:val="22"/>
        </w:rPr>
        <w:t>create "Ps Motion for Extension of Time - Discovery"</w:t>
      </w:r>
    </w:p>
    <w:p w14:paraId="412FD55A" w14:textId="77777777" w:rsidR="002D7123" w:rsidRPr="00870432" w:rsidRDefault="002D7123">
      <w:pPr>
        <w:pStyle w:val="Akapitzlist"/>
        <w:numPr>
          <w:ilvl w:val="0"/>
          <w:numId w:val="63"/>
        </w:numPr>
        <w:rPr>
          <w:rFonts w:cstheme="minorHAnsi"/>
          <w:szCs w:val="22"/>
        </w:rPr>
      </w:pPr>
      <w:r w:rsidRPr="00870432">
        <w:rPr>
          <w:rFonts w:cstheme="minorHAnsi"/>
          <w:szCs w:val="22"/>
        </w:rPr>
        <w:t>deposit Ps Motion for Extension of Time - Discovery to Peru Queue for filing</w:t>
      </w:r>
    </w:p>
    <w:p w14:paraId="6318A3AD" w14:textId="77777777" w:rsidR="002D7123" w:rsidRPr="00870432" w:rsidRDefault="002D7123">
      <w:pPr>
        <w:pStyle w:val="Akapitzlist"/>
        <w:numPr>
          <w:ilvl w:val="0"/>
          <w:numId w:val="63"/>
        </w:numPr>
        <w:rPr>
          <w:rFonts w:cstheme="minorHAnsi"/>
          <w:szCs w:val="22"/>
        </w:rPr>
      </w:pPr>
      <w:r w:rsidRPr="00870432">
        <w:rPr>
          <w:rFonts w:cstheme="minorHAnsi"/>
          <w:szCs w:val="22"/>
        </w:rPr>
        <w:t xml:space="preserve">change Defendnat Discovery Status to 1st Disco Set - Ps MFET Filed, set Ps Motion For Extension Of Time </w:t>
      </w:r>
    </w:p>
    <w:p w14:paraId="434C16B6" w14:textId="0CF74744" w:rsidR="002D7123" w:rsidRPr="002D7123" w:rsidRDefault="002D7123" w:rsidP="00870432">
      <w:pPr>
        <w:pStyle w:val="DBH3"/>
      </w:pPr>
      <w:bookmarkStart w:id="113" w:name="_Toc130299707"/>
      <w:r w:rsidRPr="002D7123">
        <w:t>No date in Ds 2nd Disco Set - Response Served within 25 days of Ds 2nd Disco Set - Received</w:t>
      </w:r>
      <w:bookmarkEnd w:id="113"/>
    </w:p>
    <w:p w14:paraId="59102F6A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Conditions:</w:t>
      </w:r>
    </w:p>
    <w:p w14:paraId="5CF7D38B" w14:textId="77777777" w:rsidR="002D7123" w:rsidRPr="00870432" w:rsidRDefault="002D7123">
      <w:pPr>
        <w:pStyle w:val="Akapitzlist"/>
        <w:numPr>
          <w:ilvl w:val="0"/>
          <w:numId w:val="64"/>
        </w:numPr>
        <w:rPr>
          <w:rFonts w:cstheme="minorHAnsi"/>
          <w:szCs w:val="22"/>
        </w:rPr>
      </w:pPr>
      <w:r w:rsidRPr="00870432">
        <w:rPr>
          <w:rFonts w:cstheme="minorHAnsi"/>
          <w:szCs w:val="22"/>
        </w:rPr>
        <w:t xml:space="preserve">All: </w:t>
      </w:r>
    </w:p>
    <w:p w14:paraId="2A7B53C3" w14:textId="77777777" w:rsidR="002D7123" w:rsidRPr="00870432" w:rsidRDefault="002D7123">
      <w:pPr>
        <w:pStyle w:val="Akapitzlist"/>
        <w:numPr>
          <w:ilvl w:val="1"/>
          <w:numId w:val="64"/>
        </w:numPr>
        <w:rPr>
          <w:rFonts w:cstheme="minorHAnsi"/>
          <w:szCs w:val="22"/>
        </w:rPr>
      </w:pPr>
      <w:r w:rsidRPr="00870432">
        <w:rPr>
          <w:rStyle w:val="Pogrubienie"/>
          <w:rFonts w:cstheme="minorHAnsi"/>
          <w:b w:val="0"/>
          <w:bCs w:val="0"/>
          <w:szCs w:val="22"/>
        </w:rPr>
        <w:t>Status</w:t>
      </w:r>
      <w:r w:rsidRPr="00870432">
        <w:rPr>
          <w:rFonts w:cstheme="minorHAnsi"/>
          <w:szCs w:val="22"/>
        </w:rPr>
        <w:t xml:space="preserve"> is </w:t>
      </w:r>
      <w:r w:rsidRPr="00870432">
        <w:rPr>
          <w:rStyle w:val="Uwydatnienie"/>
          <w:rFonts w:asciiTheme="minorHAnsi" w:hAnsiTheme="minorHAnsi" w:cstheme="minorHAnsi"/>
          <w:szCs w:val="22"/>
        </w:rPr>
        <w:t>2nd Disco Set - Received</w:t>
      </w:r>
    </w:p>
    <w:p w14:paraId="584938A1" w14:textId="77777777" w:rsidR="002D7123" w:rsidRPr="00870432" w:rsidRDefault="002D7123">
      <w:pPr>
        <w:pStyle w:val="Akapitzlist"/>
        <w:numPr>
          <w:ilvl w:val="1"/>
          <w:numId w:val="64"/>
        </w:numPr>
        <w:rPr>
          <w:rFonts w:cstheme="minorHAnsi"/>
          <w:szCs w:val="22"/>
        </w:rPr>
      </w:pPr>
      <w:r w:rsidRPr="00870432">
        <w:rPr>
          <w:rStyle w:val="Pogrubienie"/>
          <w:rFonts w:cstheme="minorHAnsi"/>
          <w:b w:val="0"/>
          <w:bCs w:val="0"/>
          <w:szCs w:val="22"/>
        </w:rPr>
        <w:t>Ds 2nd Disco Set - Response Served</w:t>
      </w:r>
      <w:r w:rsidRPr="00870432">
        <w:rPr>
          <w:rFonts w:cstheme="minorHAnsi"/>
          <w:szCs w:val="22"/>
        </w:rPr>
        <w:t xml:space="preserve"> is empty</w:t>
      </w:r>
    </w:p>
    <w:p w14:paraId="0C0E5BB2" w14:textId="77777777" w:rsidR="002D7123" w:rsidRPr="00870432" w:rsidRDefault="002D7123">
      <w:pPr>
        <w:pStyle w:val="Akapitzlist"/>
        <w:numPr>
          <w:ilvl w:val="1"/>
          <w:numId w:val="64"/>
        </w:numPr>
        <w:rPr>
          <w:rFonts w:cstheme="minorHAnsi"/>
          <w:szCs w:val="22"/>
        </w:rPr>
      </w:pPr>
      <w:r w:rsidRPr="00870432">
        <w:rPr>
          <w:rStyle w:val="Pogrubienie"/>
          <w:rFonts w:cstheme="minorHAnsi"/>
          <w:b w:val="0"/>
          <w:bCs w:val="0"/>
          <w:szCs w:val="22"/>
        </w:rPr>
        <w:t>Ds 2nd Disco Set - Received</w:t>
      </w:r>
      <w:r w:rsidRPr="00870432">
        <w:rPr>
          <w:rFonts w:cstheme="minorHAnsi"/>
          <w:szCs w:val="22"/>
        </w:rPr>
        <w:t xml:space="preserve"> days ago </w:t>
      </w:r>
      <w:r w:rsidRPr="00870432">
        <w:rPr>
          <w:rStyle w:val="Uwydatnienie"/>
          <w:rFonts w:asciiTheme="minorHAnsi" w:hAnsiTheme="minorHAnsi" w:cstheme="minorHAnsi"/>
          <w:szCs w:val="22"/>
        </w:rPr>
        <w:t>25</w:t>
      </w:r>
    </w:p>
    <w:p w14:paraId="1DE08206" w14:textId="77777777" w:rsidR="002D7123" w:rsidRPr="00870432" w:rsidRDefault="002D7123">
      <w:pPr>
        <w:pStyle w:val="Akapitzlist"/>
        <w:numPr>
          <w:ilvl w:val="1"/>
          <w:numId w:val="64"/>
        </w:numPr>
        <w:rPr>
          <w:rFonts w:cstheme="minorHAnsi"/>
          <w:szCs w:val="22"/>
        </w:rPr>
      </w:pPr>
      <w:r w:rsidRPr="00870432">
        <w:rPr>
          <w:rStyle w:val="Pogrubienie"/>
          <w:rFonts w:cstheme="minorHAnsi"/>
          <w:b w:val="0"/>
          <w:bCs w:val="0"/>
          <w:szCs w:val="22"/>
        </w:rPr>
        <w:lastRenderedPageBreak/>
        <w:t>Lock Automation</w:t>
      </w:r>
      <w:r w:rsidRPr="00870432">
        <w:rPr>
          <w:rFonts w:cstheme="minorHAnsi"/>
          <w:szCs w:val="22"/>
        </w:rPr>
        <w:t xml:space="preserve"> is </w:t>
      </w:r>
      <w:r w:rsidRPr="00870432">
        <w:rPr>
          <w:rStyle w:val="Uwydatnienie"/>
          <w:rFonts w:asciiTheme="minorHAnsi" w:hAnsiTheme="minorHAnsi" w:cstheme="minorHAnsi"/>
          <w:szCs w:val="22"/>
        </w:rPr>
        <w:t>0</w:t>
      </w:r>
    </w:p>
    <w:p w14:paraId="2A45A097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Tasks:</w:t>
      </w:r>
    </w:p>
    <w:p w14:paraId="4C2E7A66" w14:textId="77777777" w:rsidR="002D7123" w:rsidRPr="00870432" w:rsidRDefault="002D7123">
      <w:pPr>
        <w:pStyle w:val="Akapitzlist"/>
        <w:numPr>
          <w:ilvl w:val="0"/>
          <w:numId w:val="64"/>
        </w:numPr>
        <w:rPr>
          <w:rFonts w:cstheme="minorHAnsi"/>
          <w:szCs w:val="22"/>
        </w:rPr>
      </w:pPr>
      <w:r w:rsidRPr="00870432">
        <w:rPr>
          <w:rFonts w:cstheme="minorHAnsi"/>
          <w:szCs w:val="22"/>
        </w:rPr>
        <w:t>create "Ps Motion for Extension of Time - Discovery"</w:t>
      </w:r>
    </w:p>
    <w:p w14:paraId="2E1A8814" w14:textId="77777777" w:rsidR="002D7123" w:rsidRPr="00870432" w:rsidRDefault="002D7123">
      <w:pPr>
        <w:pStyle w:val="Akapitzlist"/>
        <w:numPr>
          <w:ilvl w:val="0"/>
          <w:numId w:val="64"/>
        </w:numPr>
        <w:rPr>
          <w:rFonts w:cstheme="minorHAnsi"/>
          <w:szCs w:val="22"/>
        </w:rPr>
      </w:pPr>
      <w:r w:rsidRPr="00870432">
        <w:rPr>
          <w:rFonts w:cstheme="minorHAnsi"/>
          <w:szCs w:val="22"/>
        </w:rPr>
        <w:t>deposit Ps Motion for Extension of Time - Discovery to Peru Queue for filing</w:t>
      </w:r>
    </w:p>
    <w:p w14:paraId="4AE325C1" w14:textId="77777777" w:rsidR="002D7123" w:rsidRPr="00870432" w:rsidRDefault="002D7123">
      <w:pPr>
        <w:pStyle w:val="Akapitzlist"/>
        <w:numPr>
          <w:ilvl w:val="0"/>
          <w:numId w:val="64"/>
        </w:numPr>
        <w:rPr>
          <w:rFonts w:cstheme="minorHAnsi"/>
          <w:szCs w:val="22"/>
        </w:rPr>
      </w:pPr>
      <w:r w:rsidRPr="00870432">
        <w:rPr>
          <w:rFonts w:cstheme="minorHAnsi"/>
          <w:szCs w:val="22"/>
        </w:rPr>
        <w:t xml:space="preserve">change Defendnat Discovery Status to 2nd Disco Set - Ps MFET Filed, set Ps Motion For Extension Of Time </w:t>
      </w:r>
    </w:p>
    <w:p w14:paraId="072C49B0" w14:textId="1409E481" w:rsidR="002D7123" w:rsidRPr="002D7123" w:rsidRDefault="002D7123" w:rsidP="00870432">
      <w:pPr>
        <w:pStyle w:val="DBH3"/>
      </w:pPr>
      <w:bookmarkStart w:id="114" w:name="_Toc130299708"/>
      <w:r w:rsidRPr="002D7123">
        <w:t>No date in Ds Expert Disco Set - Response Served within 25 days of Ds Expert Disco Set - Received</w:t>
      </w:r>
      <w:bookmarkEnd w:id="114"/>
    </w:p>
    <w:p w14:paraId="49139FFB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Conditions:</w:t>
      </w:r>
    </w:p>
    <w:p w14:paraId="10ED3F1F" w14:textId="77777777" w:rsidR="002D7123" w:rsidRPr="00870432" w:rsidRDefault="002D7123">
      <w:pPr>
        <w:pStyle w:val="Akapitzlist"/>
        <w:numPr>
          <w:ilvl w:val="0"/>
          <w:numId w:val="65"/>
        </w:numPr>
        <w:rPr>
          <w:rFonts w:cstheme="minorHAnsi"/>
          <w:szCs w:val="22"/>
        </w:rPr>
      </w:pPr>
      <w:r w:rsidRPr="00870432">
        <w:rPr>
          <w:rFonts w:cstheme="minorHAnsi"/>
          <w:szCs w:val="22"/>
        </w:rPr>
        <w:t xml:space="preserve">All: </w:t>
      </w:r>
    </w:p>
    <w:p w14:paraId="789B410E" w14:textId="77777777" w:rsidR="002D7123" w:rsidRPr="00870432" w:rsidRDefault="002D7123">
      <w:pPr>
        <w:pStyle w:val="Akapitzlist"/>
        <w:numPr>
          <w:ilvl w:val="1"/>
          <w:numId w:val="65"/>
        </w:numPr>
        <w:rPr>
          <w:rFonts w:cstheme="minorHAnsi"/>
          <w:szCs w:val="22"/>
        </w:rPr>
      </w:pPr>
      <w:r w:rsidRPr="00870432">
        <w:rPr>
          <w:rStyle w:val="Pogrubienie"/>
          <w:rFonts w:cstheme="minorHAnsi"/>
          <w:b w:val="0"/>
          <w:bCs w:val="0"/>
          <w:szCs w:val="22"/>
        </w:rPr>
        <w:t>Status</w:t>
      </w:r>
      <w:r w:rsidRPr="00870432">
        <w:rPr>
          <w:rFonts w:cstheme="minorHAnsi"/>
          <w:szCs w:val="22"/>
        </w:rPr>
        <w:t xml:space="preserve"> is </w:t>
      </w:r>
      <w:r w:rsidRPr="00870432">
        <w:rPr>
          <w:rStyle w:val="Uwydatnienie"/>
          <w:rFonts w:asciiTheme="minorHAnsi" w:hAnsiTheme="minorHAnsi" w:cstheme="minorHAnsi"/>
          <w:szCs w:val="22"/>
        </w:rPr>
        <w:t>Expert Disco Set - Received</w:t>
      </w:r>
    </w:p>
    <w:p w14:paraId="771BAA26" w14:textId="77777777" w:rsidR="002D7123" w:rsidRPr="00870432" w:rsidRDefault="002D7123">
      <w:pPr>
        <w:pStyle w:val="Akapitzlist"/>
        <w:numPr>
          <w:ilvl w:val="1"/>
          <w:numId w:val="65"/>
        </w:numPr>
        <w:rPr>
          <w:rFonts w:cstheme="minorHAnsi"/>
          <w:szCs w:val="22"/>
        </w:rPr>
      </w:pPr>
      <w:r w:rsidRPr="00870432">
        <w:rPr>
          <w:rStyle w:val="Pogrubienie"/>
          <w:rFonts w:cstheme="minorHAnsi"/>
          <w:b w:val="0"/>
          <w:bCs w:val="0"/>
          <w:szCs w:val="22"/>
        </w:rPr>
        <w:t>Ds Expert Disco Set - Response Served</w:t>
      </w:r>
      <w:r w:rsidRPr="00870432">
        <w:rPr>
          <w:rFonts w:cstheme="minorHAnsi"/>
          <w:szCs w:val="22"/>
        </w:rPr>
        <w:t xml:space="preserve"> is empty</w:t>
      </w:r>
    </w:p>
    <w:p w14:paraId="7B5B5B94" w14:textId="77777777" w:rsidR="002D7123" w:rsidRPr="00870432" w:rsidRDefault="002D7123">
      <w:pPr>
        <w:pStyle w:val="Akapitzlist"/>
        <w:numPr>
          <w:ilvl w:val="1"/>
          <w:numId w:val="65"/>
        </w:numPr>
        <w:rPr>
          <w:rFonts w:cstheme="minorHAnsi"/>
          <w:szCs w:val="22"/>
        </w:rPr>
      </w:pPr>
      <w:r w:rsidRPr="00870432">
        <w:rPr>
          <w:rStyle w:val="Pogrubienie"/>
          <w:rFonts w:cstheme="minorHAnsi"/>
          <w:b w:val="0"/>
          <w:bCs w:val="0"/>
          <w:szCs w:val="22"/>
        </w:rPr>
        <w:t>Ds Expert Disco Set - Received</w:t>
      </w:r>
      <w:r w:rsidRPr="00870432">
        <w:rPr>
          <w:rFonts w:cstheme="minorHAnsi"/>
          <w:szCs w:val="22"/>
        </w:rPr>
        <w:t xml:space="preserve"> days ago </w:t>
      </w:r>
      <w:r w:rsidRPr="00870432">
        <w:rPr>
          <w:rStyle w:val="Uwydatnienie"/>
          <w:rFonts w:asciiTheme="minorHAnsi" w:hAnsiTheme="minorHAnsi" w:cstheme="minorHAnsi"/>
          <w:szCs w:val="22"/>
        </w:rPr>
        <w:t>25</w:t>
      </w:r>
    </w:p>
    <w:p w14:paraId="7AD52CA1" w14:textId="77777777" w:rsidR="002D7123" w:rsidRPr="00870432" w:rsidRDefault="002D7123">
      <w:pPr>
        <w:pStyle w:val="Akapitzlist"/>
        <w:numPr>
          <w:ilvl w:val="1"/>
          <w:numId w:val="65"/>
        </w:numPr>
        <w:rPr>
          <w:rFonts w:cstheme="minorHAnsi"/>
          <w:szCs w:val="22"/>
        </w:rPr>
      </w:pPr>
      <w:r w:rsidRPr="00870432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70432">
        <w:rPr>
          <w:rFonts w:cstheme="minorHAnsi"/>
          <w:szCs w:val="22"/>
        </w:rPr>
        <w:t xml:space="preserve"> is </w:t>
      </w:r>
      <w:r w:rsidRPr="00870432">
        <w:rPr>
          <w:rStyle w:val="Uwydatnienie"/>
          <w:rFonts w:asciiTheme="minorHAnsi" w:hAnsiTheme="minorHAnsi" w:cstheme="minorHAnsi"/>
          <w:szCs w:val="22"/>
        </w:rPr>
        <w:t>0</w:t>
      </w:r>
    </w:p>
    <w:p w14:paraId="22593760" w14:textId="77777777" w:rsidR="002D7123" w:rsidRPr="002D7123" w:rsidRDefault="002D7123" w:rsidP="002D7123">
      <w:pPr>
        <w:rPr>
          <w:rFonts w:cstheme="minorHAnsi"/>
          <w:szCs w:val="22"/>
        </w:rPr>
      </w:pPr>
      <w:r w:rsidRPr="002D7123">
        <w:rPr>
          <w:rFonts w:cstheme="minorHAnsi"/>
          <w:szCs w:val="22"/>
        </w:rPr>
        <w:t>Tasks:</w:t>
      </w:r>
    </w:p>
    <w:p w14:paraId="53AE2A00" w14:textId="77777777" w:rsidR="002D7123" w:rsidRPr="00870432" w:rsidRDefault="002D7123">
      <w:pPr>
        <w:pStyle w:val="Akapitzlist"/>
        <w:numPr>
          <w:ilvl w:val="0"/>
          <w:numId w:val="65"/>
        </w:numPr>
        <w:rPr>
          <w:rFonts w:cstheme="minorHAnsi"/>
          <w:szCs w:val="22"/>
        </w:rPr>
      </w:pPr>
      <w:r w:rsidRPr="00870432">
        <w:rPr>
          <w:rFonts w:cstheme="minorHAnsi"/>
          <w:szCs w:val="22"/>
        </w:rPr>
        <w:t>create "Ps Motion for Extension of Time - Discovery"</w:t>
      </w:r>
    </w:p>
    <w:p w14:paraId="5B8E30D1" w14:textId="77777777" w:rsidR="002D7123" w:rsidRPr="00870432" w:rsidRDefault="002D7123">
      <w:pPr>
        <w:pStyle w:val="Akapitzlist"/>
        <w:numPr>
          <w:ilvl w:val="0"/>
          <w:numId w:val="65"/>
        </w:numPr>
        <w:rPr>
          <w:rFonts w:cstheme="minorHAnsi"/>
          <w:szCs w:val="22"/>
        </w:rPr>
      </w:pPr>
      <w:r w:rsidRPr="00870432">
        <w:rPr>
          <w:rFonts w:cstheme="minorHAnsi"/>
          <w:szCs w:val="22"/>
        </w:rPr>
        <w:t>deposit Ps Motion for Extension of Time - Discovery to Peru Queue for filing</w:t>
      </w:r>
    </w:p>
    <w:p w14:paraId="78F3B490" w14:textId="77777777" w:rsidR="002D7123" w:rsidRPr="00870432" w:rsidRDefault="002D7123">
      <w:pPr>
        <w:pStyle w:val="Akapitzlist"/>
        <w:numPr>
          <w:ilvl w:val="0"/>
          <w:numId w:val="65"/>
        </w:numPr>
        <w:rPr>
          <w:rFonts w:cstheme="minorHAnsi"/>
          <w:szCs w:val="22"/>
        </w:rPr>
      </w:pPr>
      <w:r w:rsidRPr="00870432">
        <w:rPr>
          <w:rFonts w:cstheme="minorHAnsi"/>
          <w:szCs w:val="22"/>
        </w:rPr>
        <w:t>change Defendnat Discovery Status to Expert Disco Set - Ps MFET Filed, set Ps Motion For Extension Of Time</w:t>
      </w:r>
    </w:p>
    <w:p w14:paraId="6F70FA8B" w14:textId="17ED0B6C" w:rsidR="002D7123" w:rsidRDefault="00C968BB" w:rsidP="00C968BB">
      <w:pPr>
        <w:pStyle w:val="DBH2"/>
      </w:pPr>
      <w:bookmarkStart w:id="115" w:name="_Toc130299709"/>
      <w:r w:rsidRPr="00C968BB">
        <w:t>Module: Cases, Section: Defendant MSJ</w:t>
      </w:r>
      <w:bookmarkEnd w:id="115"/>
    </w:p>
    <w:p w14:paraId="1E7F6A7E" w14:textId="153FA95A" w:rsidR="00C968BB" w:rsidRPr="00C968BB" w:rsidRDefault="00C968BB" w:rsidP="00C968BB">
      <w:pPr>
        <w:pStyle w:val="DBH3"/>
        <w:rPr>
          <w:lang w:val="pl-PL" w:eastAsia="pl-PL"/>
        </w:rPr>
      </w:pPr>
      <w:bookmarkStart w:id="116" w:name="_Toc130299710"/>
      <w:r w:rsidRPr="00C968BB">
        <w:t>Change of Defendant MSJ Status</w:t>
      </w:r>
      <w:bookmarkEnd w:id="116"/>
    </w:p>
    <w:p w14:paraId="1925154E" w14:textId="77777777" w:rsidR="00C968BB" w:rsidRPr="00C968BB" w:rsidRDefault="00C968BB" w:rsidP="00C968BB">
      <w:r w:rsidRPr="00C968BB">
        <w:t>Conditions:</w:t>
      </w:r>
    </w:p>
    <w:p w14:paraId="3EAF0749" w14:textId="77777777" w:rsidR="00C968BB" w:rsidRPr="00C968BB" w:rsidRDefault="00C968BB">
      <w:pPr>
        <w:pStyle w:val="Akapitzlist"/>
        <w:numPr>
          <w:ilvl w:val="0"/>
          <w:numId w:val="66"/>
        </w:numPr>
      </w:pPr>
      <w:r w:rsidRPr="00C968BB">
        <w:t xml:space="preserve">All: </w:t>
      </w:r>
    </w:p>
    <w:p w14:paraId="5BB74CF7" w14:textId="77777777" w:rsidR="00C968BB" w:rsidRPr="00C968BB" w:rsidRDefault="00C968BB">
      <w:pPr>
        <w:pStyle w:val="Akapitzlist"/>
        <w:numPr>
          <w:ilvl w:val="1"/>
          <w:numId w:val="66"/>
        </w:numPr>
      </w:pPr>
      <w:r w:rsidRPr="00C968BB">
        <w:rPr>
          <w:rStyle w:val="Pogrubienie"/>
          <w:rFonts w:cstheme="minorHAnsi"/>
          <w:b w:val="0"/>
          <w:bCs w:val="0"/>
          <w:szCs w:val="22"/>
        </w:rPr>
        <w:t>Defendant MSJ Status</w:t>
      </w:r>
      <w:r w:rsidRPr="00C968BB">
        <w:t xml:space="preserve"> has changed</w:t>
      </w:r>
    </w:p>
    <w:p w14:paraId="22108A95" w14:textId="77777777" w:rsidR="00C968BB" w:rsidRPr="00C968BB" w:rsidRDefault="00C968BB">
      <w:pPr>
        <w:pStyle w:val="Akapitzlist"/>
        <w:numPr>
          <w:ilvl w:val="1"/>
          <w:numId w:val="66"/>
        </w:numPr>
      </w:pPr>
      <w:r w:rsidRPr="00C968BB">
        <w:rPr>
          <w:rStyle w:val="Pogrubienie"/>
          <w:rFonts w:cstheme="minorHAnsi"/>
          <w:b w:val="0"/>
          <w:bCs w:val="0"/>
          <w:szCs w:val="22"/>
        </w:rPr>
        <w:t>Defendant MSJ Status</w:t>
      </w:r>
      <w:r w:rsidRPr="00C968BB">
        <w:t xml:space="preserve"> is not empty</w:t>
      </w:r>
    </w:p>
    <w:p w14:paraId="14E2AFB1" w14:textId="77777777" w:rsidR="00C968BB" w:rsidRPr="00C968BB" w:rsidRDefault="00C968BB" w:rsidP="00C968BB">
      <w:r w:rsidRPr="00C968BB">
        <w:t>Tasks:</w:t>
      </w:r>
    </w:p>
    <w:p w14:paraId="577AC97B" w14:textId="77777777" w:rsidR="00C968BB" w:rsidRPr="00C968BB" w:rsidRDefault="00C968BB">
      <w:pPr>
        <w:pStyle w:val="Akapitzlist"/>
        <w:numPr>
          <w:ilvl w:val="0"/>
          <w:numId w:val="66"/>
        </w:numPr>
      </w:pPr>
      <w:r w:rsidRPr="00C968BB">
        <w:t xml:space="preserve">Update Status, Status Age, Status Date, Stage </w:t>
      </w:r>
    </w:p>
    <w:p w14:paraId="1C9045A8" w14:textId="4DF8918E" w:rsidR="00C968BB" w:rsidRPr="00C968BB" w:rsidRDefault="00C968BB" w:rsidP="00C968BB">
      <w:pPr>
        <w:pStyle w:val="DBH3"/>
      </w:pPr>
      <w:bookmarkStart w:id="117" w:name="_Toc130299711"/>
      <w:r w:rsidRPr="00C968BB">
        <w:t>Defendant MSJ Status change to Ds MSJ Denied</w:t>
      </w:r>
      <w:bookmarkEnd w:id="117"/>
    </w:p>
    <w:p w14:paraId="65CD0CEE" w14:textId="77777777" w:rsidR="00C968BB" w:rsidRPr="00C968BB" w:rsidRDefault="00C968BB" w:rsidP="00C968BB">
      <w:r w:rsidRPr="00C968BB">
        <w:t>Conditions:</w:t>
      </w:r>
    </w:p>
    <w:p w14:paraId="0675EA92" w14:textId="77777777" w:rsidR="00C968BB" w:rsidRPr="00C968BB" w:rsidRDefault="00C968BB">
      <w:pPr>
        <w:pStyle w:val="Akapitzlist"/>
        <w:numPr>
          <w:ilvl w:val="0"/>
          <w:numId w:val="66"/>
        </w:numPr>
      </w:pPr>
      <w:r w:rsidRPr="00C968BB">
        <w:t xml:space="preserve">All: </w:t>
      </w:r>
    </w:p>
    <w:p w14:paraId="74B489ED" w14:textId="77777777" w:rsidR="00C968BB" w:rsidRPr="00C968BB" w:rsidRDefault="00C968BB">
      <w:pPr>
        <w:pStyle w:val="Akapitzlist"/>
        <w:numPr>
          <w:ilvl w:val="1"/>
          <w:numId w:val="66"/>
        </w:numPr>
      </w:pPr>
      <w:r w:rsidRPr="00C968BB">
        <w:rPr>
          <w:rStyle w:val="Pogrubienie"/>
          <w:rFonts w:cstheme="minorHAnsi"/>
          <w:b w:val="0"/>
          <w:bCs w:val="0"/>
          <w:szCs w:val="22"/>
        </w:rPr>
        <w:lastRenderedPageBreak/>
        <w:t>Defendant MSJ Status</w:t>
      </w:r>
      <w:r w:rsidRPr="00C968BB">
        <w:t xml:space="preserve"> has changed</w:t>
      </w:r>
    </w:p>
    <w:p w14:paraId="4D1C2D5A" w14:textId="77777777" w:rsidR="00C968BB" w:rsidRPr="00C968BB" w:rsidRDefault="00C968BB">
      <w:pPr>
        <w:pStyle w:val="Akapitzlist"/>
        <w:numPr>
          <w:ilvl w:val="1"/>
          <w:numId w:val="66"/>
        </w:numPr>
      </w:pPr>
      <w:r w:rsidRPr="00C968BB">
        <w:rPr>
          <w:rStyle w:val="Pogrubienie"/>
          <w:rFonts w:cstheme="minorHAnsi"/>
          <w:b w:val="0"/>
          <w:bCs w:val="0"/>
          <w:szCs w:val="22"/>
        </w:rPr>
        <w:t>Defendant MSJ Status</w:t>
      </w:r>
      <w:r w:rsidRPr="00C968BB">
        <w:t xml:space="preserve"> is </w:t>
      </w:r>
      <w:r w:rsidRPr="00C968BB">
        <w:rPr>
          <w:rStyle w:val="Uwydatnienie"/>
          <w:rFonts w:asciiTheme="minorHAnsi" w:hAnsiTheme="minorHAnsi" w:cstheme="minorHAnsi"/>
          <w:szCs w:val="22"/>
        </w:rPr>
        <w:t>Ds MSJ Denied</w:t>
      </w:r>
    </w:p>
    <w:p w14:paraId="4D04B108" w14:textId="77777777" w:rsidR="00C968BB" w:rsidRPr="00C968BB" w:rsidRDefault="00C968BB">
      <w:pPr>
        <w:pStyle w:val="Akapitzlist"/>
        <w:numPr>
          <w:ilvl w:val="1"/>
          <w:numId w:val="66"/>
        </w:numPr>
      </w:pPr>
      <w:r w:rsidRPr="00C968BB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C968BB">
        <w:t xml:space="preserve"> is </w:t>
      </w:r>
      <w:r w:rsidRPr="00C968BB">
        <w:rPr>
          <w:rStyle w:val="Uwydatnienie"/>
          <w:rFonts w:asciiTheme="minorHAnsi" w:hAnsiTheme="minorHAnsi" w:cstheme="minorHAnsi"/>
          <w:szCs w:val="22"/>
        </w:rPr>
        <w:t>0</w:t>
      </w:r>
    </w:p>
    <w:p w14:paraId="05D1CA42" w14:textId="77777777" w:rsidR="00C968BB" w:rsidRPr="00C968BB" w:rsidRDefault="00C968BB" w:rsidP="00C968BB">
      <w:r w:rsidRPr="00C968BB">
        <w:t>Tasks:</w:t>
      </w:r>
    </w:p>
    <w:p w14:paraId="5C48F554" w14:textId="77777777" w:rsidR="00C968BB" w:rsidRPr="00C968BB" w:rsidRDefault="00C968BB">
      <w:pPr>
        <w:pStyle w:val="Akapitzlist"/>
        <w:numPr>
          <w:ilvl w:val="0"/>
          <w:numId w:val="66"/>
        </w:numPr>
      </w:pPr>
      <w:r w:rsidRPr="00C968BB">
        <w:t xml:space="preserve">set date Order on Ds MSJ </w:t>
      </w:r>
    </w:p>
    <w:p w14:paraId="75F88FEC" w14:textId="7F8C3E15" w:rsidR="00C968BB" w:rsidRPr="00C968BB" w:rsidRDefault="00C968BB" w:rsidP="00C968BB">
      <w:pPr>
        <w:pStyle w:val="DBH3"/>
      </w:pPr>
      <w:bookmarkStart w:id="118" w:name="_Toc130299712"/>
      <w:r w:rsidRPr="00C968BB">
        <w:t>Defendant MSJ Status change to Ds MSJ Received</w:t>
      </w:r>
      <w:bookmarkEnd w:id="118"/>
    </w:p>
    <w:p w14:paraId="5BB64CF7" w14:textId="77777777" w:rsidR="00C968BB" w:rsidRPr="00C968BB" w:rsidRDefault="00C968BB" w:rsidP="00C968BB">
      <w:r w:rsidRPr="00C968BB">
        <w:t>Conditions:</w:t>
      </w:r>
    </w:p>
    <w:p w14:paraId="7BB37FDC" w14:textId="77777777" w:rsidR="00C968BB" w:rsidRPr="00C968BB" w:rsidRDefault="00C968BB">
      <w:pPr>
        <w:pStyle w:val="Akapitzlist"/>
        <w:numPr>
          <w:ilvl w:val="0"/>
          <w:numId w:val="66"/>
        </w:numPr>
      </w:pPr>
      <w:r w:rsidRPr="00C968BB">
        <w:t xml:space="preserve">All: </w:t>
      </w:r>
    </w:p>
    <w:p w14:paraId="303D1CD9" w14:textId="77777777" w:rsidR="00C968BB" w:rsidRPr="00C968BB" w:rsidRDefault="00C968BB">
      <w:pPr>
        <w:pStyle w:val="Akapitzlist"/>
        <w:numPr>
          <w:ilvl w:val="1"/>
          <w:numId w:val="66"/>
        </w:numPr>
      </w:pPr>
      <w:r w:rsidRPr="00C968BB">
        <w:rPr>
          <w:rStyle w:val="Pogrubienie"/>
          <w:rFonts w:cstheme="minorHAnsi"/>
          <w:b w:val="0"/>
          <w:bCs w:val="0"/>
          <w:szCs w:val="22"/>
        </w:rPr>
        <w:t>Defendant MSJ Status</w:t>
      </w:r>
      <w:r w:rsidRPr="00C968BB">
        <w:t xml:space="preserve"> has changed</w:t>
      </w:r>
    </w:p>
    <w:p w14:paraId="33888979" w14:textId="77777777" w:rsidR="00C968BB" w:rsidRPr="00C968BB" w:rsidRDefault="00C968BB">
      <w:pPr>
        <w:pStyle w:val="Akapitzlist"/>
        <w:numPr>
          <w:ilvl w:val="1"/>
          <w:numId w:val="66"/>
        </w:numPr>
      </w:pPr>
      <w:r w:rsidRPr="00C968BB">
        <w:rPr>
          <w:rStyle w:val="Pogrubienie"/>
          <w:rFonts w:cstheme="minorHAnsi"/>
          <w:b w:val="0"/>
          <w:bCs w:val="0"/>
          <w:szCs w:val="22"/>
        </w:rPr>
        <w:t>Defendant MSJ Status</w:t>
      </w:r>
      <w:r w:rsidRPr="00C968BB">
        <w:t xml:space="preserve"> is </w:t>
      </w:r>
      <w:r w:rsidRPr="00C968BB">
        <w:rPr>
          <w:rStyle w:val="Uwydatnienie"/>
          <w:rFonts w:asciiTheme="minorHAnsi" w:hAnsiTheme="minorHAnsi" w:cstheme="minorHAnsi"/>
          <w:szCs w:val="22"/>
        </w:rPr>
        <w:t>Ds MSJ Received</w:t>
      </w:r>
    </w:p>
    <w:p w14:paraId="180EBC3A" w14:textId="77777777" w:rsidR="00C968BB" w:rsidRPr="00C968BB" w:rsidRDefault="00C968BB">
      <w:pPr>
        <w:pStyle w:val="Akapitzlist"/>
        <w:numPr>
          <w:ilvl w:val="1"/>
          <w:numId w:val="66"/>
        </w:numPr>
      </w:pPr>
      <w:r w:rsidRPr="00C968BB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C968BB">
        <w:t xml:space="preserve"> is </w:t>
      </w:r>
      <w:r w:rsidRPr="00C968BB">
        <w:rPr>
          <w:rStyle w:val="Uwydatnienie"/>
          <w:rFonts w:asciiTheme="minorHAnsi" w:hAnsiTheme="minorHAnsi" w:cstheme="minorHAnsi"/>
          <w:szCs w:val="22"/>
        </w:rPr>
        <w:t>0</w:t>
      </w:r>
    </w:p>
    <w:p w14:paraId="2B2D4DB8" w14:textId="77777777" w:rsidR="00C968BB" w:rsidRPr="00C968BB" w:rsidRDefault="00C968BB" w:rsidP="00C968BB">
      <w:r w:rsidRPr="00C968BB">
        <w:t>Tasks:</w:t>
      </w:r>
    </w:p>
    <w:p w14:paraId="040B4338" w14:textId="77777777" w:rsidR="00C968BB" w:rsidRPr="00C968BB" w:rsidRDefault="00C968BB">
      <w:pPr>
        <w:pStyle w:val="Akapitzlist"/>
        <w:numPr>
          <w:ilvl w:val="0"/>
          <w:numId w:val="66"/>
        </w:numPr>
      </w:pPr>
      <w:r w:rsidRPr="00C968BB">
        <w:t>set date Ds MSJ Received</w:t>
      </w:r>
    </w:p>
    <w:p w14:paraId="3F1E77BD" w14:textId="77777777" w:rsidR="00C968BB" w:rsidRPr="00C968BB" w:rsidRDefault="00C968BB">
      <w:pPr>
        <w:pStyle w:val="Akapitzlist"/>
        <w:numPr>
          <w:ilvl w:val="0"/>
          <w:numId w:val="66"/>
        </w:numPr>
      </w:pPr>
      <w:r w:rsidRPr="00C968BB">
        <w:t xml:space="preserve">create task for ASSIGNED ATTORNEY to "Review Ds MSJ and Draft Response in" </w:t>
      </w:r>
    </w:p>
    <w:p w14:paraId="0EE45093" w14:textId="3D4DDDCF" w:rsidR="00C968BB" w:rsidRPr="00C968BB" w:rsidRDefault="00C968BB" w:rsidP="00C968BB">
      <w:pPr>
        <w:pStyle w:val="DBH3"/>
      </w:pPr>
      <w:bookmarkStart w:id="119" w:name="_Toc130299713"/>
      <w:r w:rsidRPr="00C968BB">
        <w:t>Defendant MSJ Status change to Ps Response to MSJ Drafted</w:t>
      </w:r>
      <w:bookmarkEnd w:id="119"/>
    </w:p>
    <w:p w14:paraId="67F3D2BE" w14:textId="77777777" w:rsidR="00C968BB" w:rsidRPr="00C968BB" w:rsidRDefault="00C968BB" w:rsidP="00C968BB">
      <w:r w:rsidRPr="00C968BB">
        <w:t>Conditions:</w:t>
      </w:r>
    </w:p>
    <w:p w14:paraId="0FE8BDD6" w14:textId="77777777" w:rsidR="00C968BB" w:rsidRPr="00C968BB" w:rsidRDefault="00C968BB">
      <w:pPr>
        <w:pStyle w:val="Akapitzlist"/>
        <w:numPr>
          <w:ilvl w:val="0"/>
          <w:numId w:val="68"/>
        </w:numPr>
        <w:ind w:left="1080"/>
      </w:pPr>
      <w:r w:rsidRPr="00C968BB">
        <w:t xml:space="preserve">All: </w:t>
      </w:r>
    </w:p>
    <w:p w14:paraId="6EC7630D" w14:textId="77777777" w:rsidR="00C968BB" w:rsidRPr="00C968BB" w:rsidRDefault="00C968BB">
      <w:pPr>
        <w:pStyle w:val="Akapitzlist"/>
        <w:numPr>
          <w:ilvl w:val="0"/>
          <w:numId w:val="67"/>
        </w:numPr>
        <w:ind w:left="1080"/>
      </w:pPr>
      <w:r w:rsidRPr="00C968BB">
        <w:rPr>
          <w:rStyle w:val="Pogrubienie"/>
          <w:rFonts w:cstheme="minorHAnsi"/>
          <w:b w:val="0"/>
          <w:bCs w:val="0"/>
          <w:szCs w:val="22"/>
        </w:rPr>
        <w:t>Defendant MSJ Status</w:t>
      </w:r>
      <w:r w:rsidRPr="00C968BB">
        <w:t xml:space="preserve"> has changed</w:t>
      </w:r>
    </w:p>
    <w:p w14:paraId="722FDF48" w14:textId="77777777" w:rsidR="00C968BB" w:rsidRPr="00C968BB" w:rsidRDefault="00C968BB">
      <w:pPr>
        <w:pStyle w:val="Akapitzlist"/>
        <w:numPr>
          <w:ilvl w:val="0"/>
          <w:numId w:val="67"/>
        </w:numPr>
        <w:ind w:left="1080"/>
      </w:pPr>
      <w:r w:rsidRPr="00C968BB">
        <w:rPr>
          <w:rStyle w:val="Pogrubienie"/>
          <w:rFonts w:cstheme="minorHAnsi"/>
          <w:b w:val="0"/>
          <w:bCs w:val="0"/>
          <w:szCs w:val="22"/>
        </w:rPr>
        <w:t>Defendant MSJ Status</w:t>
      </w:r>
      <w:r w:rsidRPr="00C968BB">
        <w:t xml:space="preserve"> is </w:t>
      </w:r>
      <w:r w:rsidRPr="00C968BB">
        <w:rPr>
          <w:rStyle w:val="Uwydatnienie"/>
          <w:rFonts w:asciiTheme="minorHAnsi" w:hAnsiTheme="minorHAnsi" w:cstheme="minorHAnsi"/>
          <w:szCs w:val="22"/>
        </w:rPr>
        <w:t>Ps Response to MSJ Drafted</w:t>
      </w:r>
    </w:p>
    <w:p w14:paraId="3195CD36" w14:textId="77777777" w:rsidR="00C968BB" w:rsidRPr="00C968BB" w:rsidRDefault="00C968BB">
      <w:pPr>
        <w:pStyle w:val="Akapitzlist"/>
        <w:numPr>
          <w:ilvl w:val="0"/>
          <w:numId w:val="67"/>
        </w:numPr>
        <w:ind w:left="1080"/>
      </w:pPr>
      <w:r w:rsidRPr="00C968BB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C968BB">
        <w:t xml:space="preserve"> is </w:t>
      </w:r>
      <w:r w:rsidRPr="00C968BB">
        <w:rPr>
          <w:rStyle w:val="Uwydatnienie"/>
          <w:rFonts w:asciiTheme="minorHAnsi" w:hAnsiTheme="minorHAnsi" w:cstheme="minorHAnsi"/>
          <w:szCs w:val="22"/>
        </w:rPr>
        <w:t>0</w:t>
      </w:r>
    </w:p>
    <w:p w14:paraId="0429C234" w14:textId="77777777" w:rsidR="00C968BB" w:rsidRPr="00C968BB" w:rsidRDefault="00C968BB" w:rsidP="00C968BB">
      <w:r w:rsidRPr="00C968BB">
        <w:t>Tasks:</w:t>
      </w:r>
    </w:p>
    <w:p w14:paraId="510BE7E2" w14:textId="77777777" w:rsidR="00C968BB" w:rsidRPr="00C968BB" w:rsidRDefault="00C968BB">
      <w:pPr>
        <w:pStyle w:val="Akapitzlist"/>
        <w:numPr>
          <w:ilvl w:val="0"/>
          <w:numId w:val="69"/>
        </w:numPr>
      </w:pPr>
      <w:r w:rsidRPr="00C968BB">
        <w:t xml:space="preserve">create task for LEGAL ASSISTANT to "File Ps Response to Ds MSJ in" </w:t>
      </w:r>
    </w:p>
    <w:p w14:paraId="50CB9C45" w14:textId="521C412F" w:rsidR="00C968BB" w:rsidRPr="00C968BB" w:rsidRDefault="00C968BB" w:rsidP="00C968BB">
      <w:pPr>
        <w:pStyle w:val="DBH3"/>
      </w:pPr>
      <w:bookmarkStart w:id="120" w:name="_Toc130299714"/>
      <w:r w:rsidRPr="00C968BB">
        <w:t>Defendant MSJ Status change to Ps Response to MSJ Filed</w:t>
      </w:r>
      <w:bookmarkEnd w:id="120"/>
    </w:p>
    <w:p w14:paraId="2E36F4BC" w14:textId="77777777" w:rsidR="00C968BB" w:rsidRPr="00C968BB" w:rsidRDefault="00C968BB" w:rsidP="00C968BB">
      <w:r w:rsidRPr="00C968BB">
        <w:t>Conditions:</w:t>
      </w:r>
    </w:p>
    <w:p w14:paraId="0D5798D5" w14:textId="77777777" w:rsidR="00C968BB" w:rsidRPr="00C968BB" w:rsidRDefault="00C968BB">
      <w:pPr>
        <w:pStyle w:val="Akapitzlist"/>
        <w:numPr>
          <w:ilvl w:val="0"/>
          <w:numId w:val="69"/>
        </w:numPr>
      </w:pPr>
      <w:r w:rsidRPr="00C968BB">
        <w:t xml:space="preserve">All: </w:t>
      </w:r>
    </w:p>
    <w:p w14:paraId="748ED042" w14:textId="77777777" w:rsidR="00C968BB" w:rsidRPr="00C968BB" w:rsidRDefault="00C968BB">
      <w:pPr>
        <w:pStyle w:val="Akapitzlist"/>
        <w:numPr>
          <w:ilvl w:val="1"/>
          <w:numId w:val="69"/>
        </w:numPr>
      </w:pPr>
      <w:r w:rsidRPr="00C968BB">
        <w:rPr>
          <w:rStyle w:val="Pogrubienie"/>
          <w:rFonts w:cstheme="minorHAnsi"/>
          <w:b w:val="0"/>
          <w:bCs w:val="0"/>
          <w:szCs w:val="22"/>
        </w:rPr>
        <w:t>Defendant MSJ Status</w:t>
      </w:r>
      <w:r w:rsidRPr="00C968BB">
        <w:t xml:space="preserve"> has changed</w:t>
      </w:r>
    </w:p>
    <w:p w14:paraId="25D86C9D" w14:textId="77777777" w:rsidR="00C968BB" w:rsidRPr="00C968BB" w:rsidRDefault="00C968BB">
      <w:pPr>
        <w:pStyle w:val="Akapitzlist"/>
        <w:numPr>
          <w:ilvl w:val="1"/>
          <w:numId w:val="69"/>
        </w:numPr>
      </w:pPr>
      <w:r w:rsidRPr="00C968BB">
        <w:rPr>
          <w:rStyle w:val="Pogrubienie"/>
          <w:rFonts w:cstheme="minorHAnsi"/>
          <w:b w:val="0"/>
          <w:bCs w:val="0"/>
          <w:szCs w:val="22"/>
        </w:rPr>
        <w:t>Defendant MSJ Status</w:t>
      </w:r>
      <w:r w:rsidRPr="00C968BB">
        <w:t xml:space="preserve"> is </w:t>
      </w:r>
      <w:r w:rsidRPr="00C968BB">
        <w:rPr>
          <w:rStyle w:val="Uwydatnienie"/>
          <w:rFonts w:asciiTheme="minorHAnsi" w:hAnsiTheme="minorHAnsi" w:cstheme="minorHAnsi"/>
          <w:szCs w:val="22"/>
        </w:rPr>
        <w:t>Ps Response to MSJ Filed</w:t>
      </w:r>
    </w:p>
    <w:p w14:paraId="7ACB8797" w14:textId="77777777" w:rsidR="00C968BB" w:rsidRPr="00C968BB" w:rsidRDefault="00C968BB">
      <w:pPr>
        <w:pStyle w:val="Akapitzlist"/>
        <w:numPr>
          <w:ilvl w:val="1"/>
          <w:numId w:val="69"/>
        </w:numPr>
      </w:pPr>
      <w:r w:rsidRPr="00C968BB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C968BB">
        <w:t xml:space="preserve"> is </w:t>
      </w:r>
      <w:r w:rsidRPr="00C968BB">
        <w:rPr>
          <w:rStyle w:val="Uwydatnienie"/>
          <w:rFonts w:asciiTheme="minorHAnsi" w:hAnsiTheme="minorHAnsi" w:cstheme="minorHAnsi"/>
          <w:szCs w:val="22"/>
        </w:rPr>
        <w:t>0</w:t>
      </w:r>
    </w:p>
    <w:p w14:paraId="27869FF4" w14:textId="77777777" w:rsidR="00C968BB" w:rsidRPr="00C968BB" w:rsidRDefault="00C968BB" w:rsidP="00C968BB">
      <w:r w:rsidRPr="00C968BB">
        <w:t>Tasks:</w:t>
      </w:r>
    </w:p>
    <w:p w14:paraId="72B31234" w14:textId="77777777" w:rsidR="00C968BB" w:rsidRPr="00C968BB" w:rsidRDefault="00C968BB">
      <w:pPr>
        <w:pStyle w:val="Akapitzlist"/>
        <w:numPr>
          <w:ilvl w:val="0"/>
          <w:numId w:val="69"/>
        </w:numPr>
      </w:pPr>
      <w:r w:rsidRPr="00C968BB">
        <w:t xml:space="preserve">set date Ps Response to MSJ Filed </w:t>
      </w:r>
    </w:p>
    <w:p w14:paraId="5ACE486E" w14:textId="1EC8B27F" w:rsidR="00C968BB" w:rsidRPr="00C968BB" w:rsidRDefault="00C968BB" w:rsidP="00C968BB">
      <w:pPr>
        <w:pStyle w:val="DBH3"/>
      </w:pPr>
      <w:bookmarkStart w:id="121" w:name="_Toc130299715"/>
      <w:r w:rsidRPr="00C968BB">
        <w:lastRenderedPageBreak/>
        <w:t>Defendant MSJ Status change toDs MSJ Granted</w:t>
      </w:r>
      <w:bookmarkEnd w:id="121"/>
    </w:p>
    <w:p w14:paraId="36BD8166" w14:textId="77777777" w:rsidR="00C968BB" w:rsidRPr="00C968BB" w:rsidRDefault="00C968BB" w:rsidP="00C968BB">
      <w:r w:rsidRPr="00C968BB">
        <w:t>Conditions:</w:t>
      </w:r>
    </w:p>
    <w:p w14:paraId="1F19ECF0" w14:textId="77777777" w:rsidR="00C968BB" w:rsidRPr="00C968BB" w:rsidRDefault="00C968BB">
      <w:pPr>
        <w:pStyle w:val="Akapitzlist"/>
        <w:numPr>
          <w:ilvl w:val="0"/>
          <w:numId w:val="69"/>
        </w:numPr>
      </w:pPr>
      <w:r w:rsidRPr="00C968BB">
        <w:t xml:space="preserve">All: </w:t>
      </w:r>
    </w:p>
    <w:p w14:paraId="40A38695" w14:textId="77777777" w:rsidR="00C968BB" w:rsidRPr="00C968BB" w:rsidRDefault="00C968BB">
      <w:pPr>
        <w:pStyle w:val="Akapitzlist"/>
        <w:numPr>
          <w:ilvl w:val="1"/>
          <w:numId w:val="69"/>
        </w:numPr>
      </w:pPr>
      <w:r w:rsidRPr="00C968BB">
        <w:rPr>
          <w:rStyle w:val="Pogrubienie"/>
          <w:rFonts w:cstheme="minorHAnsi"/>
          <w:b w:val="0"/>
          <w:bCs w:val="0"/>
          <w:szCs w:val="22"/>
        </w:rPr>
        <w:t>Defendant MSJ Status</w:t>
      </w:r>
      <w:r w:rsidRPr="00C968BB">
        <w:t xml:space="preserve"> has changed</w:t>
      </w:r>
    </w:p>
    <w:p w14:paraId="5C6EE256" w14:textId="77777777" w:rsidR="00C968BB" w:rsidRPr="00C968BB" w:rsidRDefault="00C968BB">
      <w:pPr>
        <w:pStyle w:val="Akapitzlist"/>
        <w:numPr>
          <w:ilvl w:val="1"/>
          <w:numId w:val="69"/>
        </w:numPr>
      </w:pPr>
      <w:r w:rsidRPr="00C968BB">
        <w:rPr>
          <w:rStyle w:val="Pogrubienie"/>
          <w:rFonts w:cstheme="minorHAnsi"/>
          <w:b w:val="0"/>
          <w:bCs w:val="0"/>
          <w:szCs w:val="22"/>
        </w:rPr>
        <w:t>Defendant MSJ Status</w:t>
      </w:r>
      <w:r w:rsidRPr="00C968BB">
        <w:t xml:space="preserve"> is </w:t>
      </w:r>
      <w:r w:rsidRPr="00C968BB">
        <w:rPr>
          <w:rStyle w:val="Uwydatnienie"/>
          <w:rFonts w:asciiTheme="minorHAnsi" w:hAnsiTheme="minorHAnsi" w:cstheme="minorHAnsi"/>
          <w:szCs w:val="22"/>
        </w:rPr>
        <w:t>Ds MSJ Granted</w:t>
      </w:r>
    </w:p>
    <w:p w14:paraId="24EDDFC6" w14:textId="77777777" w:rsidR="00C968BB" w:rsidRPr="00C968BB" w:rsidRDefault="00C968BB">
      <w:pPr>
        <w:pStyle w:val="Akapitzlist"/>
        <w:numPr>
          <w:ilvl w:val="1"/>
          <w:numId w:val="69"/>
        </w:numPr>
      </w:pPr>
      <w:r w:rsidRPr="00C968BB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C968BB">
        <w:t xml:space="preserve"> is </w:t>
      </w:r>
      <w:r w:rsidRPr="00C968BB">
        <w:rPr>
          <w:rStyle w:val="Uwydatnienie"/>
          <w:rFonts w:asciiTheme="minorHAnsi" w:hAnsiTheme="minorHAnsi" w:cstheme="minorHAnsi"/>
          <w:szCs w:val="22"/>
        </w:rPr>
        <w:t>0</w:t>
      </w:r>
    </w:p>
    <w:p w14:paraId="45EFE8AE" w14:textId="77777777" w:rsidR="00C968BB" w:rsidRPr="00C968BB" w:rsidRDefault="00C968BB" w:rsidP="00C968BB">
      <w:r w:rsidRPr="00C968BB">
        <w:t>Tasks:</w:t>
      </w:r>
    </w:p>
    <w:p w14:paraId="1FBE2E89" w14:textId="77777777" w:rsidR="00C968BB" w:rsidRPr="00C968BB" w:rsidRDefault="00C968BB">
      <w:pPr>
        <w:pStyle w:val="Akapitzlist"/>
        <w:numPr>
          <w:ilvl w:val="0"/>
          <w:numId w:val="69"/>
        </w:numPr>
      </w:pPr>
      <w:r w:rsidRPr="00C968BB">
        <w:t>set date Order on Ds MSJ</w:t>
      </w:r>
    </w:p>
    <w:p w14:paraId="5E0BF0A5" w14:textId="77777777" w:rsidR="00C968BB" w:rsidRPr="00C968BB" w:rsidRDefault="00C968BB">
      <w:pPr>
        <w:pStyle w:val="Akapitzlist"/>
        <w:numPr>
          <w:ilvl w:val="0"/>
          <w:numId w:val="69"/>
        </w:numPr>
      </w:pPr>
      <w:r w:rsidRPr="00C968BB">
        <w:t xml:space="preserve">create task for ASSIGNED ATTORNEY to "Review Order Granting Ds MSJ and determine whether there are grounds for appeal in" </w:t>
      </w:r>
    </w:p>
    <w:p w14:paraId="0B1BD099" w14:textId="77777777" w:rsidR="00C968BB" w:rsidRPr="00C968BB" w:rsidRDefault="00C968BB" w:rsidP="00C968BB">
      <w:pPr>
        <w:pStyle w:val="DBH3"/>
      </w:pPr>
      <w:bookmarkStart w:id="122" w:name="_Toc130299716"/>
      <w:r w:rsidRPr="00C968BB">
        <w:t>"Ds MSJ Hearing Date changed"</w:t>
      </w:r>
      <w:bookmarkEnd w:id="122"/>
    </w:p>
    <w:p w14:paraId="451E2B37" w14:textId="77777777" w:rsidR="00C968BB" w:rsidRPr="00C968BB" w:rsidRDefault="00C968BB" w:rsidP="00C968BB">
      <w:r w:rsidRPr="00C968BB">
        <w:t>Conditions:</w:t>
      </w:r>
    </w:p>
    <w:p w14:paraId="316CA836" w14:textId="77777777" w:rsidR="00C968BB" w:rsidRPr="00C968BB" w:rsidRDefault="00C968BB">
      <w:pPr>
        <w:pStyle w:val="Akapitzlist"/>
        <w:numPr>
          <w:ilvl w:val="0"/>
          <w:numId w:val="70"/>
        </w:numPr>
      </w:pPr>
      <w:r w:rsidRPr="00C968BB">
        <w:t xml:space="preserve">All: </w:t>
      </w:r>
    </w:p>
    <w:p w14:paraId="307DE12E" w14:textId="77777777" w:rsidR="00C968BB" w:rsidRPr="00C968BB" w:rsidRDefault="00C968BB">
      <w:pPr>
        <w:pStyle w:val="Akapitzlist"/>
        <w:numPr>
          <w:ilvl w:val="1"/>
          <w:numId w:val="70"/>
        </w:numPr>
      </w:pPr>
      <w:r w:rsidRPr="00C968BB">
        <w:rPr>
          <w:rStyle w:val="Pogrubienie"/>
          <w:rFonts w:cstheme="minorHAnsi"/>
          <w:b w:val="0"/>
          <w:bCs w:val="0"/>
          <w:szCs w:val="22"/>
        </w:rPr>
        <w:t>Ds MSJ Hearing Date</w:t>
      </w:r>
      <w:r w:rsidRPr="00C968BB">
        <w:t xml:space="preserve"> has changed</w:t>
      </w:r>
    </w:p>
    <w:p w14:paraId="68347913" w14:textId="77777777" w:rsidR="00C968BB" w:rsidRPr="00C968BB" w:rsidRDefault="00C968BB">
      <w:pPr>
        <w:pStyle w:val="Akapitzlist"/>
        <w:numPr>
          <w:ilvl w:val="1"/>
          <w:numId w:val="70"/>
        </w:numPr>
      </w:pPr>
      <w:r w:rsidRPr="00C968BB">
        <w:rPr>
          <w:rStyle w:val="Pogrubienie"/>
          <w:rFonts w:cstheme="minorHAnsi"/>
          <w:b w:val="0"/>
          <w:bCs w:val="0"/>
          <w:szCs w:val="22"/>
        </w:rPr>
        <w:t>Ds MSJ Hearing Date</w:t>
      </w:r>
      <w:r w:rsidRPr="00C968BB">
        <w:t xml:space="preserve"> is not empty</w:t>
      </w:r>
    </w:p>
    <w:p w14:paraId="4015C62A" w14:textId="77777777" w:rsidR="00C968BB" w:rsidRPr="00C968BB" w:rsidRDefault="00C968BB">
      <w:pPr>
        <w:pStyle w:val="Akapitzlist"/>
        <w:numPr>
          <w:ilvl w:val="1"/>
          <w:numId w:val="70"/>
        </w:numPr>
      </w:pPr>
      <w:r w:rsidRPr="00C968BB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C968BB">
        <w:t xml:space="preserve"> is </w:t>
      </w:r>
      <w:r w:rsidRPr="00C968BB">
        <w:rPr>
          <w:rStyle w:val="Uwydatnienie"/>
          <w:rFonts w:asciiTheme="minorHAnsi" w:hAnsiTheme="minorHAnsi" w:cstheme="minorHAnsi"/>
          <w:szCs w:val="22"/>
        </w:rPr>
        <w:t>0</w:t>
      </w:r>
    </w:p>
    <w:p w14:paraId="641A76A9" w14:textId="77777777" w:rsidR="00C968BB" w:rsidRPr="00C968BB" w:rsidRDefault="00C968BB" w:rsidP="00C968BB">
      <w:r w:rsidRPr="00C968BB">
        <w:t>Tasks:</w:t>
      </w:r>
    </w:p>
    <w:p w14:paraId="664724A2" w14:textId="77777777" w:rsidR="00C968BB" w:rsidRPr="00C968BB" w:rsidRDefault="00C968BB">
      <w:pPr>
        <w:pStyle w:val="Akapitzlist"/>
        <w:numPr>
          <w:ilvl w:val="0"/>
          <w:numId w:val="70"/>
        </w:numPr>
      </w:pPr>
      <w:r w:rsidRPr="00C968BB">
        <w:t>set Defendant MSJ Status to Ds MSJ Set for Hearing, set Ps Response to MSJ Due to 21 days before date in Ds MSJ Hearing Date</w:t>
      </w:r>
    </w:p>
    <w:p w14:paraId="7BDBF9D5" w14:textId="19927F39" w:rsidR="00C968BB" w:rsidRDefault="00C968BB" w:rsidP="00C968BB">
      <w:pPr>
        <w:pStyle w:val="DBH2"/>
      </w:pPr>
      <w:bookmarkStart w:id="123" w:name="_Toc130299717"/>
      <w:r w:rsidRPr="00C968BB">
        <w:t>Module: Cases, Section: Insurance Details</w:t>
      </w:r>
      <w:bookmarkEnd w:id="123"/>
    </w:p>
    <w:p w14:paraId="3EF93311" w14:textId="511F038E" w:rsidR="00C968BB" w:rsidRPr="00C968BB" w:rsidRDefault="00C968BB" w:rsidP="00C968BB">
      <w:pPr>
        <w:pStyle w:val="DBH3"/>
        <w:rPr>
          <w:lang w:val="pl-PL" w:eastAsia="pl-PL"/>
        </w:rPr>
      </w:pPr>
      <w:bookmarkStart w:id="124" w:name="_Toc130299718"/>
      <w:r w:rsidRPr="00C968BB">
        <w:t>on change Insurance Company</w:t>
      </w:r>
      <w:bookmarkEnd w:id="124"/>
    </w:p>
    <w:p w14:paraId="7928ED89" w14:textId="77777777" w:rsidR="00C968BB" w:rsidRPr="00C968BB" w:rsidRDefault="00C968BB" w:rsidP="00C968BB">
      <w:r w:rsidRPr="00C968BB">
        <w:t>Conditions:</w:t>
      </w:r>
    </w:p>
    <w:p w14:paraId="322DA339" w14:textId="77777777" w:rsidR="00C968BB" w:rsidRPr="00C968BB" w:rsidRDefault="00C968BB">
      <w:pPr>
        <w:pStyle w:val="Akapitzlist"/>
        <w:numPr>
          <w:ilvl w:val="0"/>
          <w:numId w:val="70"/>
        </w:numPr>
      </w:pPr>
      <w:r w:rsidRPr="00C968BB">
        <w:t xml:space="preserve">All: </w:t>
      </w:r>
    </w:p>
    <w:p w14:paraId="1BDB7E54" w14:textId="77777777" w:rsidR="00C968BB" w:rsidRPr="00C968BB" w:rsidRDefault="00C968BB">
      <w:pPr>
        <w:pStyle w:val="Akapitzlist"/>
        <w:numPr>
          <w:ilvl w:val="1"/>
          <w:numId w:val="70"/>
        </w:numPr>
      </w:pPr>
      <w:r w:rsidRPr="00C968BB">
        <w:rPr>
          <w:rStyle w:val="Pogrubienie"/>
          <w:rFonts w:cstheme="minorHAnsi"/>
          <w:b w:val="0"/>
          <w:bCs w:val="0"/>
          <w:szCs w:val="22"/>
        </w:rPr>
        <w:t>Insurance Company</w:t>
      </w:r>
      <w:r w:rsidRPr="00C968BB">
        <w:t xml:space="preserve"> has changed</w:t>
      </w:r>
    </w:p>
    <w:p w14:paraId="2146B870" w14:textId="77777777" w:rsidR="00C968BB" w:rsidRPr="00C968BB" w:rsidRDefault="00C968BB" w:rsidP="00C968BB">
      <w:r w:rsidRPr="00C968BB">
        <w:t>Tasks:</w:t>
      </w:r>
    </w:p>
    <w:p w14:paraId="311E7642" w14:textId="77777777" w:rsidR="00C968BB" w:rsidRPr="00C968BB" w:rsidRDefault="00C968BB">
      <w:pPr>
        <w:pStyle w:val="Akapitzlist"/>
        <w:numPr>
          <w:ilvl w:val="0"/>
          <w:numId w:val="70"/>
        </w:numPr>
      </w:pPr>
      <w:r w:rsidRPr="00C968BB">
        <w:t>Set Insurance Company Email = Insurance Company. Email</w:t>
      </w:r>
    </w:p>
    <w:p w14:paraId="24277976" w14:textId="13A35CDC" w:rsidR="00C968BB" w:rsidRDefault="00C968BB" w:rsidP="00C968BB">
      <w:pPr>
        <w:pStyle w:val="DBH2"/>
      </w:pPr>
      <w:bookmarkStart w:id="125" w:name="_Toc130299719"/>
      <w:r w:rsidRPr="00C968BB">
        <w:t>Module: Cases, Section:</w:t>
      </w:r>
      <w:r>
        <w:t xml:space="preserve"> Basic information</w:t>
      </w:r>
      <w:bookmarkEnd w:id="125"/>
    </w:p>
    <w:p w14:paraId="4A0B3C13" w14:textId="2D2A2C17" w:rsidR="00C968BB" w:rsidRPr="00C968BB" w:rsidRDefault="00C968BB" w:rsidP="00C968BB">
      <w:pPr>
        <w:pStyle w:val="DBH3"/>
        <w:rPr>
          <w:lang w:val="pl-PL" w:eastAsia="pl-PL"/>
        </w:rPr>
      </w:pPr>
      <w:bookmarkStart w:id="126" w:name="_Toc130299720"/>
      <w:r w:rsidRPr="00C968BB">
        <w:t>on change of Provider</w:t>
      </w:r>
      <w:bookmarkEnd w:id="126"/>
    </w:p>
    <w:p w14:paraId="2C0C8496" w14:textId="77777777" w:rsidR="00C968BB" w:rsidRPr="00C968BB" w:rsidRDefault="00C968BB" w:rsidP="00C968BB">
      <w:r w:rsidRPr="00C968BB">
        <w:t>Conditions:</w:t>
      </w:r>
    </w:p>
    <w:p w14:paraId="7747469B" w14:textId="77777777" w:rsidR="00C968BB" w:rsidRPr="00C968BB" w:rsidRDefault="00C968BB">
      <w:pPr>
        <w:pStyle w:val="Akapitzlist"/>
        <w:numPr>
          <w:ilvl w:val="0"/>
          <w:numId w:val="70"/>
        </w:numPr>
      </w:pPr>
      <w:r w:rsidRPr="00C968BB">
        <w:t xml:space="preserve">All: </w:t>
      </w:r>
    </w:p>
    <w:p w14:paraId="046C9987" w14:textId="77777777" w:rsidR="00C968BB" w:rsidRPr="00C968BB" w:rsidRDefault="00C968BB">
      <w:pPr>
        <w:pStyle w:val="Akapitzlist"/>
        <w:numPr>
          <w:ilvl w:val="1"/>
          <w:numId w:val="70"/>
        </w:numPr>
      </w:pPr>
      <w:r w:rsidRPr="00C968BB">
        <w:rPr>
          <w:rStyle w:val="Pogrubienie"/>
          <w:rFonts w:cstheme="minorHAnsi"/>
          <w:b w:val="0"/>
          <w:bCs w:val="0"/>
          <w:szCs w:val="22"/>
        </w:rPr>
        <w:lastRenderedPageBreak/>
        <w:t>Provider</w:t>
      </w:r>
      <w:r w:rsidRPr="00C968BB">
        <w:t xml:space="preserve"> has changed</w:t>
      </w:r>
    </w:p>
    <w:p w14:paraId="294AB878" w14:textId="77777777" w:rsidR="00C968BB" w:rsidRPr="00C968BB" w:rsidRDefault="00C968BB" w:rsidP="00C968BB">
      <w:r w:rsidRPr="00C968BB">
        <w:t>Tasks:</w:t>
      </w:r>
    </w:p>
    <w:p w14:paraId="32939F7F" w14:textId="24FF4BE8" w:rsidR="00C968BB" w:rsidRDefault="00C968BB">
      <w:pPr>
        <w:pStyle w:val="Akapitzlist"/>
        <w:numPr>
          <w:ilvl w:val="0"/>
          <w:numId w:val="70"/>
        </w:numPr>
      </w:pPr>
      <w:r w:rsidRPr="00C968BB">
        <w:t>set Corporate Representative, Engineer, Insurance Expert, Pricing Expert, Public Adjuster, Indoor Environmental Professional, Inspector</w:t>
      </w:r>
    </w:p>
    <w:p w14:paraId="1AE38831" w14:textId="67C44205" w:rsidR="00164823" w:rsidRDefault="00164823" w:rsidP="00164823">
      <w:pPr>
        <w:pStyle w:val="DBH3"/>
      </w:pPr>
      <w:bookmarkStart w:id="127" w:name="_Toc130299721"/>
      <w:r>
        <w:t>On change of County set Court</w:t>
      </w:r>
      <w:bookmarkEnd w:id="127"/>
    </w:p>
    <w:p w14:paraId="25EC80EA" w14:textId="77777777" w:rsidR="00164823" w:rsidRDefault="00164823" w:rsidP="00164823">
      <w:r>
        <w:t>Conditions:</w:t>
      </w:r>
    </w:p>
    <w:p w14:paraId="7D1A64ED" w14:textId="77777777" w:rsidR="00164823" w:rsidRDefault="00164823">
      <w:pPr>
        <w:pStyle w:val="Akapitzlist"/>
        <w:numPr>
          <w:ilvl w:val="0"/>
          <w:numId w:val="70"/>
        </w:numPr>
      </w:pPr>
      <w:r>
        <w:t xml:space="preserve">All: </w:t>
      </w:r>
    </w:p>
    <w:p w14:paraId="789EC2B8" w14:textId="77777777" w:rsidR="00164823" w:rsidRDefault="00164823">
      <w:pPr>
        <w:pStyle w:val="Akapitzlist"/>
        <w:numPr>
          <w:ilvl w:val="1"/>
          <w:numId w:val="70"/>
        </w:numPr>
      </w:pPr>
      <w:r>
        <w:t>Total Balance greater than 0</w:t>
      </w:r>
    </w:p>
    <w:p w14:paraId="7DA0F8F6" w14:textId="77777777" w:rsidR="00164823" w:rsidRDefault="00164823">
      <w:pPr>
        <w:pStyle w:val="Akapitzlist"/>
        <w:numPr>
          <w:ilvl w:val="1"/>
          <w:numId w:val="70"/>
        </w:numPr>
      </w:pPr>
      <w:r>
        <w:t>County is not empty</w:t>
      </w:r>
    </w:p>
    <w:p w14:paraId="237BF9C4" w14:textId="77777777" w:rsidR="00164823" w:rsidRDefault="00164823">
      <w:pPr>
        <w:pStyle w:val="Akapitzlist"/>
        <w:numPr>
          <w:ilvl w:val="1"/>
          <w:numId w:val="70"/>
        </w:numPr>
      </w:pPr>
      <w:r>
        <w:t>Lock Automation is 0</w:t>
      </w:r>
    </w:p>
    <w:p w14:paraId="6629AC8B" w14:textId="77777777" w:rsidR="00164823" w:rsidRDefault="00164823">
      <w:pPr>
        <w:pStyle w:val="Akapitzlist"/>
        <w:numPr>
          <w:ilvl w:val="0"/>
          <w:numId w:val="70"/>
        </w:numPr>
      </w:pPr>
      <w:r>
        <w:t xml:space="preserve">At least one: </w:t>
      </w:r>
    </w:p>
    <w:p w14:paraId="67CD3041" w14:textId="77777777" w:rsidR="00164823" w:rsidRDefault="00164823">
      <w:pPr>
        <w:pStyle w:val="Akapitzlist"/>
        <w:numPr>
          <w:ilvl w:val="1"/>
          <w:numId w:val="70"/>
        </w:numPr>
      </w:pPr>
      <w:r>
        <w:t>County has changed</w:t>
      </w:r>
    </w:p>
    <w:p w14:paraId="45C10CB2" w14:textId="77777777" w:rsidR="00164823" w:rsidRDefault="00164823" w:rsidP="00164823">
      <w:r>
        <w:t>Tasks:</w:t>
      </w:r>
    </w:p>
    <w:p w14:paraId="710FB747" w14:textId="362E008C" w:rsidR="00164823" w:rsidRDefault="00164823">
      <w:pPr>
        <w:pStyle w:val="Akapitzlist"/>
        <w:numPr>
          <w:ilvl w:val="0"/>
          <w:numId w:val="92"/>
        </w:numPr>
      </w:pPr>
      <w:r>
        <w:t>Set Court</w:t>
      </w:r>
    </w:p>
    <w:p w14:paraId="1DD7CA36" w14:textId="6C849A32" w:rsidR="00BF769F" w:rsidRDefault="00BF769F" w:rsidP="00BF769F">
      <w:pPr>
        <w:pStyle w:val="DBH2"/>
      </w:pPr>
      <w:bookmarkStart w:id="128" w:name="_Toc130299722"/>
      <w:r w:rsidRPr="00BF769F">
        <w:t xml:space="preserve">Module: Cases, Section: </w:t>
      </w:r>
      <w:r>
        <w:t>Custom information</w:t>
      </w:r>
      <w:bookmarkEnd w:id="128"/>
    </w:p>
    <w:p w14:paraId="17E0A019" w14:textId="29E1E863" w:rsidR="00BF769F" w:rsidRPr="00BF769F" w:rsidRDefault="00BF769F" w:rsidP="00BF769F">
      <w:pPr>
        <w:pStyle w:val="DBH3"/>
        <w:rPr>
          <w:lang w:val="pl-PL" w:eastAsia="pl-PL"/>
        </w:rPr>
      </w:pPr>
      <w:bookmarkStart w:id="129" w:name="_Toc130299723"/>
      <w:r w:rsidRPr="00BF769F">
        <w:t>Assign to change</w:t>
      </w:r>
      <w:bookmarkEnd w:id="129"/>
    </w:p>
    <w:p w14:paraId="1F6AA930" w14:textId="77777777" w:rsidR="00BF769F" w:rsidRPr="00BF769F" w:rsidRDefault="00BF769F" w:rsidP="00BF769F">
      <w:r w:rsidRPr="00BF769F">
        <w:t>Conditions:</w:t>
      </w:r>
    </w:p>
    <w:p w14:paraId="59E96290" w14:textId="77777777" w:rsidR="00BF769F" w:rsidRPr="00BF769F" w:rsidRDefault="00BF769F">
      <w:pPr>
        <w:pStyle w:val="Akapitzlist"/>
        <w:numPr>
          <w:ilvl w:val="0"/>
          <w:numId w:val="92"/>
        </w:numPr>
      </w:pPr>
      <w:r w:rsidRPr="00BF769F">
        <w:t xml:space="preserve">All: </w:t>
      </w:r>
    </w:p>
    <w:p w14:paraId="69771D21" w14:textId="77777777" w:rsidR="00BF769F" w:rsidRPr="00BF769F" w:rsidRDefault="00BF769F">
      <w:pPr>
        <w:pStyle w:val="Akapitzlist"/>
        <w:numPr>
          <w:ilvl w:val="1"/>
          <w:numId w:val="92"/>
        </w:numPr>
      </w:pPr>
      <w:r w:rsidRPr="00BF769F">
        <w:rPr>
          <w:rStyle w:val="Pogrubienie"/>
          <w:rFonts w:cstheme="minorHAnsi"/>
          <w:b w:val="0"/>
          <w:bCs w:val="0"/>
          <w:szCs w:val="22"/>
        </w:rPr>
        <w:t>Assigned To</w:t>
      </w:r>
      <w:r w:rsidRPr="00BF769F">
        <w:t xml:space="preserve"> has changed</w:t>
      </w:r>
    </w:p>
    <w:p w14:paraId="7A6B8FE1" w14:textId="77777777" w:rsidR="00BF769F" w:rsidRPr="00BF769F" w:rsidRDefault="00BF769F" w:rsidP="00BF769F">
      <w:r w:rsidRPr="00BF769F">
        <w:t>Tasks:</w:t>
      </w:r>
    </w:p>
    <w:p w14:paraId="0B7B9524" w14:textId="77777777" w:rsidR="00BF769F" w:rsidRPr="00BF769F" w:rsidRDefault="00BF769F">
      <w:pPr>
        <w:pStyle w:val="Akapitzlist"/>
        <w:numPr>
          <w:ilvl w:val="0"/>
          <w:numId w:val="92"/>
        </w:numPr>
      </w:pPr>
      <w:r w:rsidRPr="00BF769F">
        <w:t>Copy Assign to to Attoreny (user)</w:t>
      </w:r>
    </w:p>
    <w:p w14:paraId="002EFF5B" w14:textId="24C66981" w:rsidR="00C968BB" w:rsidRDefault="00D27180" w:rsidP="00D27180">
      <w:pPr>
        <w:pStyle w:val="DBH2"/>
      </w:pPr>
      <w:bookmarkStart w:id="130" w:name="_Toc130299724"/>
      <w:r w:rsidRPr="00D27180">
        <w:t>Module: Cases, Section: Mediation Arbitration</w:t>
      </w:r>
      <w:bookmarkEnd w:id="130"/>
    </w:p>
    <w:p w14:paraId="64D1C22A" w14:textId="019B7876" w:rsidR="00D27180" w:rsidRPr="00D27180" w:rsidRDefault="00D27180" w:rsidP="00D27180">
      <w:pPr>
        <w:pStyle w:val="DBH3"/>
        <w:rPr>
          <w:lang w:val="pl-PL" w:eastAsia="pl-PL"/>
        </w:rPr>
      </w:pPr>
      <w:bookmarkStart w:id="131" w:name="_Toc130299725"/>
      <w:r w:rsidRPr="00D27180">
        <w:t>Arbitration - Deadline date changed</w:t>
      </w:r>
      <w:bookmarkEnd w:id="131"/>
    </w:p>
    <w:p w14:paraId="5E12B92C" w14:textId="77777777" w:rsidR="00D27180" w:rsidRPr="00D27180" w:rsidRDefault="00D27180" w:rsidP="00D27180">
      <w:r w:rsidRPr="00D27180">
        <w:t>Conditions:</w:t>
      </w:r>
    </w:p>
    <w:p w14:paraId="0F56A6C0" w14:textId="77777777" w:rsidR="00D27180" w:rsidRPr="00D27180" w:rsidRDefault="00D27180">
      <w:pPr>
        <w:pStyle w:val="Akapitzlist"/>
        <w:numPr>
          <w:ilvl w:val="0"/>
          <w:numId w:val="70"/>
        </w:numPr>
      </w:pPr>
      <w:r w:rsidRPr="00D27180">
        <w:t xml:space="preserve">All: </w:t>
      </w:r>
    </w:p>
    <w:p w14:paraId="0A47DE75" w14:textId="77777777" w:rsidR="00D27180" w:rsidRPr="00D27180" w:rsidRDefault="00D27180">
      <w:pPr>
        <w:pStyle w:val="Akapitzlist"/>
        <w:numPr>
          <w:ilvl w:val="1"/>
          <w:numId w:val="70"/>
        </w:numPr>
      </w:pPr>
      <w:r w:rsidRPr="00D27180">
        <w:rPr>
          <w:rStyle w:val="Pogrubienie"/>
          <w:rFonts w:cstheme="minorHAnsi"/>
          <w:b w:val="0"/>
          <w:bCs w:val="0"/>
          <w:szCs w:val="22"/>
        </w:rPr>
        <w:t>Arbitration - Deadline</w:t>
      </w:r>
      <w:r w:rsidRPr="00D27180">
        <w:t xml:space="preserve"> has changed</w:t>
      </w:r>
    </w:p>
    <w:p w14:paraId="022DE5A8" w14:textId="77777777" w:rsidR="00D27180" w:rsidRPr="00D27180" w:rsidRDefault="00D27180">
      <w:pPr>
        <w:pStyle w:val="Akapitzlist"/>
        <w:numPr>
          <w:ilvl w:val="1"/>
          <w:numId w:val="70"/>
        </w:numPr>
      </w:pPr>
      <w:r w:rsidRPr="00D27180">
        <w:rPr>
          <w:rStyle w:val="Pogrubienie"/>
          <w:rFonts w:cstheme="minorHAnsi"/>
          <w:b w:val="0"/>
          <w:bCs w:val="0"/>
          <w:szCs w:val="22"/>
        </w:rPr>
        <w:t>Arbitration - Deadline</w:t>
      </w:r>
      <w:r w:rsidRPr="00D27180">
        <w:t xml:space="preserve"> is not empty</w:t>
      </w:r>
    </w:p>
    <w:p w14:paraId="35D00585" w14:textId="77777777" w:rsidR="00D27180" w:rsidRPr="00D27180" w:rsidRDefault="00D27180">
      <w:pPr>
        <w:pStyle w:val="Akapitzlist"/>
        <w:numPr>
          <w:ilvl w:val="1"/>
          <w:numId w:val="70"/>
        </w:numPr>
      </w:pPr>
      <w:r w:rsidRPr="00D27180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D27180">
        <w:t xml:space="preserve"> is </w:t>
      </w:r>
      <w:r w:rsidRPr="00D27180">
        <w:rPr>
          <w:rStyle w:val="Uwydatnienie"/>
          <w:rFonts w:asciiTheme="minorHAnsi" w:hAnsiTheme="minorHAnsi" w:cstheme="minorHAnsi"/>
          <w:szCs w:val="22"/>
        </w:rPr>
        <w:t>0</w:t>
      </w:r>
    </w:p>
    <w:p w14:paraId="611B2E70" w14:textId="77777777" w:rsidR="00D27180" w:rsidRPr="00D27180" w:rsidRDefault="00D27180" w:rsidP="00D27180">
      <w:r w:rsidRPr="00D27180">
        <w:t>Tasks:</w:t>
      </w:r>
    </w:p>
    <w:p w14:paraId="6AD17AFE" w14:textId="77777777" w:rsidR="00D27180" w:rsidRPr="00D27180" w:rsidRDefault="00D27180">
      <w:pPr>
        <w:pStyle w:val="Akapitzlist"/>
        <w:numPr>
          <w:ilvl w:val="0"/>
          <w:numId w:val="70"/>
        </w:numPr>
      </w:pPr>
      <w:r w:rsidRPr="00D27180">
        <w:t>send email template "Letter to OC re Arbitration" to OPPOSING_COUNSEL_EMAIL and</w:t>
      </w:r>
    </w:p>
    <w:p w14:paraId="0168493B" w14:textId="77777777" w:rsidR="00D27180" w:rsidRPr="00D27180" w:rsidRDefault="00D27180">
      <w:pPr>
        <w:pStyle w:val="Akapitzlist"/>
        <w:numPr>
          <w:ilvl w:val="0"/>
          <w:numId w:val="70"/>
        </w:numPr>
      </w:pPr>
      <w:r w:rsidRPr="00D27180">
        <w:lastRenderedPageBreak/>
        <w:t xml:space="preserve">create task for Scheduling Team - Mediation Arbitration to "Coordinate Arbitration with OC's office in" </w:t>
      </w:r>
    </w:p>
    <w:p w14:paraId="18CDFFBA" w14:textId="734B20D6" w:rsidR="00D27180" w:rsidRPr="00D27180" w:rsidRDefault="00D27180" w:rsidP="00D27180">
      <w:pPr>
        <w:pStyle w:val="DBH3"/>
      </w:pPr>
      <w:bookmarkStart w:id="132" w:name="_Toc130299726"/>
      <w:r w:rsidRPr="00D27180">
        <w:t>Arbitration Date changed (AOB)</w:t>
      </w:r>
      <w:bookmarkEnd w:id="132"/>
    </w:p>
    <w:p w14:paraId="31D84B41" w14:textId="77777777" w:rsidR="00D27180" w:rsidRPr="00D27180" w:rsidRDefault="00D27180" w:rsidP="00D27180">
      <w:r w:rsidRPr="00D27180">
        <w:t>Conditions:</w:t>
      </w:r>
    </w:p>
    <w:p w14:paraId="51CBC2EF" w14:textId="77777777" w:rsidR="00D27180" w:rsidRPr="00D27180" w:rsidRDefault="00D27180">
      <w:pPr>
        <w:pStyle w:val="Akapitzlist"/>
        <w:numPr>
          <w:ilvl w:val="0"/>
          <w:numId w:val="71"/>
        </w:numPr>
      </w:pPr>
      <w:r w:rsidRPr="00D27180">
        <w:t xml:space="preserve">All: </w:t>
      </w:r>
    </w:p>
    <w:p w14:paraId="11022381" w14:textId="77777777" w:rsidR="00D27180" w:rsidRPr="00D27180" w:rsidRDefault="00D27180">
      <w:pPr>
        <w:pStyle w:val="Akapitzlist"/>
        <w:numPr>
          <w:ilvl w:val="1"/>
          <w:numId w:val="71"/>
        </w:numPr>
      </w:pPr>
      <w:r w:rsidRPr="00D27180">
        <w:rPr>
          <w:rStyle w:val="Pogrubienie"/>
          <w:rFonts w:cstheme="minorHAnsi"/>
          <w:b w:val="0"/>
          <w:bCs w:val="0"/>
          <w:szCs w:val="22"/>
        </w:rPr>
        <w:t>Arbitration Date</w:t>
      </w:r>
      <w:r w:rsidRPr="00D27180">
        <w:t xml:space="preserve"> has changed</w:t>
      </w:r>
    </w:p>
    <w:p w14:paraId="1A18D166" w14:textId="77777777" w:rsidR="00D27180" w:rsidRPr="00D27180" w:rsidRDefault="00D27180">
      <w:pPr>
        <w:pStyle w:val="Akapitzlist"/>
        <w:numPr>
          <w:ilvl w:val="1"/>
          <w:numId w:val="71"/>
        </w:numPr>
      </w:pPr>
      <w:r w:rsidRPr="00D27180">
        <w:rPr>
          <w:rStyle w:val="Pogrubienie"/>
          <w:rFonts w:cstheme="minorHAnsi"/>
          <w:b w:val="0"/>
          <w:bCs w:val="0"/>
          <w:szCs w:val="22"/>
        </w:rPr>
        <w:t>Arbitration Date</w:t>
      </w:r>
      <w:r w:rsidRPr="00D27180">
        <w:t xml:space="preserve"> is not empty</w:t>
      </w:r>
    </w:p>
    <w:p w14:paraId="4525FF1C" w14:textId="77777777" w:rsidR="00D27180" w:rsidRPr="00D27180" w:rsidRDefault="00D27180">
      <w:pPr>
        <w:pStyle w:val="Akapitzlist"/>
        <w:numPr>
          <w:ilvl w:val="1"/>
          <w:numId w:val="71"/>
        </w:numPr>
      </w:pPr>
      <w:r w:rsidRPr="00D27180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D27180">
        <w:t xml:space="preserve"> is </w:t>
      </w:r>
      <w:r w:rsidRPr="00D27180">
        <w:rPr>
          <w:rStyle w:val="Uwydatnienie"/>
          <w:rFonts w:asciiTheme="minorHAnsi" w:hAnsiTheme="minorHAnsi" w:cstheme="minorHAnsi"/>
          <w:szCs w:val="22"/>
        </w:rPr>
        <w:t>0</w:t>
      </w:r>
    </w:p>
    <w:p w14:paraId="5DB8B2D5" w14:textId="77777777" w:rsidR="00D27180" w:rsidRPr="00D27180" w:rsidRDefault="00D27180">
      <w:pPr>
        <w:pStyle w:val="Akapitzlist"/>
        <w:numPr>
          <w:ilvl w:val="1"/>
          <w:numId w:val="71"/>
        </w:numPr>
      </w:pPr>
      <w:r w:rsidRPr="00D27180">
        <w:rPr>
          <w:rStyle w:val="Pogrubienie"/>
          <w:rFonts w:cstheme="minorHAnsi"/>
          <w:b w:val="0"/>
          <w:bCs w:val="0"/>
          <w:szCs w:val="22"/>
        </w:rPr>
        <w:t>Type of Claim</w:t>
      </w:r>
      <w:r w:rsidRPr="00D27180">
        <w:t xml:space="preserve"> is </w:t>
      </w:r>
      <w:r w:rsidRPr="00D27180">
        <w:rPr>
          <w:rStyle w:val="Uwydatnienie"/>
          <w:rFonts w:asciiTheme="minorHAnsi" w:hAnsiTheme="minorHAnsi" w:cstheme="minorHAnsi"/>
          <w:szCs w:val="22"/>
        </w:rPr>
        <w:t>AOB</w:t>
      </w:r>
    </w:p>
    <w:p w14:paraId="5F4F45A7" w14:textId="77777777" w:rsidR="00D27180" w:rsidRPr="00D27180" w:rsidRDefault="00D27180" w:rsidP="00D27180">
      <w:r w:rsidRPr="00D27180">
        <w:t>Tasks:</w:t>
      </w:r>
    </w:p>
    <w:p w14:paraId="7F2FF8FF" w14:textId="77777777" w:rsidR="00D27180" w:rsidRPr="00D27180" w:rsidRDefault="00D27180">
      <w:pPr>
        <w:pStyle w:val="Akapitzlist"/>
        <w:numPr>
          <w:ilvl w:val="0"/>
          <w:numId w:val="71"/>
        </w:numPr>
      </w:pPr>
      <w:r w:rsidRPr="00D27180">
        <w:t xml:space="preserve">send email template "Letter to Client re Arbitration PROVIDER" to PROVIDER_EMAIL </w:t>
      </w:r>
    </w:p>
    <w:p w14:paraId="6E704CF7" w14:textId="1EB29F5C" w:rsidR="00D27180" w:rsidRPr="00D27180" w:rsidRDefault="00D27180" w:rsidP="00D27180">
      <w:pPr>
        <w:pStyle w:val="DBH3"/>
      </w:pPr>
      <w:bookmarkStart w:id="133" w:name="_Toc130299727"/>
      <w:r w:rsidRPr="00D27180">
        <w:t>Arbitration Date changed (HO)</w:t>
      </w:r>
      <w:bookmarkEnd w:id="133"/>
    </w:p>
    <w:p w14:paraId="65458329" w14:textId="77777777" w:rsidR="00D27180" w:rsidRPr="00D27180" w:rsidRDefault="00D27180" w:rsidP="00D27180">
      <w:r w:rsidRPr="00D27180">
        <w:t>Conditions:</w:t>
      </w:r>
    </w:p>
    <w:p w14:paraId="36C5973C" w14:textId="77777777" w:rsidR="00D27180" w:rsidRPr="00D27180" w:rsidRDefault="00D27180">
      <w:pPr>
        <w:pStyle w:val="Akapitzlist"/>
        <w:numPr>
          <w:ilvl w:val="0"/>
          <w:numId w:val="71"/>
        </w:numPr>
      </w:pPr>
      <w:r w:rsidRPr="00D27180">
        <w:t xml:space="preserve">All: </w:t>
      </w:r>
    </w:p>
    <w:p w14:paraId="55479C62" w14:textId="77777777" w:rsidR="00D27180" w:rsidRPr="00D27180" w:rsidRDefault="00D27180">
      <w:pPr>
        <w:pStyle w:val="Akapitzlist"/>
        <w:numPr>
          <w:ilvl w:val="1"/>
          <w:numId w:val="71"/>
        </w:numPr>
      </w:pPr>
      <w:r w:rsidRPr="00D27180">
        <w:rPr>
          <w:rStyle w:val="Pogrubienie"/>
          <w:rFonts w:cstheme="minorHAnsi"/>
          <w:b w:val="0"/>
          <w:bCs w:val="0"/>
          <w:szCs w:val="22"/>
        </w:rPr>
        <w:t>Arbitration Date</w:t>
      </w:r>
      <w:r w:rsidRPr="00D27180">
        <w:t xml:space="preserve"> has changed</w:t>
      </w:r>
    </w:p>
    <w:p w14:paraId="37472F4C" w14:textId="77777777" w:rsidR="00D27180" w:rsidRPr="00D27180" w:rsidRDefault="00D27180">
      <w:pPr>
        <w:pStyle w:val="Akapitzlist"/>
        <w:numPr>
          <w:ilvl w:val="1"/>
          <w:numId w:val="71"/>
        </w:numPr>
      </w:pPr>
      <w:r w:rsidRPr="00D27180">
        <w:rPr>
          <w:rStyle w:val="Pogrubienie"/>
          <w:rFonts w:cstheme="minorHAnsi"/>
          <w:b w:val="0"/>
          <w:bCs w:val="0"/>
          <w:szCs w:val="22"/>
        </w:rPr>
        <w:t>Arbitration Date</w:t>
      </w:r>
      <w:r w:rsidRPr="00D27180">
        <w:t xml:space="preserve"> is not empty</w:t>
      </w:r>
    </w:p>
    <w:p w14:paraId="40EE4C54" w14:textId="77777777" w:rsidR="00D27180" w:rsidRPr="00D27180" w:rsidRDefault="00D27180">
      <w:pPr>
        <w:pStyle w:val="Akapitzlist"/>
        <w:numPr>
          <w:ilvl w:val="1"/>
          <w:numId w:val="71"/>
        </w:numPr>
      </w:pPr>
      <w:r w:rsidRPr="00D27180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D27180">
        <w:t xml:space="preserve"> is </w:t>
      </w:r>
      <w:r w:rsidRPr="00D27180">
        <w:rPr>
          <w:rStyle w:val="Uwydatnienie"/>
          <w:rFonts w:asciiTheme="minorHAnsi" w:hAnsiTheme="minorHAnsi" w:cstheme="minorHAnsi"/>
          <w:szCs w:val="22"/>
        </w:rPr>
        <w:t>0</w:t>
      </w:r>
    </w:p>
    <w:p w14:paraId="10F30491" w14:textId="77777777" w:rsidR="00D27180" w:rsidRPr="00D27180" w:rsidRDefault="00D27180">
      <w:pPr>
        <w:pStyle w:val="Akapitzlist"/>
        <w:numPr>
          <w:ilvl w:val="1"/>
          <w:numId w:val="71"/>
        </w:numPr>
      </w:pPr>
      <w:r w:rsidRPr="00D27180">
        <w:rPr>
          <w:rStyle w:val="Pogrubienie"/>
          <w:rFonts w:cstheme="minorHAnsi"/>
          <w:b w:val="0"/>
          <w:bCs w:val="0"/>
          <w:szCs w:val="22"/>
        </w:rPr>
        <w:t>Type of Claim</w:t>
      </w:r>
      <w:r w:rsidRPr="00D27180">
        <w:t xml:space="preserve"> is </w:t>
      </w:r>
      <w:r w:rsidRPr="00D27180">
        <w:rPr>
          <w:rStyle w:val="Uwydatnienie"/>
          <w:rFonts w:asciiTheme="minorHAnsi" w:hAnsiTheme="minorHAnsi" w:cstheme="minorHAnsi"/>
          <w:szCs w:val="22"/>
        </w:rPr>
        <w:t>HO</w:t>
      </w:r>
    </w:p>
    <w:p w14:paraId="47126AB2" w14:textId="77777777" w:rsidR="00D27180" w:rsidRPr="00D27180" w:rsidRDefault="00D27180" w:rsidP="00D27180">
      <w:r w:rsidRPr="00D27180">
        <w:t>Tasks:</w:t>
      </w:r>
    </w:p>
    <w:p w14:paraId="2893FC4B" w14:textId="77777777" w:rsidR="00D27180" w:rsidRPr="00D27180" w:rsidRDefault="00D27180">
      <w:pPr>
        <w:pStyle w:val="Akapitzlist"/>
        <w:numPr>
          <w:ilvl w:val="0"/>
          <w:numId w:val="71"/>
        </w:numPr>
      </w:pPr>
      <w:r w:rsidRPr="00D27180">
        <w:t xml:space="preserve">send email template "Letter to Client re Arbitration HO" to CLIENT_EMAIL </w:t>
      </w:r>
    </w:p>
    <w:p w14:paraId="5042839D" w14:textId="774A3627" w:rsidR="00D27180" w:rsidRPr="00D27180" w:rsidRDefault="00D27180" w:rsidP="00D27180">
      <w:pPr>
        <w:pStyle w:val="DBH3"/>
      </w:pPr>
      <w:bookmarkStart w:id="134" w:name="_Toc130299728"/>
      <w:r w:rsidRPr="00D27180">
        <w:t>Change of Mediation Arbitration Status</w:t>
      </w:r>
      <w:bookmarkEnd w:id="134"/>
    </w:p>
    <w:p w14:paraId="22C00AFC" w14:textId="77777777" w:rsidR="00D27180" w:rsidRPr="00D27180" w:rsidRDefault="00D27180" w:rsidP="00D27180">
      <w:r w:rsidRPr="00D27180">
        <w:t>Conditions:</w:t>
      </w:r>
    </w:p>
    <w:p w14:paraId="3C721D12" w14:textId="77777777" w:rsidR="00D27180" w:rsidRPr="00D27180" w:rsidRDefault="00D27180">
      <w:pPr>
        <w:pStyle w:val="Akapitzlist"/>
        <w:numPr>
          <w:ilvl w:val="0"/>
          <w:numId w:val="71"/>
        </w:numPr>
      </w:pPr>
      <w:r w:rsidRPr="00D27180">
        <w:t xml:space="preserve">All: </w:t>
      </w:r>
    </w:p>
    <w:p w14:paraId="00D205DF" w14:textId="77777777" w:rsidR="00D27180" w:rsidRPr="00D27180" w:rsidRDefault="00D27180">
      <w:pPr>
        <w:pStyle w:val="Akapitzlist"/>
        <w:numPr>
          <w:ilvl w:val="1"/>
          <w:numId w:val="71"/>
        </w:numPr>
      </w:pPr>
      <w:r w:rsidRPr="00D27180">
        <w:rPr>
          <w:rStyle w:val="Pogrubienie"/>
          <w:rFonts w:cstheme="minorHAnsi"/>
          <w:b w:val="0"/>
          <w:bCs w:val="0"/>
          <w:szCs w:val="22"/>
        </w:rPr>
        <w:t>Mediation Arbitration Status</w:t>
      </w:r>
      <w:r w:rsidRPr="00D27180">
        <w:t xml:space="preserve"> has changed</w:t>
      </w:r>
    </w:p>
    <w:p w14:paraId="1437F6AF" w14:textId="77777777" w:rsidR="00D27180" w:rsidRPr="00D27180" w:rsidRDefault="00D27180">
      <w:pPr>
        <w:pStyle w:val="Akapitzlist"/>
        <w:numPr>
          <w:ilvl w:val="1"/>
          <w:numId w:val="71"/>
        </w:numPr>
      </w:pPr>
      <w:r w:rsidRPr="00D27180">
        <w:rPr>
          <w:rStyle w:val="Pogrubienie"/>
          <w:rFonts w:cstheme="minorHAnsi"/>
          <w:b w:val="0"/>
          <w:bCs w:val="0"/>
          <w:szCs w:val="22"/>
        </w:rPr>
        <w:t>Mediation Arbitration Status</w:t>
      </w:r>
      <w:r w:rsidRPr="00D27180">
        <w:t xml:space="preserve"> is not empty</w:t>
      </w:r>
    </w:p>
    <w:p w14:paraId="7B39A005" w14:textId="77777777" w:rsidR="00D27180" w:rsidRPr="00D27180" w:rsidRDefault="00D27180" w:rsidP="00D27180">
      <w:r w:rsidRPr="00D27180">
        <w:t>Tasks:</w:t>
      </w:r>
    </w:p>
    <w:p w14:paraId="6CBCE0B1" w14:textId="77777777" w:rsidR="00D27180" w:rsidRPr="00D27180" w:rsidRDefault="00D27180">
      <w:pPr>
        <w:pStyle w:val="Akapitzlist"/>
        <w:numPr>
          <w:ilvl w:val="0"/>
          <w:numId w:val="71"/>
        </w:numPr>
      </w:pPr>
      <w:r w:rsidRPr="00D27180">
        <w:t xml:space="preserve">Update Status, Status Age, Status Date, Stage </w:t>
      </w:r>
    </w:p>
    <w:p w14:paraId="2504D054" w14:textId="5A37A952" w:rsidR="00D27180" w:rsidRPr="00D27180" w:rsidRDefault="00D27180" w:rsidP="00D27180">
      <w:pPr>
        <w:pStyle w:val="DBH3"/>
      </w:pPr>
      <w:bookmarkStart w:id="135" w:name="_Toc130299729"/>
      <w:r w:rsidRPr="00D27180">
        <w:t>Mediation - Deadline changed</w:t>
      </w:r>
      <w:bookmarkEnd w:id="135"/>
    </w:p>
    <w:p w14:paraId="44B8DAE4" w14:textId="77777777" w:rsidR="00D27180" w:rsidRPr="00D27180" w:rsidRDefault="00D27180" w:rsidP="00D27180">
      <w:r w:rsidRPr="00D27180">
        <w:t>Conditions:</w:t>
      </w:r>
    </w:p>
    <w:p w14:paraId="02B23566" w14:textId="77777777" w:rsidR="00D27180" w:rsidRPr="00D27180" w:rsidRDefault="00D27180">
      <w:pPr>
        <w:pStyle w:val="Akapitzlist"/>
        <w:numPr>
          <w:ilvl w:val="0"/>
          <w:numId w:val="71"/>
        </w:numPr>
      </w:pPr>
      <w:r w:rsidRPr="00D27180">
        <w:t xml:space="preserve">All: </w:t>
      </w:r>
    </w:p>
    <w:p w14:paraId="09B731FF" w14:textId="77777777" w:rsidR="00D27180" w:rsidRPr="00D27180" w:rsidRDefault="00D27180">
      <w:pPr>
        <w:pStyle w:val="Akapitzlist"/>
        <w:numPr>
          <w:ilvl w:val="1"/>
          <w:numId w:val="71"/>
        </w:numPr>
      </w:pPr>
      <w:r w:rsidRPr="00931B65">
        <w:rPr>
          <w:rStyle w:val="Pogrubienie"/>
          <w:rFonts w:cstheme="minorHAnsi"/>
          <w:b w:val="0"/>
          <w:bCs w:val="0"/>
          <w:szCs w:val="22"/>
        </w:rPr>
        <w:lastRenderedPageBreak/>
        <w:t>Mediation - Deadline MA</w:t>
      </w:r>
      <w:r w:rsidRPr="00D27180">
        <w:t xml:space="preserve"> has changed</w:t>
      </w:r>
    </w:p>
    <w:p w14:paraId="5405AFFF" w14:textId="77777777" w:rsidR="00D27180" w:rsidRPr="00D27180" w:rsidRDefault="00D27180">
      <w:pPr>
        <w:pStyle w:val="Akapitzlist"/>
        <w:numPr>
          <w:ilvl w:val="1"/>
          <w:numId w:val="71"/>
        </w:numPr>
      </w:pPr>
      <w:r w:rsidRPr="00931B65">
        <w:rPr>
          <w:rStyle w:val="Pogrubienie"/>
          <w:rFonts w:cstheme="minorHAnsi"/>
          <w:b w:val="0"/>
          <w:bCs w:val="0"/>
          <w:szCs w:val="22"/>
        </w:rPr>
        <w:t>Mediation - Deadline MA</w:t>
      </w:r>
      <w:r w:rsidRPr="00D27180">
        <w:t xml:space="preserve"> is not empty</w:t>
      </w:r>
    </w:p>
    <w:p w14:paraId="793DA87C" w14:textId="77777777" w:rsidR="00D27180" w:rsidRPr="00D27180" w:rsidRDefault="00D27180">
      <w:pPr>
        <w:pStyle w:val="Akapitzlist"/>
        <w:numPr>
          <w:ilvl w:val="1"/>
          <w:numId w:val="71"/>
        </w:numPr>
      </w:pPr>
      <w:r w:rsidRPr="00931B65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D27180">
        <w:t xml:space="preserve"> is </w:t>
      </w:r>
      <w:r w:rsidRPr="00931B65">
        <w:rPr>
          <w:rStyle w:val="Uwydatnienie"/>
          <w:rFonts w:asciiTheme="minorHAnsi" w:hAnsiTheme="minorHAnsi" w:cstheme="minorHAnsi"/>
          <w:szCs w:val="22"/>
        </w:rPr>
        <w:t>0</w:t>
      </w:r>
    </w:p>
    <w:p w14:paraId="3194CF3A" w14:textId="77777777" w:rsidR="00D27180" w:rsidRPr="00D27180" w:rsidRDefault="00D27180" w:rsidP="00D27180">
      <w:r w:rsidRPr="00D27180">
        <w:t>Tasks:</w:t>
      </w:r>
    </w:p>
    <w:p w14:paraId="34DEA8B5" w14:textId="77777777" w:rsidR="00D27180" w:rsidRPr="00D27180" w:rsidRDefault="00D27180">
      <w:pPr>
        <w:pStyle w:val="Akapitzlist"/>
        <w:numPr>
          <w:ilvl w:val="0"/>
          <w:numId w:val="71"/>
        </w:numPr>
      </w:pPr>
      <w:r w:rsidRPr="00D27180">
        <w:t>send email template "Letter to OC re Mediation" to OPPOSING_COUNSEL_EMAIL</w:t>
      </w:r>
    </w:p>
    <w:p w14:paraId="5CFAE9EA" w14:textId="77777777" w:rsidR="00D27180" w:rsidRPr="00D27180" w:rsidRDefault="00D27180">
      <w:pPr>
        <w:pStyle w:val="Akapitzlist"/>
        <w:numPr>
          <w:ilvl w:val="0"/>
          <w:numId w:val="71"/>
        </w:numPr>
      </w:pPr>
      <w:r w:rsidRPr="00D27180">
        <w:t xml:space="preserve">create task for Scheduling Team - Mediation Arbitration to "Coordinate Mediation with OC's office in" </w:t>
      </w:r>
    </w:p>
    <w:p w14:paraId="20EC9EC3" w14:textId="572B4799" w:rsidR="00D27180" w:rsidRPr="00D27180" w:rsidRDefault="00D27180" w:rsidP="00931B65">
      <w:pPr>
        <w:pStyle w:val="DBH3"/>
      </w:pPr>
      <w:bookmarkStart w:id="136" w:name="_Toc130299730"/>
      <w:r w:rsidRPr="00D27180">
        <w:t>Mediation Arbitration change to Arbitration - Award Entered (ABO)</w:t>
      </w:r>
      <w:bookmarkEnd w:id="136"/>
    </w:p>
    <w:p w14:paraId="30934FC5" w14:textId="77777777" w:rsidR="00D27180" w:rsidRPr="00D27180" w:rsidRDefault="00D27180" w:rsidP="00D27180">
      <w:r w:rsidRPr="00D27180">
        <w:t>Conditions:</w:t>
      </w:r>
    </w:p>
    <w:p w14:paraId="1E68037F" w14:textId="77777777" w:rsidR="00D27180" w:rsidRPr="00D27180" w:rsidRDefault="00D27180">
      <w:pPr>
        <w:pStyle w:val="Akapitzlist"/>
        <w:numPr>
          <w:ilvl w:val="0"/>
          <w:numId w:val="72"/>
        </w:numPr>
      </w:pPr>
      <w:r w:rsidRPr="00D27180">
        <w:t xml:space="preserve">All: </w:t>
      </w:r>
    </w:p>
    <w:p w14:paraId="175AEB31" w14:textId="77777777" w:rsidR="00D27180" w:rsidRPr="00D27180" w:rsidRDefault="00D27180">
      <w:pPr>
        <w:pStyle w:val="Akapitzlist"/>
        <w:numPr>
          <w:ilvl w:val="1"/>
          <w:numId w:val="72"/>
        </w:numPr>
      </w:pPr>
      <w:r w:rsidRPr="00931B65">
        <w:rPr>
          <w:rStyle w:val="Pogrubienie"/>
          <w:rFonts w:cstheme="minorHAnsi"/>
          <w:b w:val="0"/>
          <w:bCs w:val="0"/>
          <w:szCs w:val="22"/>
        </w:rPr>
        <w:t>Mediation Arbitration Status</w:t>
      </w:r>
      <w:r w:rsidRPr="00D27180">
        <w:t xml:space="preserve"> has changed</w:t>
      </w:r>
    </w:p>
    <w:p w14:paraId="15FD784A" w14:textId="77777777" w:rsidR="00D27180" w:rsidRPr="00D27180" w:rsidRDefault="00D27180">
      <w:pPr>
        <w:pStyle w:val="Akapitzlist"/>
        <w:numPr>
          <w:ilvl w:val="1"/>
          <w:numId w:val="72"/>
        </w:numPr>
      </w:pPr>
      <w:r w:rsidRPr="00931B65">
        <w:rPr>
          <w:rStyle w:val="Pogrubienie"/>
          <w:rFonts w:cstheme="minorHAnsi"/>
          <w:b w:val="0"/>
          <w:bCs w:val="0"/>
          <w:szCs w:val="22"/>
        </w:rPr>
        <w:t>Mediation Arbitration Status</w:t>
      </w:r>
      <w:r w:rsidRPr="00D27180">
        <w:t xml:space="preserve"> is </w:t>
      </w:r>
      <w:r w:rsidRPr="00931B65">
        <w:rPr>
          <w:rStyle w:val="Uwydatnienie"/>
          <w:rFonts w:asciiTheme="minorHAnsi" w:hAnsiTheme="minorHAnsi" w:cstheme="minorHAnsi"/>
          <w:szCs w:val="22"/>
        </w:rPr>
        <w:t>Arbitration - Award Entered</w:t>
      </w:r>
    </w:p>
    <w:p w14:paraId="37FC7F48" w14:textId="77777777" w:rsidR="00D27180" w:rsidRPr="00D27180" w:rsidRDefault="00D27180">
      <w:pPr>
        <w:pStyle w:val="Akapitzlist"/>
        <w:numPr>
          <w:ilvl w:val="1"/>
          <w:numId w:val="72"/>
        </w:numPr>
      </w:pPr>
      <w:r w:rsidRPr="00931B65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D27180">
        <w:t xml:space="preserve"> is </w:t>
      </w:r>
      <w:r w:rsidRPr="00931B65">
        <w:rPr>
          <w:rStyle w:val="Uwydatnienie"/>
          <w:rFonts w:asciiTheme="minorHAnsi" w:hAnsiTheme="minorHAnsi" w:cstheme="minorHAnsi"/>
          <w:szCs w:val="22"/>
        </w:rPr>
        <w:t>0</w:t>
      </w:r>
    </w:p>
    <w:p w14:paraId="6CABC32C" w14:textId="77777777" w:rsidR="00D27180" w:rsidRPr="00D27180" w:rsidRDefault="00D27180">
      <w:pPr>
        <w:pStyle w:val="Akapitzlist"/>
        <w:numPr>
          <w:ilvl w:val="1"/>
          <w:numId w:val="72"/>
        </w:numPr>
      </w:pPr>
      <w:r w:rsidRPr="00931B65">
        <w:rPr>
          <w:rStyle w:val="Pogrubienie"/>
          <w:rFonts w:cstheme="minorHAnsi"/>
          <w:b w:val="0"/>
          <w:bCs w:val="0"/>
          <w:szCs w:val="22"/>
        </w:rPr>
        <w:t>Type of Claim</w:t>
      </w:r>
      <w:r w:rsidRPr="00D27180">
        <w:t xml:space="preserve"> is </w:t>
      </w:r>
      <w:r w:rsidRPr="00931B65">
        <w:rPr>
          <w:rStyle w:val="Uwydatnienie"/>
          <w:rFonts w:asciiTheme="minorHAnsi" w:hAnsiTheme="minorHAnsi" w:cstheme="minorHAnsi"/>
          <w:szCs w:val="22"/>
        </w:rPr>
        <w:t>AOB</w:t>
      </w:r>
    </w:p>
    <w:p w14:paraId="75D7F5BD" w14:textId="77777777" w:rsidR="00D27180" w:rsidRPr="00D27180" w:rsidRDefault="00D27180" w:rsidP="00D27180">
      <w:r w:rsidRPr="00D27180">
        <w:t>Tasks:</w:t>
      </w:r>
    </w:p>
    <w:p w14:paraId="78FB3C1B" w14:textId="77777777" w:rsidR="00D27180" w:rsidRPr="00D27180" w:rsidRDefault="00D27180">
      <w:pPr>
        <w:pStyle w:val="Akapitzlist"/>
        <w:numPr>
          <w:ilvl w:val="0"/>
          <w:numId w:val="72"/>
        </w:numPr>
      </w:pPr>
      <w:r w:rsidRPr="00D27180">
        <w:t>Create task for Assigned Attorney to "Review Arbitartion Award to determine whether Mtn for Trial De Novo will be necessary in"</w:t>
      </w:r>
    </w:p>
    <w:p w14:paraId="593DE01A" w14:textId="77777777" w:rsidR="00D27180" w:rsidRPr="00D27180" w:rsidRDefault="00D27180">
      <w:pPr>
        <w:pStyle w:val="Akapitzlist"/>
        <w:numPr>
          <w:ilvl w:val="0"/>
          <w:numId w:val="72"/>
        </w:numPr>
      </w:pPr>
      <w:r w:rsidRPr="00D27180">
        <w:t>send email template "Letter to Client - Arbitration Award PROVIDER" to PROVIDER_EMAIL</w:t>
      </w:r>
    </w:p>
    <w:p w14:paraId="35CB2EDF" w14:textId="77777777" w:rsidR="00D27180" w:rsidRPr="00D27180" w:rsidRDefault="00D27180">
      <w:pPr>
        <w:pStyle w:val="Akapitzlist"/>
        <w:numPr>
          <w:ilvl w:val="0"/>
          <w:numId w:val="72"/>
        </w:numPr>
      </w:pPr>
      <w:r w:rsidRPr="00D27180">
        <w:t xml:space="preserve">set Arbitration Award </w:t>
      </w:r>
    </w:p>
    <w:p w14:paraId="4ED1EA4A" w14:textId="6803CCF1" w:rsidR="00D27180" w:rsidRPr="00D27180" w:rsidRDefault="00D27180" w:rsidP="00931B65">
      <w:pPr>
        <w:pStyle w:val="DBH3"/>
      </w:pPr>
      <w:bookmarkStart w:id="137" w:name="_Toc130299731"/>
      <w:r w:rsidRPr="00D27180">
        <w:t>Mediation Arbitration change to Arbitration - Award Entered (HO)</w:t>
      </w:r>
      <w:bookmarkEnd w:id="137"/>
    </w:p>
    <w:p w14:paraId="66160B72" w14:textId="77777777" w:rsidR="00D27180" w:rsidRPr="00D27180" w:rsidRDefault="00D27180" w:rsidP="00D27180">
      <w:r w:rsidRPr="00D27180">
        <w:t>Conditions:</w:t>
      </w:r>
    </w:p>
    <w:p w14:paraId="76C20A33" w14:textId="77777777" w:rsidR="00D27180" w:rsidRPr="00D27180" w:rsidRDefault="00D27180">
      <w:pPr>
        <w:pStyle w:val="Akapitzlist"/>
        <w:numPr>
          <w:ilvl w:val="0"/>
          <w:numId w:val="73"/>
        </w:numPr>
      </w:pPr>
      <w:r w:rsidRPr="00D27180">
        <w:t xml:space="preserve">All: </w:t>
      </w:r>
    </w:p>
    <w:p w14:paraId="0D0E350D" w14:textId="77777777" w:rsidR="00D27180" w:rsidRPr="00D27180" w:rsidRDefault="00D27180">
      <w:pPr>
        <w:pStyle w:val="Akapitzlist"/>
        <w:numPr>
          <w:ilvl w:val="1"/>
          <w:numId w:val="73"/>
        </w:numPr>
      </w:pPr>
      <w:r w:rsidRPr="00931B65">
        <w:rPr>
          <w:rStyle w:val="Pogrubienie"/>
          <w:rFonts w:cstheme="minorHAnsi"/>
          <w:b w:val="0"/>
          <w:bCs w:val="0"/>
          <w:szCs w:val="22"/>
        </w:rPr>
        <w:t>Mediation Arbitration Status</w:t>
      </w:r>
      <w:r w:rsidRPr="00D27180">
        <w:t xml:space="preserve"> has changed</w:t>
      </w:r>
    </w:p>
    <w:p w14:paraId="7515E433" w14:textId="77777777" w:rsidR="00D27180" w:rsidRPr="00D27180" w:rsidRDefault="00D27180">
      <w:pPr>
        <w:pStyle w:val="Akapitzlist"/>
        <w:numPr>
          <w:ilvl w:val="1"/>
          <w:numId w:val="73"/>
        </w:numPr>
      </w:pPr>
      <w:r w:rsidRPr="00931B65">
        <w:rPr>
          <w:rStyle w:val="Pogrubienie"/>
          <w:rFonts w:cstheme="minorHAnsi"/>
          <w:b w:val="0"/>
          <w:bCs w:val="0"/>
          <w:szCs w:val="22"/>
        </w:rPr>
        <w:t>Mediation Arbitration Status</w:t>
      </w:r>
      <w:r w:rsidRPr="00D27180">
        <w:t xml:space="preserve"> is </w:t>
      </w:r>
      <w:r w:rsidRPr="00931B65">
        <w:rPr>
          <w:rStyle w:val="Uwydatnienie"/>
          <w:rFonts w:asciiTheme="minorHAnsi" w:hAnsiTheme="minorHAnsi" w:cstheme="minorHAnsi"/>
          <w:szCs w:val="22"/>
        </w:rPr>
        <w:t>Arbitration - Award Entered</w:t>
      </w:r>
    </w:p>
    <w:p w14:paraId="63E0665F" w14:textId="77777777" w:rsidR="00D27180" w:rsidRPr="00D27180" w:rsidRDefault="00D27180">
      <w:pPr>
        <w:pStyle w:val="Akapitzlist"/>
        <w:numPr>
          <w:ilvl w:val="1"/>
          <w:numId w:val="73"/>
        </w:numPr>
      </w:pPr>
      <w:r w:rsidRPr="00931B65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D27180">
        <w:t xml:space="preserve"> is </w:t>
      </w:r>
      <w:r w:rsidRPr="00931B65">
        <w:rPr>
          <w:rStyle w:val="Uwydatnienie"/>
          <w:rFonts w:asciiTheme="minorHAnsi" w:hAnsiTheme="minorHAnsi" w:cstheme="minorHAnsi"/>
          <w:szCs w:val="22"/>
        </w:rPr>
        <w:t>0</w:t>
      </w:r>
    </w:p>
    <w:p w14:paraId="32C42F71" w14:textId="77777777" w:rsidR="00D27180" w:rsidRPr="00D27180" w:rsidRDefault="00D27180">
      <w:pPr>
        <w:pStyle w:val="Akapitzlist"/>
        <w:numPr>
          <w:ilvl w:val="1"/>
          <w:numId w:val="73"/>
        </w:numPr>
      </w:pPr>
      <w:r w:rsidRPr="00931B65">
        <w:rPr>
          <w:rStyle w:val="Pogrubienie"/>
          <w:rFonts w:cstheme="minorHAnsi"/>
          <w:b w:val="0"/>
          <w:bCs w:val="0"/>
          <w:szCs w:val="22"/>
        </w:rPr>
        <w:t>Type of Claim</w:t>
      </w:r>
      <w:r w:rsidRPr="00D27180">
        <w:t xml:space="preserve"> is </w:t>
      </w:r>
      <w:r w:rsidRPr="00931B65">
        <w:rPr>
          <w:rStyle w:val="Uwydatnienie"/>
          <w:rFonts w:asciiTheme="minorHAnsi" w:hAnsiTheme="minorHAnsi" w:cstheme="minorHAnsi"/>
          <w:szCs w:val="22"/>
        </w:rPr>
        <w:t>HO</w:t>
      </w:r>
    </w:p>
    <w:p w14:paraId="2286C15C" w14:textId="77777777" w:rsidR="00D27180" w:rsidRPr="00D27180" w:rsidRDefault="00D27180" w:rsidP="00D27180">
      <w:r w:rsidRPr="00D27180">
        <w:t>Tasks:</w:t>
      </w:r>
    </w:p>
    <w:p w14:paraId="26B49F5F" w14:textId="77777777" w:rsidR="00D27180" w:rsidRPr="00D27180" w:rsidRDefault="00D27180">
      <w:pPr>
        <w:pStyle w:val="Akapitzlist"/>
        <w:numPr>
          <w:ilvl w:val="0"/>
          <w:numId w:val="73"/>
        </w:numPr>
      </w:pPr>
      <w:r w:rsidRPr="00D27180">
        <w:t>Create task for Assigned Attorney to "Review Arbitartion Award to determine whether Mtn for Trial De Novo will be necessary in"</w:t>
      </w:r>
    </w:p>
    <w:p w14:paraId="7A52B4C8" w14:textId="77777777" w:rsidR="00D27180" w:rsidRPr="00D27180" w:rsidRDefault="00D27180">
      <w:pPr>
        <w:pStyle w:val="Akapitzlist"/>
        <w:numPr>
          <w:ilvl w:val="0"/>
          <w:numId w:val="73"/>
        </w:numPr>
      </w:pPr>
      <w:r w:rsidRPr="00D27180">
        <w:t>send email template "Letter to Client - Arbitration Award HO" to CLIENT_EMAIL</w:t>
      </w:r>
    </w:p>
    <w:p w14:paraId="51EE627A" w14:textId="77777777" w:rsidR="00D27180" w:rsidRPr="00D27180" w:rsidRDefault="00D27180">
      <w:pPr>
        <w:pStyle w:val="Akapitzlist"/>
        <w:numPr>
          <w:ilvl w:val="0"/>
          <w:numId w:val="73"/>
        </w:numPr>
      </w:pPr>
      <w:r w:rsidRPr="00D27180">
        <w:t xml:space="preserve">set Arbitration Award </w:t>
      </w:r>
    </w:p>
    <w:p w14:paraId="4144CC0B" w14:textId="61FC7B3A" w:rsidR="00D27180" w:rsidRPr="00D27180" w:rsidRDefault="00D27180" w:rsidP="00931B65">
      <w:pPr>
        <w:pStyle w:val="DBH3"/>
      </w:pPr>
      <w:bookmarkStart w:id="138" w:name="_Toc130299732"/>
      <w:r w:rsidRPr="00D27180">
        <w:lastRenderedPageBreak/>
        <w:t>Mediation Arbitration change to Arbitration - Mtn for Trial De Novo</w:t>
      </w:r>
      <w:bookmarkEnd w:id="138"/>
    </w:p>
    <w:p w14:paraId="0754A727" w14:textId="77777777" w:rsidR="00D27180" w:rsidRPr="00D27180" w:rsidRDefault="00D27180" w:rsidP="00D27180">
      <w:r w:rsidRPr="00D27180">
        <w:t>Conditions:</w:t>
      </w:r>
    </w:p>
    <w:p w14:paraId="559D3EE3" w14:textId="77777777" w:rsidR="00D27180" w:rsidRPr="00D27180" w:rsidRDefault="00D27180">
      <w:pPr>
        <w:pStyle w:val="Akapitzlist"/>
        <w:numPr>
          <w:ilvl w:val="0"/>
          <w:numId w:val="74"/>
        </w:numPr>
      </w:pPr>
      <w:r w:rsidRPr="00D27180">
        <w:t xml:space="preserve">All: </w:t>
      </w:r>
    </w:p>
    <w:p w14:paraId="0C825B64" w14:textId="77777777" w:rsidR="00D27180" w:rsidRPr="00D27180" w:rsidRDefault="00D27180">
      <w:pPr>
        <w:pStyle w:val="Akapitzlist"/>
        <w:numPr>
          <w:ilvl w:val="1"/>
          <w:numId w:val="74"/>
        </w:numPr>
      </w:pPr>
      <w:r w:rsidRPr="00931B65">
        <w:rPr>
          <w:rStyle w:val="Pogrubienie"/>
          <w:rFonts w:cstheme="minorHAnsi"/>
          <w:b w:val="0"/>
          <w:bCs w:val="0"/>
          <w:szCs w:val="22"/>
        </w:rPr>
        <w:t>Mediation Arbitration Status</w:t>
      </w:r>
      <w:r w:rsidRPr="00D27180">
        <w:t xml:space="preserve"> has changed</w:t>
      </w:r>
    </w:p>
    <w:p w14:paraId="7FF8C565" w14:textId="77777777" w:rsidR="00D27180" w:rsidRPr="00D27180" w:rsidRDefault="00D27180">
      <w:pPr>
        <w:pStyle w:val="Akapitzlist"/>
        <w:numPr>
          <w:ilvl w:val="1"/>
          <w:numId w:val="74"/>
        </w:numPr>
      </w:pPr>
      <w:r w:rsidRPr="00931B65">
        <w:rPr>
          <w:rStyle w:val="Pogrubienie"/>
          <w:rFonts w:cstheme="minorHAnsi"/>
          <w:b w:val="0"/>
          <w:bCs w:val="0"/>
          <w:szCs w:val="22"/>
        </w:rPr>
        <w:t>Mediation Arbitration Status</w:t>
      </w:r>
      <w:r w:rsidRPr="00D27180">
        <w:t xml:space="preserve"> is </w:t>
      </w:r>
      <w:r w:rsidRPr="00931B65">
        <w:rPr>
          <w:rStyle w:val="Uwydatnienie"/>
          <w:rFonts w:asciiTheme="minorHAnsi" w:hAnsiTheme="minorHAnsi" w:cstheme="minorHAnsi"/>
          <w:szCs w:val="22"/>
        </w:rPr>
        <w:t>Arbitration - Mtn for Trial De Novo</w:t>
      </w:r>
    </w:p>
    <w:p w14:paraId="05B9AB22" w14:textId="77777777" w:rsidR="00D27180" w:rsidRPr="00D27180" w:rsidRDefault="00D27180">
      <w:pPr>
        <w:pStyle w:val="Akapitzlist"/>
        <w:numPr>
          <w:ilvl w:val="1"/>
          <w:numId w:val="74"/>
        </w:numPr>
      </w:pPr>
      <w:r w:rsidRPr="00931B65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D27180">
        <w:t xml:space="preserve"> is </w:t>
      </w:r>
      <w:r w:rsidRPr="00931B65">
        <w:rPr>
          <w:rStyle w:val="Uwydatnienie"/>
          <w:rFonts w:asciiTheme="minorHAnsi" w:hAnsiTheme="minorHAnsi" w:cstheme="minorHAnsi"/>
          <w:szCs w:val="22"/>
        </w:rPr>
        <w:t>0</w:t>
      </w:r>
    </w:p>
    <w:p w14:paraId="39253736" w14:textId="77777777" w:rsidR="00D27180" w:rsidRPr="00D27180" w:rsidRDefault="00D27180" w:rsidP="00D27180">
      <w:r w:rsidRPr="00D27180">
        <w:t>Tasks:</w:t>
      </w:r>
    </w:p>
    <w:p w14:paraId="63C3D321" w14:textId="77777777" w:rsidR="00D27180" w:rsidRPr="00D27180" w:rsidRDefault="00D27180">
      <w:pPr>
        <w:pStyle w:val="Akapitzlist"/>
        <w:numPr>
          <w:ilvl w:val="0"/>
          <w:numId w:val="74"/>
        </w:numPr>
      </w:pPr>
      <w:r w:rsidRPr="00D27180">
        <w:t xml:space="preserve">create task for Scheduling Team - Hearings to "Coordinate hearing on Mtn for Trial De Novo" </w:t>
      </w:r>
    </w:p>
    <w:p w14:paraId="6A8781E3" w14:textId="0EF5506E" w:rsidR="00D27180" w:rsidRPr="00D27180" w:rsidRDefault="00D27180" w:rsidP="00931B65">
      <w:pPr>
        <w:pStyle w:val="DBH3"/>
      </w:pPr>
      <w:bookmarkStart w:id="139" w:name="_Toc130299733"/>
      <w:r w:rsidRPr="00D27180">
        <w:t>Mediation Arbitration change to Mediation - Settled</w:t>
      </w:r>
      <w:bookmarkEnd w:id="139"/>
    </w:p>
    <w:p w14:paraId="6B8EC6B1" w14:textId="77777777" w:rsidR="00D27180" w:rsidRPr="00D27180" w:rsidRDefault="00D27180" w:rsidP="00D27180">
      <w:r w:rsidRPr="00D27180">
        <w:t>Conditions:</w:t>
      </w:r>
    </w:p>
    <w:p w14:paraId="5F695D59" w14:textId="77777777" w:rsidR="00D27180" w:rsidRPr="00D27180" w:rsidRDefault="00D27180">
      <w:pPr>
        <w:pStyle w:val="Akapitzlist"/>
        <w:numPr>
          <w:ilvl w:val="0"/>
          <w:numId w:val="74"/>
        </w:numPr>
      </w:pPr>
      <w:r w:rsidRPr="00D27180">
        <w:t xml:space="preserve">All: </w:t>
      </w:r>
    </w:p>
    <w:p w14:paraId="682F12A5" w14:textId="77777777" w:rsidR="00D27180" w:rsidRPr="00D27180" w:rsidRDefault="00D27180">
      <w:pPr>
        <w:pStyle w:val="Akapitzlist"/>
        <w:numPr>
          <w:ilvl w:val="1"/>
          <w:numId w:val="74"/>
        </w:numPr>
      </w:pPr>
      <w:r w:rsidRPr="00931B65">
        <w:rPr>
          <w:rStyle w:val="Pogrubienie"/>
          <w:rFonts w:cstheme="minorHAnsi"/>
          <w:b w:val="0"/>
          <w:bCs w:val="0"/>
          <w:szCs w:val="22"/>
        </w:rPr>
        <w:t>Mediation Arbitration Status</w:t>
      </w:r>
      <w:r w:rsidRPr="00D27180">
        <w:t xml:space="preserve"> has changed</w:t>
      </w:r>
    </w:p>
    <w:p w14:paraId="70EB32AF" w14:textId="77777777" w:rsidR="00D27180" w:rsidRPr="00D27180" w:rsidRDefault="00D27180">
      <w:pPr>
        <w:pStyle w:val="Akapitzlist"/>
        <w:numPr>
          <w:ilvl w:val="1"/>
          <w:numId w:val="74"/>
        </w:numPr>
      </w:pPr>
      <w:r w:rsidRPr="00931B65">
        <w:rPr>
          <w:rStyle w:val="Pogrubienie"/>
          <w:rFonts w:cstheme="minorHAnsi"/>
          <w:b w:val="0"/>
          <w:bCs w:val="0"/>
          <w:szCs w:val="22"/>
        </w:rPr>
        <w:t>Mediation Arbitration Status</w:t>
      </w:r>
      <w:r w:rsidRPr="00D27180">
        <w:t xml:space="preserve"> is </w:t>
      </w:r>
      <w:r w:rsidRPr="00931B65">
        <w:rPr>
          <w:rStyle w:val="Uwydatnienie"/>
          <w:rFonts w:asciiTheme="minorHAnsi" w:hAnsiTheme="minorHAnsi" w:cstheme="minorHAnsi"/>
          <w:szCs w:val="22"/>
        </w:rPr>
        <w:t>Mediation - Settled</w:t>
      </w:r>
    </w:p>
    <w:p w14:paraId="0A044F40" w14:textId="77777777" w:rsidR="00D27180" w:rsidRPr="00D27180" w:rsidRDefault="00D27180">
      <w:pPr>
        <w:pStyle w:val="Akapitzlist"/>
        <w:numPr>
          <w:ilvl w:val="1"/>
          <w:numId w:val="74"/>
        </w:numPr>
      </w:pPr>
      <w:r w:rsidRPr="00931B65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D27180">
        <w:t xml:space="preserve"> is </w:t>
      </w:r>
      <w:r w:rsidRPr="00931B65">
        <w:rPr>
          <w:rStyle w:val="Uwydatnienie"/>
          <w:rFonts w:asciiTheme="minorHAnsi" w:hAnsiTheme="minorHAnsi" w:cstheme="minorHAnsi"/>
          <w:szCs w:val="22"/>
        </w:rPr>
        <w:t>0</w:t>
      </w:r>
    </w:p>
    <w:p w14:paraId="3E0F58F3" w14:textId="77777777" w:rsidR="00D27180" w:rsidRPr="00D27180" w:rsidRDefault="00D27180" w:rsidP="00D27180">
      <w:r w:rsidRPr="00D27180">
        <w:t>Tasks:</w:t>
      </w:r>
    </w:p>
    <w:p w14:paraId="6DD438D1" w14:textId="77777777" w:rsidR="00D27180" w:rsidRPr="00D27180" w:rsidRDefault="00D27180">
      <w:pPr>
        <w:pStyle w:val="Akapitzlist"/>
        <w:numPr>
          <w:ilvl w:val="0"/>
          <w:numId w:val="74"/>
        </w:numPr>
      </w:pPr>
      <w:r w:rsidRPr="00D27180">
        <w:t xml:space="preserve">Set Settlement Status to Settled - Awaiting Release </w:t>
      </w:r>
    </w:p>
    <w:p w14:paraId="0194A244" w14:textId="04AA0728" w:rsidR="00D27180" w:rsidRPr="00D27180" w:rsidRDefault="00D27180" w:rsidP="00931B65">
      <w:pPr>
        <w:pStyle w:val="DBH3"/>
      </w:pPr>
      <w:bookmarkStart w:id="140" w:name="_Toc130299734"/>
      <w:r w:rsidRPr="00D27180">
        <w:t>Mediation Date changed (AOB)</w:t>
      </w:r>
      <w:bookmarkEnd w:id="140"/>
    </w:p>
    <w:p w14:paraId="3E21B364" w14:textId="77777777" w:rsidR="00D27180" w:rsidRPr="00D27180" w:rsidRDefault="00D27180" w:rsidP="00D27180">
      <w:r w:rsidRPr="00D27180">
        <w:t>Conditions:</w:t>
      </w:r>
    </w:p>
    <w:p w14:paraId="2DEBCF02" w14:textId="77777777" w:rsidR="00D27180" w:rsidRPr="00D27180" w:rsidRDefault="00D27180">
      <w:pPr>
        <w:pStyle w:val="Akapitzlist"/>
        <w:numPr>
          <w:ilvl w:val="0"/>
          <w:numId w:val="74"/>
        </w:numPr>
      </w:pPr>
      <w:r w:rsidRPr="00D27180">
        <w:t xml:space="preserve">All: </w:t>
      </w:r>
    </w:p>
    <w:p w14:paraId="4A715033" w14:textId="77777777" w:rsidR="00D27180" w:rsidRPr="00D27180" w:rsidRDefault="00D27180">
      <w:pPr>
        <w:pStyle w:val="Akapitzlist"/>
        <w:numPr>
          <w:ilvl w:val="1"/>
          <w:numId w:val="74"/>
        </w:numPr>
      </w:pPr>
      <w:r w:rsidRPr="00931B65">
        <w:rPr>
          <w:rStyle w:val="Pogrubienie"/>
          <w:rFonts w:cstheme="minorHAnsi"/>
          <w:b w:val="0"/>
          <w:bCs w:val="0"/>
          <w:szCs w:val="22"/>
        </w:rPr>
        <w:t>Mediation Date</w:t>
      </w:r>
      <w:r w:rsidRPr="00D27180">
        <w:t xml:space="preserve"> has changed</w:t>
      </w:r>
    </w:p>
    <w:p w14:paraId="781E9183" w14:textId="77777777" w:rsidR="00D27180" w:rsidRPr="00D27180" w:rsidRDefault="00D27180">
      <w:pPr>
        <w:pStyle w:val="Akapitzlist"/>
        <w:numPr>
          <w:ilvl w:val="1"/>
          <w:numId w:val="74"/>
        </w:numPr>
      </w:pPr>
      <w:r w:rsidRPr="00931B65">
        <w:rPr>
          <w:rStyle w:val="Pogrubienie"/>
          <w:rFonts w:cstheme="minorHAnsi"/>
          <w:b w:val="0"/>
          <w:bCs w:val="0"/>
          <w:szCs w:val="22"/>
        </w:rPr>
        <w:t>Mediation Date</w:t>
      </w:r>
      <w:r w:rsidRPr="00D27180">
        <w:t xml:space="preserve"> is not empty</w:t>
      </w:r>
    </w:p>
    <w:p w14:paraId="47C13863" w14:textId="77777777" w:rsidR="00D27180" w:rsidRPr="00D27180" w:rsidRDefault="00D27180">
      <w:pPr>
        <w:pStyle w:val="Akapitzlist"/>
        <w:numPr>
          <w:ilvl w:val="1"/>
          <w:numId w:val="74"/>
        </w:numPr>
      </w:pPr>
      <w:r w:rsidRPr="00931B65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D27180">
        <w:t xml:space="preserve"> is </w:t>
      </w:r>
      <w:r w:rsidRPr="00931B65">
        <w:rPr>
          <w:rStyle w:val="Uwydatnienie"/>
          <w:rFonts w:asciiTheme="minorHAnsi" w:hAnsiTheme="minorHAnsi" w:cstheme="minorHAnsi"/>
          <w:szCs w:val="22"/>
        </w:rPr>
        <w:t>0</w:t>
      </w:r>
    </w:p>
    <w:p w14:paraId="5A9D1A16" w14:textId="77777777" w:rsidR="00D27180" w:rsidRPr="00D27180" w:rsidRDefault="00D27180">
      <w:pPr>
        <w:pStyle w:val="Akapitzlist"/>
        <w:numPr>
          <w:ilvl w:val="1"/>
          <w:numId w:val="74"/>
        </w:numPr>
      </w:pPr>
      <w:r w:rsidRPr="00931B65">
        <w:rPr>
          <w:rStyle w:val="Pogrubienie"/>
          <w:rFonts w:cstheme="minorHAnsi"/>
          <w:b w:val="0"/>
          <w:bCs w:val="0"/>
          <w:szCs w:val="22"/>
        </w:rPr>
        <w:t>Type of Claim</w:t>
      </w:r>
      <w:r w:rsidRPr="00D27180">
        <w:t xml:space="preserve"> is </w:t>
      </w:r>
      <w:r w:rsidRPr="00931B65">
        <w:rPr>
          <w:rStyle w:val="Uwydatnienie"/>
          <w:rFonts w:asciiTheme="minorHAnsi" w:hAnsiTheme="minorHAnsi" w:cstheme="minorHAnsi"/>
          <w:szCs w:val="22"/>
        </w:rPr>
        <w:t>AOB</w:t>
      </w:r>
    </w:p>
    <w:p w14:paraId="5DB1B0F0" w14:textId="77777777" w:rsidR="00D27180" w:rsidRPr="00D27180" w:rsidRDefault="00D27180" w:rsidP="00D27180">
      <w:r w:rsidRPr="00D27180">
        <w:t>Tasks:</w:t>
      </w:r>
    </w:p>
    <w:p w14:paraId="04DDC41A" w14:textId="77777777" w:rsidR="00D27180" w:rsidRPr="00D27180" w:rsidRDefault="00D27180">
      <w:pPr>
        <w:pStyle w:val="Akapitzlist"/>
        <w:numPr>
          <w:ilvl w:val="0"/>
          <w:numId w:val="74"/>
        </w:numPr>
      </w:pPr>
      <w:r w:rsidRPr="00D27180">
        <w:t xml:space="preserve">send email template "Letter to Client re Mediation PROVIDER" to Provider_EMAIL </w:t>
      </w:r>
    </w:p>
    <w:p w14:paraId="4AB8D5EA" w14:textId="1A3A5BAB" w:rsidR="00D27180" w:rsidRPr="00D27180" w:rsidRDefault="00D27180" w:rsidP="00931B65">
      <w:pPr>
        <w:pStyle w:val="DBH3"/>
      </w:pPr>
      <w:bookmarkStart w:id="141" w:name="_Toc130299735"/>
      <w:r w:rsidRPr="00D27180">
        <w:t>Mediation Date changed (HO)</w:t>
      </w:r>
      <w:bookmarkEnd w:id="141"/>
    </w:p>
    <w:p w14:paraId="2FF33BE3" w14:textId="77777777" w:rsidR="00D27180" w:rsidRPr="00D27180" w:rsidRDefault="00D27180" w:rsidP="00D27180">
      <w:r w:rsidRPr="00D27180">
        <w:t>Conditions:</w:t>
      </w:r>
    </w:p>
    <w:p w14:paraId="214D510D" w14:textId="77777777" w:rsidR="00D27180" w:rsidRPr="00D27180" w:rsidRDefault="00D27180">
      <w:pPr>
        <w:pStyle w:val="Akapitzlist"/>
        <w:numPr>
          <w:ilvl w:val="0"/>
          <w:numId w:val="74"/>
        </w:numPr>
      </w:pPr>
      <w:r w:rsidRPr="00D27180">
        <w:t xml:space="preserve">All: </w:t>
      </w:r>
    </w:p>
    <w:p w14:paraId="2E2B348B" w14:textId="77777777" w:rsidR="00D27180" w:rsidRPr="00D27180" w:rsidRDefault="00D27180">
      <w:pPr>
        <w:pStyle w:val="Akapitzlist"/>
        <w:numPr>
          <w:ilvl w:val="1"/>
          <w:numId w:val="74"/>
        </w:numPr>
      </w:pPr>
      <w:r w:rsidRPr="00931B65">
        <w:rPr>
          <w:rStyle w:val="Pogrubienie"/>
          <w:rFonts w:cstheme="minorHAnsi"/>
          <w:b w:val="0"/>
          <w:bCs w:val="0"/>
          <w:szCs w:val="22"/>
        </w:rPr>
        <w:t>Mediation Date</w:t>
      </w:r>
      <w:r w:rsidRPr="00D27180">
        <w:t xml:space="preserve"> has changed</w:t>
      </w:r>
    </w:p>
    <w:p w14:paraId="4A8B83A6" w14:textId="77777777" w:rsidR="00D27180" w:rsidRPr="00D27180" w:rsidRDefault="00D27180">
      <w:pPr>
        <w:pStyle w:val="Akapitzlist"/>
        <w:numPr>
          <w:ilvl w:val="1"/>
          <w:numId w:val="74"/>
        </w:numPr>
      </w:pPr>
      <w:r w:rsidRPr="00931B65">
        <w:rPr>
          <w:rStyle w:val="Pogrubienie"/>
          <w:rFonts w:cstheme="minorHAnsi"/>
          <w:b w:val="0"/>
          <w:bCs w:val="0"/>
          <w:szCs w:val="22"/>
        </w:rPr>
        <w:t>Mediation Date</w:t>
      </w:r>
      <w:r w:rsidRPr="00D27180">
        <w:t xml:space="preserve"> is not empty</w:t>
      </w:r>
    </w:p>
    <w:p w14:paraId="65465843" w14:textId="77777777" w:rsidR="00D27180" w:rsidRPr="00D27180" w:rsidRDefault="00D27180">
      <w:pPr>
        <w:pStyle w:val="Akapitzlist"/>
        <w:numPr>
          <w:ilvl w:val="1"/>
          <w:numId w:val="74"/>
        </w:numPr>
      </w:pPr>
      <w:r w:rsidRPr="00931B65">
        <w:rPr>
          <w:rStyle w:val="Pogrubienie"/>
          <w:rFonts w:cstheme="minorHAnsi"/>
          <w:b w:val="0"/>
          <w:bCs w:val="0"/>
          <w:szCs w:val="22"/>
        </w:rPr>
        <w:lastRenderedPageBreak/>
        <w:t>Lock Automation</w:t>
      </w:r>
      <w:r w:rsidRPr="00D27180">
        <w:t xml:space="preserve"> is </w:t>
      </w:r>
      <w:r w:rsidRPr="00931B65">
        <w:rPr>
          <w:rStyle w:val="Uwydatnienie"/>
          <w:rFonts w:asciiTheme="minorHAnsi" w:hAnsiTheme="minorHAnsi" w:cstheme="minorHAnsi"/>
          <w:szCs w:val="22"/>
        </w:rPr>
        <w:t>0</w:t>
      </w:r>
    </w:p>
    <w:p w14:paraId="56B4DDD4" w14:textId="77777777" w:rsidR="00D27180" w:rsidRPr="00D27180" w:rsidRDefault="00D27180">
      <w:pPr>
        <w:pStyle w:val="Akapitzlist"/>
        <w:numPr>
          <w:ilvl w:val="1"/>
          <w:numId w:val="74"/>
        </w:numPr>
      </w:pPr>
      <w:r w:rsidRPr="00931B65">
        <w:rPr>
          <w:rStyle w:val="Pogrubienie"/>
          <w:rFonts w:cstheme="minorHAnsi"/>
          <w:b w:val="0"/>
          <w:bCs w:val="0"/>
          <w:szCs w:val="22"/>
        </w:rPr>
        <w:t>Type of Claim</w:t>
      </w:r>
      <w:r w:rsidRPr="00D27180">
        <w:t xml:space="preserve"> is </w:t>
      </w:r>
      <w:r w:rsidRPr="00931B65">
        <w:rPr>
          <w:rStyle w:val="Uwydatnienie"/>
          <w:rFonts w:asciiTheme="minorHAnsi" w:hAnsiTheme="minorHAnsi" w:cstheme="minorHAnsi"/>
          <w:szCs w:val="22"/>
        </w:rPr>
        <w:t>HO</w:t>
      </w:r>
    </w:p>
    <w:p w14:paraId="16C27C97" w14:textId="77777777" w:rsidR="00D27180" w:rsidRPr="00D27180" w:rsidRDefault="00D27180" w:rsidP="00D27180">
      <w:r w:rsidRPr="00D27180">
        <w:t>Tasks:</w:t>
      </w:r>
    </w:p>
    <w:p w14:paraId="3E325D09" w14:textId="77777777" w:rsidR="00D27180" w:rsidRPr="00D27180" w:rsidRDefault="00D27180">
      <w:pPr>
        <w:pStyle w:val="Akapitzlist"/>
        <w:numPr>
          <w:ilvl w:val="0"/>
          <w:numId w:val="74"/>
        </w:numPr>
      </w:pPr>
      <w:r w:rsidRPr="00D27180">
        <w:t>send email template "Letter to Client re Mediation HO" to CLIENT_EMAIL</w:t>
      </w:r>
    </w:p>
    <w:p w14:paraId="7D2E0CFB" w14:textId="64BE1E30" w:rsidR="00C968BB" w:rsidRDefault="000C2D21" w:rsidP="000C2D21">
      <w:pPr>
        <w:pStyle w:val="DBH2"/>
      </w:pPr>
      <w:bookmarkStart w:id="142" w:name="_Toc130299736"/>
      <w:r w:rsidRPr="000C2D21">
        <w:t>Module: Cases, Section: Other</w:t>
      </w:r>
      <w:bookmarkEnd w:id="142"/>
    </w:p>
    <w:p w14:paraId="35600BE9" w14:textId="77777777" w:rsidR="000C2D21" w:rsidRPr="000C2D21" w:rsidRDefault="000C2D21" w:rsidP="000C2D21">
      <w:pPr>
        <w:pStyle w:val="DBH3"/>
        <w:rPr>
          <w:lang w:val="pl-PL" w:eastAsia="pl-PL"/>
        </w:rPr>
      </w:pPr>
      <w:bookmarkStart w:id="143" w:name="_Toc130299737"/>
      <w:r w:rsidRPr="000C2D21">
        <w:t>"Add to Popup Message changed"</w:t>
      </w:r>
      <w:bookmarkEnd w:id="143"/>
    </w:p>
    <w:p w14:paraId="40B5C8CE" w14:textId="77777777" w:rsidR="000C2D21" w:rsidRPr="000C2D21" w:rsidRDefault="000C2D21" w:rsidP="000C2D21">
      <w:r w:rsidRPr="000C2D21">
        <w:t>Conditions:</w:t>
      </w:r>
    </w:p>
    <w:p w14:paraId="18E5548A" w14:textId="77777777" w:rsidR="000C2D21" w:rsidRPr="000C2D21" w:rsidRDefault="000C2D21">
      <w:pPr>
        <w:pStyle w:val="Akapitzlist"/>
        <w:numPr>
          <w:ilvl w:val="0"/>
          <w:numId w:val="74"/>
        </w:numPr>
      </w:pPr>
      <w:r w:rsidRPr="000C2D21">
        <w:t xml:space="preserve">All: </w:t>
      </w:r>
    </w:p>
    <w:p w14:paraId="30E8F379" w14:textId="77777777" w:rsidR="000C2D21" w:rsidRPr="000C2D21" w:rsidRDefault="000C2D21">
      <w:pPr>
        <w:pStyle w:val="Akapitzlist"/>
        <w:numPr>
          <w:ilvl w:val="1"/>
          <w:numId w:val="74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Add to Popup Message</w:t>
      </w:r>
      <w:r w:rsidRPr="000C2D21">
        <w:t xml:space="preserve"> has changed</w:t>
      </w:r>
    </w:p>
    <w:p w14:paraId="73D12B6A" w14:textId="77777777" w:rsidR="000C2D21" w:rsidRPr="000C2D21" w:rsidRDefault="000C2D21">
      <w:pPr>
        <w:pStyle w:val="Akapitzlist"/>
        <w:numPr>
          <w:ilvl w:val="1"/>
          <w:numId w:val="74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Add to Popup Message</w:t>
      </w:r>
      <w:r w:rsidRPr="000C2D21">
        <w:t xml:space="preserve"> is not empty</w:t>
      </w:r>
    </w:p>
    <w:p w14:paraId="2FD58D4F" w14:textId="77777777" w:rsidR="000C2D21" w:rsidRPr="000C2D21" w:rsidRDefault="000C2D21" w:rsidP="000C2D21">
      <w:r w:rsidRPr="000C2D21">
        <w:t>Tasks:</w:t>
      </w:r>
    </w:p>
    <w:p w14:paraId="2E9AEA10" w14:textId="743BAD31" w:rsidR="000C2D21" w:rsidRDefault="000C2D21" w:rsidP="000C2D21">
      <w:r w:rsidRPr="000C2D21">
        <w:t>update Popup Message</w:t>
      </w:r>
    </w:p>
    <w:p w14:paraId="30701462" w14:textId="1CA4430B" w:rsidR="000C2D21" w:rsidRDefault="000C2D21" w:rsidP="000C2D21">
      <w:pPr>
        <w:pStyle w:val="DBH2"/>
      </w:pPr>
      <w:bookmarkStart w:id="144" w:name="_Toc130299738"/>
      <w:r w:rsidRPr="000C2D21">
        <w:t>Module: Cases, Section: PFS CRN 57.105</w:t>
      </w:r>
      <w:bookmarkEnd w:id="144"/>
    </w:p>
    <w:p w14:paraId="3C99773A" w14:textId="6E6CB81E" w:rsidR="000C2D21" w:rsidRPr="000C2D21" w:rsidRDefault="000C2D21" w:rsidP="000C2D21">
      <w:pPr>
        <w:pStyle w:val="DBH3"/>
        <w:rPr>
          <w:lang w:val="pl-PL" w:eastAsia="pl-PL"/>
        </w:rPr>
      </w:pPr>
      <w:bookmarkStart w:id="145" w:name="_Toc130299739"/>
      <w:r w:rsidRPr="000C2D21">
        <w:t>Change of PFS CRN 57.105 Status</w:t>
      </w:r>
      <w:bookmarkEnd w:id="145"/>
    </w:p>
    <w:p w14:paraId="667FB234" w14:textId="77777777" w:rsidR="000C2D21" w:rsidRPr="000C2D21" w:rsidRDefault="000C2D21" w:rsidP="000C2D21">
      <w:r w:rsidRPr="000C2D21">
        <w:t>Conditions:</w:t>
      </w:r>
    </w:p>
    <w:p w14:paraId="4BE44F54" w14:textId="77777777" w:rsidR="000C2D21" w:rsidRPr="000C2D21" w:rsidRDefault="000C2D21">
      <w:pPr>
        <w:pStyle w:val="Akapitzlist"/>
        <w:numPr>
          <w:ilvl w:val="0"/>
          <w:numId w:val="74"/>
        </w:numPr>
      </w:pPr>
      <w:r w:rsidRPr="000C2D21">
        <w:t xml:space="preserve">All: </w:t>
      </w:r>
    </w:p>
    <w:p w14:paraId="10C42C93" w14:textId="77777777" w:rsidR="000C2D21" w:rsidRPr="000C2D21" w:rsidRDefault="000C2D21">
      <w:pPr>
        <w:pStyle w:val="Akapitzlist"/>
        <w:numPr>
          <w:ilvl w:val="1"/>
          <w:numId w:val="74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PFS CRN 57.105 Status</w:t>
      </w:r>
      <w:r w:rsidRPr="000C2D21">
        <w:t xml:space="preserve"> has changed</w:t>
      </w:r>
    </w:p>
    <w:p w14:paraId="50EEBBD3" w14:textId="77777777" w:rsidR="000C2D21" w:rsidRPr="000C2D21" w:rsidRDefault="000C2D21">
      <w:pPr>
        <w:pStyle w:val="Akapitzlist"/>
        <w:numPr>
          <w:ilvl w:val="1"/>
          <w:numId w:val="74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PFS CRN 57.105 Status</w:t>
      </w:r>
      <w:r w:rsidRPr="000C2D21">
        <w:t xml:space="preserve"> is not empty</w:t>
      </w:r>
    </w:p>
    <w:p w14:paraId="634C8D51" w14:textId="77777777" w:rsidR="000C2D21" w:rsidRPr="000C2D21" w:rsidRDefault="000C2D21" w:rsidP="000C2D21">
      <w:r w:rsidRPr="000C2D21">
        <w:t>Tasks:</w:t>
      </w:r>
    </w:p>
    <w:p w14:paraId="0AD64375" w14:textId="77777777" w:rsidR="000C2D21" w:rsidRPr="000C2D21" w:rsidRDefault="000C2D21">
      <w:pPr>
        <w:pStyle w:val="Akapitzlist"/>
        <w:numPr>
          <w:ilvl w:val="0"/>
          <w:numId w:val="74"/>
        </w:numPr>
      </w:pPr>
      <w:r w:rsidRPr="000C2D21">
        <w:t xml:space="preserve">Update Status, Status Age, Status Date, Stage </w:t>
      </w:r>
    </w:p>
    <w:p w14:paraId="58E6899D" w14:textId="4575150E" w:rsidR="000C2D21" w:rsidRPr="000C2D21" w:rsidRDefault="000C2D21" w:rsidP="000C2D21">
      <w:pPr>
        <w:pStyle w:val="DBH3"/>
      </w:pPr>
      <w:bookmarkStart w:id="146" w:name="_Toc130299740"/>
      <w:r w:rsidRPr="000C2D21">
        <w:t>PFS CRN 57.105 change to CRN Filed</w:t>
      </w:r>
      <w:bookmarkEnd w:id="146"/>
    </w:p>
    <w:p w14:paraId="1F3A2906" w14:textId="77777777" w:rsidR="000C2D21" w:rsidRPr="000C2D21" w:rsidRDefault="000C2D21" w:rsidP="000C2D21">
      <w:r w:rsidRPr="000C2D21">
        <w:t>Conditions:</w:t>
      </w:r>
    </w:p>
    <w:p w14:paraId="15448E9E" w14:textId="77777777" w:rsidR="000C2D21" w:rsidRPr="000C2D21" w:rsidRDefault="000C2D21">
      <w:pPr>
        <w:pStyle w:val="Akapitzlist"/>
        <w:numPr>
          <w:ilvl w:val="0"/>
          <w:numId w:val="74"/>
        </w:numPr>
      </w:pPr>
      <w:r w:rsidRPr="000C2D21">
        <w:t xml:space="preserve">All: </w:t>
      </w:r>
    </w:p>
    <w:p w14:paraId="02200929" w14:textId="77777777" w:rsidR="000C2D21" w:rsidRPr="000C2D21" w:rsidRDefault="000C2D21">
      <w:pPr>
        <w:pStyle w:val="Akapitzlist"/>
        <w:numPr>
          <w:ilvl w:val="1"/>
          <w:numId w:val="74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PFS CRN 57.105 Status</w:t>
      </w:r>
      <w:r w:rsidRPr="000C2D21">
        <w:t xml:space="preserve"> has changed</w:t>
      </w:r>
    </w:p>
    <w:p w14:paraId="220C217E" w14:textId="77777777" w:rsidR="000C2D21" w:rsidRPr="000C2D21" w:rsidRDefault="000C2D21">
      <w:pPr>
        <w:pStyle w:val="Akapitzlist"/>
        <w:numPr>
          <w:ilvl w:val="1"/>
          <w:numId w:val="74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PFS CRN 57.105 Status</w:t>
      </w:r>
      <w:r w:rsidRPr="000C2D21">
        <w:t xml:space="preserve"> is </w:t>
      </w:r>
      <w:r w:rsidRPr="000C2D21">
        <w:rPr>
          <w:rStyle w:val="Uwydatnienie"/>
          <w:rFonts w:asciiTheme="minorHAnsi" w:hAnsiTheme="minorHAnsi" w:cstheme="minorHAnsi"/>
          <w:szCs w:val="22"/>
        </w:rPr>
        <w:t>CRN Filed</w:t>
      </w:r>
    </w:p>
    <w:p w14:paraId="466DB013" w14:textId="77777777" w:rsidR="000C2D21" w:rsidRPr="000C2D21" w:rsidRDefault="000C2D21">
      <w:pPr>
        <w:pStyle w:val="Akapitzlist"/>
        <w:numPr>
          <w:ilvl w:val="1"/>
          <w:numId w:val="74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0C2D21">
        <w:t xml:space="preserve"> is </w:t>
      </w:r>
      <w:r w:rsidRPr="000C2D21">
        <w:rPr>
          <w:rStyle w:val="Uwydatnienie"/>
          <w:rFonts w:asciiTheme="minorHAnsi" w:hAnsiTheme="minorHAnsi" w:cstheme="minorHAnsi"/>
          <w:szCs w:val="22"/>
        </w:rPr>
        <w:t>0</w:t>
      </w:r>
    </w:p>
    <w:p w14:paraId="5980B9E7" w14:textId="77777777" w:rsidR="000C2D21" w:rsidRPr="000C2D21" w:rsidRDefault="000C2D21" w:rsidP="000C2D21">
      <w:r w:rsidRPr="000C2D21">
        <w:t>Tasks:</w:t>
      </w:r>
    </w:p>
    <w:p w14:paraId="3A68C423" w14:textId="77777777" w:rsidR="000C2D21" w:rsidRPr="000C2D21" w:rsidRDefault="000C2D21">
      <w:pPr>
        <w:pStyle w:val="Akapitzlist"/>
        <w:numPr>
          <w:ilvl w:val="0"/>
          <w:numId w:val="74"/>
        </w:numPr>
      </w:pPr>
      <w:r w:rsidRPr="000C2D21">
        <w:t xml:space="preserve">Set CRN Filed </w:t>
      </w:r>
    </w:p>
    <w:p w14:paraId="603937CC" w14:textId="217F068C" w:rsidR="000C2D21" w:rsidRPr="000C2D21" w:rsidRDefault="000C2D21" w:rsidP="000C2D21">
      <w:pPr>
        <w:pStyle w:val="DBH3"/>
      </w:pPr>
      <w:bookmarkStart w:id="147" w:name="_Toc130299741"/>
      <w:r w:rsidRPr="000C2D21">
        <w:lastRenderedPageBreak/>
        <w:t>PFS CRN 57.105 change to CRN Ready</w:t>
      </w:r>
      <w:bookmarkEnd w:id="147"/>
    </w:p>
    <w:p w14:paraId="0E1E7916" w14:textId="77777777" w:rsidR="000C2D21" w:rsidRPr="000C2D21" w:rsidRDefault="000C2D21" w:rsidP="000C2D21">
      <w:r w:rsidRPr="000C2D21">
        <w:t>Conditions:</w:t>
      </w:r>
    </w:p>
    <w:p w14:paraId="4217EAA7" w14:textId="77777777" w:rsidR="000C2D21" w:rsidRPr="000C2D21" w:rsidRDefault="000C2D21">
      <w:pPr>
        <w:pStyle w:val="Akapitzlist"/>
        <w:numPr>
          <w:ilvl w:val="0"/>
          <w:numId w:val="74"/>
        </w:numPr>
      </w:pPr>
      <w:r w:rsidRPr="000C2D21">
        <w:t xml:space="preserve">All: </w:t>
      </w:r>
    </w:p>
    <w:p w14:paraId="2A91E235" w14:textId="77777777" w:rsidR="000C2D21" w:rsidRPr="000C2D21" w:rsidRDefault="000C2D21">
      <w:pPr>
        <w:pStyle w:val="Akapitzlist"/>
        <w:numPr>
          <w:ilvl w:val="1"/>
          <w:numId w:val="74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PFS CRN 57.105 Status</w:t>
      </w:r>
      <w:r w:rsidRPr="000C2D21">
        <w:t xml:space="preserve"> has changed</w:t>
      </w:r>
    </w:p>
    <w:p w14:paraId="399FE76B" w14:textId="77777777" w:rsidR="000C2D21" w:rsidRPr="000C2D21" w:rsidRDefault="000C2D21">
      <w:pPr>
        <w:pStyle w:val="Akapitzlist"/>
        <w:numPr>
          <w:ilvl w:val="1"/>
          <w:numId w:val="74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PFS CRN 57.105 Status</w:t>
      </w:r>
      <w:r w:rsidRPr="000C2D21">
        <w:t xml:space="preserve"> is </w:t>
      </w:r>
      <w:r w:rsidRPr="000C2D21">
        <w:rPr>
          <w:rStyle w:val="Uwydatnienie"/>
          <w:rFonts w:asciiTheme="minorHAnsi" w:hAnsiTheme="minorHAnsi" w:cstheme="minorHAnsi"/>
          <w:szCs w:val="22"/>
        </w:rPr>
        <w:t>CRN Ready</w:t>
      </w:r>
    </w:p>
    <w:p w14:paraId="467DB762" w14:textId="77777777" w:rsidR="000C2D21" w:rsidRPr="000C2D21" w:rsidRDefault="000C2D21">
      <w:pPr>
        <w:pStyle w:val="Akapitzlist"/>
        <w:numPr>
          <w:ilvl w:val="1"/>
          <w:numId w:val="74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0C2D21">
        <w:t xml:space="preserve"> is </w:t>
      </w:r>
      <w:r w:rsidRPr="000C2D21">
        <w:rPr>
          <w:rStyle w:val="Uwydatnienie"/>
          <w:rFonts w:asciiTheme="minorHAnsi" w:hAnsiTheme="minorHAnsi" w:cstheme="minorHAnsi"/>
          <w:szCs w:val="22"/>
        </w:rPr>
        <w:t>0</w:t>
      </w:r>
    </w:p>
    <w:p w14:paraId="3A4D2B5B" w14:textId="77777777" w:rsidR="000C2D21" w:rsidRPr="000C2D21" w:rsidRDefault="000C2D21" w:rsidP="000C2D21">
      <w:r w:rsidRPr="000C2D21">
        <w:t>Tasks:</w:t>
      </w:r>
    </w:p>
    <w:p w14:paraId="3D8513BB" w14:textId="77777777" w:rsidR="000C2D21" w:rsidRPr="000C2D21" w:rsidRDefault="000C2D21">
      <w:pPr>
        <w:pStyle w:val="Akapitzlist"/>
        <w:numPr>
          <w:ilvl w:val="0"/>
          <w:numId w:val="74"/>
        </w:numPr>
      </w:pPr>
      <w:r w:rsidRPr="000C2D21">
        <w:t xml:space="preserve">create task for Case Manager "Upload completed CRN on CFO Website in" </w:t>
      </w:r>
    </w:p>
    <w:p w14:paraId="3552C653" w14:textId="0159CFC2" w:rsidR="000C2D21" w:rsidRPr="000C2D21" w:rsidRDefault="000C2D21" w:rsidP="000C2D21">
      <w:pPr>
        <w:pStyle w:val="DBH3"/>
      </w:pPr>
      <w:bookmarkStart w:id="148" w:name="_Toc130299742"/>
      <w:r w:rsidRPr="000C2D21">
        <w:t>PFS CRN 57.105 change to PROVIDER PFS Ready</w:t>
      </w:r>
      <w:bookmarkEnd w:id="148"/>
    </w:p>
    <w:p w14:paraId="438F2C61" w14:textId="77777777" w:rsidR="000C2D21" w:rsidRPr="000C2D21" w:rsidRDefault="000C2D21" w:rsidP="000C2D21">
      <w:r w:rsidRPr="000C2D21">
        <w:t>Conditions:</w:t>
      </w:r>
    </w:p>
    <w:p w14:paraId="66A650FD" w14:textId="77777777" w:rsidR="000C2D21" w:rsidRPr="000C2D21" w:rsidRDefault="000C2D21">
      <w:pPr>
        <w:pStyle w:val="Akapitzlist"/>
        <w:numPr>
          <w:ilvl w:val="0"/>
          <w:numId w:val="74"/>
        </w:numPr>
      </w:pPr>
      <w:r w:rsidRPr="000C2D21">
        <w:t xml:space="preserve">All: </w:t>
      </w:r>
    </w:p>
    <w:p w14:paraId="157DEC41" w14:textId="77777777" w:rsidR="000C2D21" w:rsidRPr="000C2D21" w:rsidRDefault="000C2D21">
      <w:pPr>
        <w:pStyle w:val="Akapitzlist"/>
        <w:numPr>
          <w:ilvl w:val="1"/>
          <w:numId w:val="74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PFS CRN 57.105 Status</w:t>
      </w:r>
      <w:r w:rsidRPr="000C2D21">
        <w:t xml:space="preserve"> has changed</w:t>
      </w:r>
    </w:p>
    <w:p w14:paraId="1ADD3423" w14:textId="77777777" w:rsidR="000C2D21" w:rsidRPr="000C2D21" w:rsidRDefault="000C2D21">
      <w:pPr>
        <w:pStyle w:val="Akapitzlist"/>
        <w:numPr>
          <w:ilvl w:val="1"/>
          <w:numId w:val="74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PFS CRN 57.105 Status</w:t>
      </w:r>
      <w:r w:rsidRPr="000C2D21">
        <w:t xml:space="preserve"> is </w:t>
      </w:r>
      <w:r w:rsidRPr="000C2D21">
        <w:rPr>
          <w:rStyle w:val="Uwydatnienie"/>
          <w:rFonts w:asciiTheme="minorHAnsi" w:hAnsiTheme="minorHAnsi" w:cstheme="minorHAnsi"/>
          <w:szCs w:val="22"/>
        </w:rPr>
        <w:t>PROVIDER PFS Ready</w:t>
      </w:r>
    </w:p>
    <w:p w14:paraId="3325D0DF" w14:textId="77777777" w:rsidR="000C2D21" w:rsidRPr="000C2D21" w:rsidRDefault="000C2D21">
      <w:pPr>
        <w:pStyle w:val="Akapitzlist"/>
        <w:numPr>
          <w:ilvl w:val="1"/>
          <w:numId w:val="74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0C2D21">
        <w:t xml:space="preserve"> is </w:t>
      </w:r>
      <w:r w:rsidRPr="000C2D21">
        <w:rPr>
          <w:rStyle w:val="Uwydatnienie"/>
          <w:rFonts w:asciiTheme="minorHAnsi" w:hAnsiTheme="minorHAnsi" w:cstheme="minorHAnsi"/>
          <w:szCs w:val="22"/>
        </w:rPr>
        <w:t>0</w:t>
      </w:r>
    </w:p>
    <w:p w14:paraId="1BB3881D" w14:textId="77777777" w:rsidR="000C2D21" w:rsidRPr="000C2D21" w:rsidRDefault="000C2D21" w:rsidP="000C2D21">
      <w:r w:rsidRPr="000C2D21">
        <w:t>Tasks:</w:t>
      </w:r>
    </w:p>
    <w:p w14:paraId="51797429" w14:textId="77777777" w:rsidR="000C2D21" w:rsidRPr="000C2D21" w:rsidRDefault="000C2D21">
      <w:pPr>
        <w:pStyle w:val="Akapitzlist"/>
        <w:numPr>
          <w:ilvl w:val="0"/>
          <w:numId w:val="74"/>
        </w:numPr>
      </w:pPr>
      <w:r w:rsidRPr="000C2D21">
        <w:t xml:space="preserve">create task for Case Manager "File Notice of PFS and E-Mail PFS Package to OC in" </w:t>
      </w:r>
    </w:p>
    <w:p w14:paraId="3B6A2881" w14:textId="1C3F08F3" w:rsidR="000C2D21" w:rsidRPr="000C2D21" w:rsidRDefault="000C2D21" w:rsidP="000C2D21">
      <w:pPr>
        <w:pStyle w:val="DBH3"/>
      </w:pPr>
      <w:bookmarkStart w:id="149" w:name="_Toc130299743"/>
      <w:r w:rsidRPr="000C2D21">
        <w:t>PFS CRN 57.105 change to PROVIDER PFS Served</w:t>
      </w:r>
      <w:bookmarkEnd w:id="149"/>
    </w:p>
    <w:p w14:paraId="72A0AE02" w14:textId="77777777" w:rsidR="000C2D21" w:rsidRPr="000C2D21" w:rsidRDefault="000C2D21" w:rsidP="000C2D21">
      <w:r w:rsidRPr="000C2D21">
        <w:t>Conditions:</w:t>
      </w:r>
    </w:p>
    <w:p w14:paraId="19407811" w14:textId="77777777" w:rsidR="000C2D21" w:rsidRPr="000C2D21" w:rsidRDefault="000C2D21">
      <w:pPr>
        <w:pStyle w:val="Akapitzlist"/>
        <w:numPr>
          <w:ilvl w:val="0"/>
          <w:numId w:val="74"/>
        </w:numPr>
      </w:pPr>
      <w:r w:rsidRPr="000C2D21">
        <w:t xml:space="preserve">All: </w:t>
      </w:r>
    </w:p>
    <w:p w14:paraId="594AE909" w14:textId="77777777" w:rsidR="000C2D21" w:rsidRPr="000C2D21" w:rsidRDefault="000C2D21">
      <w:pPr>
        <w:pStyle w:val="Akapitzlist"/>
        <w:numPr>
          <w:ilvl w:val="1"/>
          <w:numId w:val="74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PFS CRN 57.105 Status</w:t>
      </w:r>
      <w:r w:rsidRPr="000C2D21">
        <w:t xml:space="preserve"> has changed</w:t>
      </w:r>
    </w:p>
    <w:p w14:paraId="29DAD556" w14:textId="77777777" w:rsidR="000C2D21" w:rsidRPr="000C2D21" w:rsidRDefault="000C2D21">
      <w:pPr>
        <w:pStyle w:val="Akapitzlist"/>
        <w:numPr>
          <w:ilvl w:val="1"/>
          <w:numId w:val="74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PFS CRN 57.105 Status</w:t>
      </w:r>
      <w:r w:rsidRPr="000C2D21">
        <w:t xml:space="preserve"> is </w:t>
      </w:r>
      <w:r w:rsidRPr="000C2D21">
        <w:rPr>
          <w:rStyle w:val="Uwydatnienie"/>
          <w:rFonts w:asciiTheme="minorHAnsi" w:hAnsiTheme="minorHAnsi" w:cstheme="minorHAnsi"/>
          <w:szCs w:val="22"/>
        </w:rPr>
        <w:t>PROVIDER PFS Served</w:t>
      </w:r>
    </w:p>
    <w:p w14:paraId="4B3720A1" w14:textId="77777777" w:rsidR="000C2D21" w:rsidRPr="000C2D21" w:rsidRDefault="000C2D21">
      <w:pPr>
        <w:pStyle w:val="Akapitzlist"/>
        <w:numPr>
          <w:ilvl w:val="1"/>
          <w:numId w:val="74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0C2D21">
        <w:t xml:space="preserve"> is </w:t>
      </w:r>
      <w:r w:rsidRPr="000C2D21">
        <w:rPr>
          <w:rStyle w:val="Uwydatnienie"/>
          <w:rFonts w:asciiTheme="minorHAnsi" w:hAnsiTheme="minorHAnsi" w:cstheme="minorHAnsi"/>
          <w:szCs w:val="22"/>
        </w:rPr>
        <w:t>0</w:t>
      </w:r>
    </w:p>
    <w:p w14:paraId="1555BCA6" w14:textId="77777777" w:rsidR="000C2D21" w:rsidRPr="000C2D21" w:rsidRDefault="000C2D21" w:rsidP="000C2D21">
      <w:r w:rsidRPr="000C2D21">
        <w:t>Tasks:</w:t>
      </w:r>
    </w:p>
    <w:p w14:paraId="1532E0E8" w14:textId="77777777" w:rsidR="000C2D21" w:rsidRPr="000C2D21" w:rsidRDefault="000C2D21">
      <w:pPr>
        <w:pStyle w:val="Akapitzlist"/>
        <w:numPr>
          <w:ilvl w:val="0"/>
          <w:numId w:val="74"/>
        </w:numPr>
      </w:pPr>
      <w:r w:rsidRPr="000C2D21">
        <w:t xml:space="preserve">Set PFS Served </w:t>
      </w:r>
    </w:p>
    <w:p w14:paraId="5BEAEB63" w14:textId="1D45F6DB" w:rsidR="000C2D21" w:rsidRPr="000C2D21" w:rsidRDefault="000C2D21" w:rsidP="000C2D21">
      <w:pPr>
        <w:pStyle w:val="DBH3"/>
      </w:pPr>
      <w:bookmarkStart w:id="150" w:name="_Toc130299744"/>
      <w:r w:rsidRPr="000C2D21">
        <w:t>PFS Received date changed (AOB)</w:t>
      </w:r>
      <w:bookmarkEnd w:id="150"/>
    </w:p>
    <w:p w14:paraId="5E551D43" w14:textId="77777777" w:rsidR="000C2D21" w:rsidRPr="000C2D21" w:rsidRDefault="000C2D21" w:rsidP="000C2D21">
      <w:r w:rsidRPr="000C2D21">
        <w:t>Conditions:</w:t>
      </w:r>
    </w:p>
    <w:p w14:paraId="02508D8D" w14:textId="77777777" w:rsidR="000C2D21" w:rsidRPr="000C2D21" w:rsidRDefault="000C2D21">
      <w:pPr>
        <w:pStyle w:val="Akapitzlist"/>
        <w:numPr>
          <w:ilvl w:val="0"/>
          <w:numId w:val="74"/>
        </w:numPr>
      </w:pPr>
      <w:r w:rsidRPr="000C2D21">
        <w:t xml:space="preserve">All: </w:t>
      </w:r>
    </w:p>
    <w:p w14:paraId="67531783" w14:textId="77777777" w:rsidR="000C2D21" w:rsidRPr="000C2D21" w:rsidRDefault="000C2D21">
      <w:pPr>
        <w:pStyle w:val="Akapitzlist"/>
        <w:numPr>
          <w:ilvl w:val="1"/>
          <w:numId w:val="74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PFS Received</w:t>
      </w:r>
      <w:r w:rsidRPr="000C2D21">
        <w:t xml:space="preserve"> has changed</w:t>
      </w:r>
    </w:p>
    <w:p w14:paraId="79B9ECC2" w14:textId="77777777" w:rsidR="000C2D21" w:rsidRPr="000C2D21" w:rsidRDefault="000C2D21">
      <w:pPr>
        <w:pStyle w:val="Akapitzlist"/>
        <w:numPr>
          <w:ilvl w:val="1"/>
          <w:numId w:val="74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PFS Received</w:t>
      </w:r>
      <w:r w:rsidRPr="000C2D21">
        <w:t xml:space="preserve"> is not empty</w:t>
      </w:r>
    </w:p>
    <w:p w14:paraId="6CBCBC18" w14:textId="77777777" w:rsidR="000C2D21" w:rsidRPr="000C2D21" w:rsidRDefault="000C2D21">
      <w:pPr>
        <w:pStyle w:val="Akapitzlist"/>
        <w:numPr>
          <w:ilvl w:val="1"/>
          <w:numId w:val="74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0C2D21">
        <w:t xml:space="preserve"> is </w:t>
      </w:r>
      <w:r w:rsidRPr="000C2D21">
        <w:rPr>
          <w:rStyle w:val="Uwydatnienie"/>
          <w:rFonts w:asciiTheme="minorHAnsi" w:hAnsiTheme="minorHAnsi" w:cstheme="minorHAnsi"/>
          <w:szCs w:val="22"/>
        </w:rPr>
        <w:t>0</w:t>
      </w:r>
    </w:p>
    <w:p w14:paraId="1F88DB08" w14:textId="77777777" w:rsidR="000C2D21" w:rsidRPr="000C2D21" w:rsidRDefault="000C2D21">
      <w:pPr>
        <w:pStyle w:val="Akapitzlist"/>
        <w:numPr>
          <w:ilvl w:val="1"/>
          <w:numId w:val="74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lastRenderedPageBreak/>
        <w:t>Type of Claim</w:t>
      </w:r>
      <w:r w:rsidRPr="000C2D21">
        <w:t xml:space="preserve"> is </w:t>
      </w:r>
      <w:r w:rsidRPr="000C2D21">
        <w:rPr>
          <w:rStyle w:val="Uwydatnienie"/>
          <w:rFonts w:asciiTheme="minorHAnsi" w:hAnsiTheme="minorHAnsi" w:cstheme="minorHAnsi"/>
          <w:szCs w:val="22"/>
        </w:rPr>
        <w:t>AOB</w:t>
      </w:r>
    </w:p>
    <w:p w14:paraId="351ACC7A" w14:textId="77777777" w:rsidR="000C2D21" w:rsidRPr="000C2D21" w:rsidRDefault="000C2D21" w:rsidP="000C2D21">
      <w:r w:rsidRPr="000C2D21">
        <w:t>Tasks:</w:t>
      </w:r>
    </w:p>
    <w:p w14:paraId="60232355" w14:textId="77777777" w:rsidR="000C2D21" w:rsidRPr="000C2D21" w:rsidRDefault="000C2D21">
      <w:pPr>
        <w:pStyle w:val="Akapitzlist"/>
        <w:numPr>
          <w:ilvl w:val="0"/>
          <w:numId w:val="74"/>
        </w:numPr>
      </w:pPr>
      <w:r w:rsidRPr="000C2D21">
        <w:t>create task for Assigned Attorney to "Review PFS received in"</w:t>
      </w:r>
    </w:p>
    <w:p w14:paraId="3F0F6ADE" w14:textId="77777777" w:rsidR="000C2D21" w:rsidRPr="000C2D21" w:rsidRDefault="000C2D21">
      <w:pPr>
        <w:pStyle w:val="Akapitzlist"/>
        <w:numPr>
          <w:ilvl w:val="0"/>
          <w:numId w:val="74"/>
        </w:numPr>
      </w:pPr>
      <w:r w:rsidRPr="000C2D21">
        <w:t>send email teplate "PFS Letter PROVIDER" to PROVIDER_EMAIL</w:t>
      </w:r>
    </w:p>
    <w:p w14:paraId="4D838B35" w14:textId="77777777" w:rsidR="000C2D21" w:rsidRPr="000C2D21" w:rsidRDefault="000C2D21">
      <w:pPr>
        <w:pStyle w:val="Akapitzlist"/>
        <w:numPr>
          <w:ilvl w:val="0"/>
          <w:numId w:val="74"/>
        </w:numPr>
      </w:pPr>
      <w:r w:rsidRPr="000C2D21">
        <w:t>send email template "Request for Explanation PFS PROVIDER" to OPPOSING_COUNSEL_EMAIL</w:t>
      </w:r>
    </w:p>
    <w:p w14:paraId="4A8051CF" w14:textId="77777777" w:rsidR="000C2D21" w:rsidRPr="000C2D21" w:rsidRDefault="000C2D21">
      <w:pPr>
        <w:pStyle w:val="Akapitzlist"/>
        <w:numPr>
          <w:ilvl w:val="0"/>
          <w:numId w:val="74"/>
        </w:numPr>
      </w:pPr>
      <w:r w:rsidRPr="000C2D21">
        <w:t>25 days after date in "PFS Received" create calendar event for Assigned and Case Manager: "Deadline to respond to PFS in"</w:t>
      </w:r>
    </w:p>
    <w:p w14:paraId="37CF5F12" w14:textId="77777777" w:rsidR="000C2D21" w:rsidRPr="000C2D21" w:rsidRDefault="000C2D21">
      <w:pPr>
        <w:pStyle w:val="Akapitzlist"/>
        <w:numPr>
          <w:ilvl w:val="0"/>
          <w:numId w:val="74"/>
        </w:numPr>
      </w:pPr>
      <w:r w:rsidRPr="000C2D21">
        <w:t xml:space="preserve">Set PFS CRN 57.105 Status to PFS Received </w:t>
      </w:r>
    </w:p>
    <w:p w14:paraId="297F0C75" w14:textId="4A6E8C86" w:rsidR="000C2D21" w:rsidRPr="000C2D21" w:rsidRDefault="000C2D21" w:rsidP="000C2D21">
      <w:pPr>
        <w:pStyle w:val="DBH3"/>
      </w:pPr>
      <w:bookmarkStart w:id="151" w:name="_Toc130299745"/>
      <w:r w:rsidRPr="000C2D21">
        <w:t>PFS Received date changed (HO)</w:t>
      </w:r>
      <w:bookmarkEnd w:id="151"/>
    </w:p>
    <w:p w14:paraId="0A0DB2F5" w14:textId="77777777" w:rsidR="000C2D21" w:rsidRPr="000C2D21" w:rsidRDefault="000C2D21" w:rsidP="000C2D21">
      <w:r w:rsidRPr="000C2D21">
        <w:t>Conditions:</w:t>
      </w:r>
    </w:p>
    <w:p w14:paraId="4A971B4C" w14:textId="77777777" w:rsidR="000C2D21" w:rsidRPr="000C2D21" w:rsidRDefault="000C2D21">
      <w:pPr>
        <w:pStyle w:val="Akapitzlist"/>
        <w:numPr>
          <w:ilvl w:val="0"/>
          <w:numId w:val="75"/>
        </w:numPr>
      </w:pPr>
      <w:r w:rsidRPr="000C2D21">
        <w:t xml:space="preserve">All: </w:t>
      </w:r>
    </w:p>
    <w:p w14:paraId="21FF1897" w14:textId="77777777" w:rsidR="000C2D21" w:rsidRPr="000C2D21" w:rsidRDefault="000C2D21">
      <w:pPr>
        <w:pStyle w:val="Akapitzlist"/>
        <w:numPr>
          <w:ilvl w:val="1"/>
          <w:numId w:val="75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PFS Received</w:t>
      </w:r>
      <w:r w:rsidRPr="000C2D21">
        <w:t xml:space="preserve"> has changed</w:t>
      </w:r>
    </w:p>
    <w:p w14:paraId="525F147F" w14:textId="77777777" w:rsidR="000C2D21" w:rsidRPr="000C2D21" w:rsidRDefault="000C2D21">
      <w:pPr>
        <w:pStyle w:val="Akapitzlist"/>
        <w:numPr>
          <w:ilvl w:val="1"/>
          <w:numId w:val="75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PFS Received</w:t>
      </w:r>
      <w:r w:rsidRPr="000C2D21">
        <w:t xml:space="preserve"> is not empty</w:t>
      </w:r>
    </w:p>
    <w:p w14:paraId="24A23C75" w14:textId="77777777" w:rsidR="000C2D21" w:rsidRPr="000C2D21" w:rsidRDefault="000C2D21">
      <w:pPr>
        <w:pStyle w:val="Akapitzlist"/>
        <w:numPr>
          <w:ilvl w:val="1"/>
          <w:numId w:val="75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0C2D21">
        <w:t xml:space="preserve"> is </w:t>
      </w:r>
      <w:r w:rsidRPr="000C2D21">
        <w:rPr>
          <w:rStyle w:val="Uwydatnienie"/>
          <w:rFonts w:asciiTheme="minorHAnsi" w:hAnsiTheme="minorHAnsi" w:cstheme="minorHAnsi"/>
          <w:szCs w:val="22"/>
        </w:rPr>
        <w:t>0</w:t>
      </w:r>
    </w:p>
    <w:p w14:paraId="7EF612B1" w14:textId="77777777" w:rsidR="000C2D21" w:rsidRPr="000C2D21" w:rsidRDefault="000C2D21">
      <w:pPr>
        <w:pStyle w:val="Akapitzlist"/>
        <w:numPr>
          <w:ilvl w:val="1"/>
          <w:numId w:val="75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Type of Claim</w:t>
      </w:r>
      <w:r w:rsidRPr="000C2D21">
        <w:t xml:space="preserve"> is </w:t>
      </w:r>
      <w:r w:rsidRPr="000C2D21">
        <w:rPr>
          <w:rStyle w:val="Uwydatnienie"/>
          <w:rFonts w:asciiTheme="minorHAnsi" w:hAnsiTheme="minorHAnsi" w:cstheme="minorHAnsi"/>
          <w:szCs w:val="22"/>
        </w:rPr>
        <w:t>HO</w:t>
      </w:r>
    </w:p>
    <w:p w14:paraId="1D7F4664" w14:textId="77777777" w:rsidR="000C2D21" w:rsidRPr="000C2D21" w:rsidRDefault="000C2D21" w:rsidP="000C2D21">
      <w:r w:rsidRPr="000C2D21">
        <w:t>Tasks:</w:t>
      </w:r>
    </w:p>
    <w:p w14:paraId="36BC285F" w14:textId="77777777" w:rsidR="000C2D21" w:rsidRPr="000C2D21" w:rsidRDefault="000C2D21">
      <w:pPr>
        <w:pStyle w:val="Akapitzlist"/>
        <w:numPr>
          <w:ilvl w:val="0"/>
          <w:numId w:val="75"/>
        </w:numPr>
      </w:pPr>
      <w:r w:rsidRPr="000C2D21">
        <w:t>create task for Assigned Attorney to "Review PFS received in"</w:t>
      </w:r>
    </w:p>
    <w:p w14:paraId="6B658745" w14:textId="77777777" w:rsidR="000C2D21" w:rsidRPr="000C2D21" w:rsidRDefault="000C2D21">
      <w:pPr>
        <w:pStyle w:val="Akapitzlist"/>
        <w:numPr>
          <w:ilvl w:val="0"/>
          <w:numId w:val="75"/>
        </w:numPr>
      </w:pPr>
      <w:r w:rsidRPr="000C2D21">
        <w:t>send email teplate "PFS Letter HO" to CLIENT_EMAIL</w:t>
      </w:r>
    </w:p>
    <w:p w14:paraId="31035C33" w14:textId="77777777" w:rsidR="000C2D21" w:rsidRPr="000C2D21" w:rsidRDefault="000C2D21">
      <w:pPr>
        <w:pStyle w:val="Akapitzlist"/>
        <w:numPr>
          <w:ilvl w:val="0"/>
          <w:numId w:val="75"/>
        </w:numPr>
      </w:pPr>
      <w:r w:rsidRPr="000C2D21">
        <w:t>send email template "Request for Explanation PFS HO" to OPPOSING_COUNSEL_EMAIL AND</w:t>
      </w:r>
    </w:p>
    <w:p w14:paraId="68F4ED5C" w14:textId="77777777" w:rsidR="000C2D21" w:rsidRPr="000C2D21" w:rsidRDefault="000C2D21">
      <w:pPr>
        <w:pStyle w:val="Akapitzlist"/>
        <w:numPr>
          <w:ilvl w:val="0"/>
          <w:numId w:val="75"/>
        </w:numPr>
      </w:pPr>
      <w:r w:rsidRPr="000C2D21">
        <w:t>25 days after date in "PFS Received" create calendar event for Assigned and Case Manager: "Deadline to respond to PFS in"</w:t>
      </w:r>
    </w:p>
    <w:p w14:paraId="1742E4A6" w14:textId="77777777" w:rsidR="000C2D21" w:rsidRPr="000C2D21" w:rsidRDefault="000C2D21">
      <w:pPr>
        <w:pStyle w:val="Akapitzlist"/>
        <w:numPr>
          <w:ilvl w:val="0"/>
          <w:numId w:val="75"/>
        </w:numPr>
      </w:pPr>
      <w:r w:rsidRPr="000C2D21">
        <w:t xml:space="preserve">Set PFS CRN 57.105 Status to PFS Received </w:t>
      </w:r>
    </w:p>
    <w:p w14:paraId="7C4A824D" w14:textId="5077F34D" w:rsidR="000C2D21" w:rsidRPr="000C2D21" w:rsidRDefault="000C2D21" w:rsidP="000C2D21">
      <w:pPr>
        <w:pStyle w:val="DBH3"/>
      </w:pPr>
      <w:bookmarkStart w:id="152" w:name="_Toc130299746"/>
      <w:r w:rsidRPr="000C2D21">
        <w:t>Safe Harbor Letter Received date changed (AOB)</w:t>
      </w:r>
      <w:bookmarkEnd w:id="152"/>
    </w:p>
    <w:p w14:paraId="5175C78C" w14:textId="77777777" w:rsidR="000C2D21" w:rsidRPr="000C2D21" w:rsidRDefault="000C2D21" w:rsidP="000C2D21">
      <w:r w:rsidRPr="000C2D21">
        <w:t>Conditions:</w:t>
      </w:r>
    </w:p>
    <w:p w14:paraId="2E751E34" w14:textId="77777777" w:rsidR="000C2D21" w:rsidRPr="000C2D21" w:rsidRDefault="000C2D21">
      <w:pPr>
        <w:pStyle w:val="Akapitzlist"/>
        <w:numPr>
          <w:ilvl w:val="0"/>
          <w:numId w:val="76"/>
        </w:numPr>
      </w:pPr>
      <w:r w:rsidRPr="000C2D21">
        <w:t xml:space="preserve">All: </w:t>
      </w:r>
    </w:p>
    <w:p w14:paraId="5E146A49" w14:textId="77777777" w:rsidR="000C2D21" w:rsidRPr="000C2D21" w:rsidRDefault="000C2D21">
      <w:pPr>
        <w:pStyle w:val="Akapitzlist"/>
        <w:numPr>
          <w:ilvl w:val="1"/>
          <w:numId w:val="76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Safe Harbor Letter Received</w:t>
      </w:r>
      <w:r w:rsidRPr="000C2D21">
        <w:t xml:space="preserve"> has changed</w:t>
      </w:r>
    </w:p>
    <w:p w14:paraId="503E519A" w14:textId="77777777" w:rsidR="000C2D21" w:rsidRPr="000C2D21" w:rsidRDefault="000C2D21">
      <w:pPr>
        <w:pStyle w:val="Akapitzlist"/>
        <w:numPr>
          <w:ilvl w:val="1"/>
          <w:numId w:val="76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Safe Harbor Letter Received</w:t>
      </w:r>
      <w:r w:rsidRPr="000C2D21">
        <w:t xml:space="preserve"> is not empty</w:t>
      </w:r>
    </w:p>
    <w:p w14:paraId="01CD6E0C" w14:textId="77777777" w:rsidR="000C2D21" w:rsidRPr="000C2D21" w:rsidRDefault="000C2D21">
      <w:pPr>
        <w:pStyle w:val="Akapitzlist"/>
        <w:numPr>
          <w:ilvl w:val="1"/>
          <w:numId w:val="76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0C2D21">
        <w:t xml:space="preserve"> is </w:t>
      </w:r>
      <w:r w:rsidRPr="000C2D21">
        <w:rPr>
          <w:rStyle w:val="Uwydatnienie"/>
          <w:rFonts w:asciiTheme="minorHAnsi" w:hAnsiTheme="minorHAnsi" w:cstheme="minorHAnsi"/>
          <w:szCs w:val="22"/>
        </w:rPr>
        <w:t>0</w:t>
      </w:r>
    </w:p>
    <w:p w14:paraId="41036174" w14:textId="77777777" w:rsidR="000C2D21" w:rsidRPr="000C2D21" w:rsidRDefault="000C2D21">
      <w:pPr>
        <w:pStyle w:val="Akapitzlist"/>
        <w:numPr>
          <w:ilvl w:val="1"/>
          <w:numId w:val="76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Type of Claim</w:t>
      </w:r>
      <w:r w:rsidRPr="000C2D21">
        <w:t xml:space="preserve"> is </w:t>
      </w:r>
      <w:r w:rsidRPr="000C2D21">
        <w:rPr>
          <w:rStyle w:val="Uwydatnienie"/>
          <w:rFonts w:asciiTheme="minorHAnsi" w:hAnsiTheme="minorHAnsi" w:cstheme="minorHAnsi"/>
          <w:szCs w:val="22"/>
        </w:rPr>
        <w:t>AOB</w:t>
      </w:r>
    </w:p>
    <w:p w14:paraId="5D64A4A3" w14:textId="77777777" w:rsidR="000C2D21" w:rsidRPr="000C2D21" w:rsidRDefault="000C2D21" w:rsidP="000C2D21">
      <w:r w:rsidRPr="000C2D21">
        <w:t>Tasks:</w:t>
      </w:r>
    </w:p>
    <w:p w14:paraId="790CF9EC" w14:textId="77777777" w:rsidR="000C2D21" w:rsidRPr="000C2D21" w:rsidRDefault="000C2D21">
      <w:pPr>
        <w:pStyle w:val="Akapitzlist"/>
        <w:numPr>
          <w:ilvl w:val="0"/>
          <w:numId w:val="76"/>
        </w:numPr>
      </w:pPr>
      <w:r w:rsidRPr="000C2D21">
        <w:t>create task for Assigned Attorney to "Review Safe Haror Letter received in"</w:t>
      </w:r>
    </w:p>
    <w:p w14:paraId="01DCC47B" w14:textId="4137797A" w:rsidR="000C2D21" w:rsidRPr="000C2D21" w:rsidRDefault="000C2D21">
      <w:pPr>
        <w:pStyle w:val="Akapitzlist"/>
        <w:numPr>
          <w:ilvl w:val="0"/>
          <w:numId w:val="76"/>
        </w:numPr>
      </w:pPr>
      <w:r w:rsidRPr="000C2D21">
        <w:lastRenderedPageBreak/>
        <w:t>send email te</w:t>
      </w:r>
      <w:r>
        <w:t>m</w:t>
      </w:r>
      <w:r w:rsidRPr="000C2D21">
        <w:t>plate "Safe Harbor Letter PROVIDER" to PROVIDER_EMAIL</w:t>
      </w:r>
    </w:p>
    <w:p w14:paraId="0D6A4BF9" w14:textId="77777777" w:rsidR="000C2D21" w:rsidRPr="000C2D21" w:rsidRDefault="000C2D21">
      <w:pPr>
        <w:pStyle w:val="Akapitzlist"/>
        <w:numPr>
          <w:ilvl w:val="0"/>
          <w:numId w:val="76"/>
        </w:numPr>
      </w:pPr>
      <w:r w:rsidRPr="000C2D21">
        <w:t>send email template "Request for Explanation 57.105 PROVIDER" to OPPOSING_COUNSEL_EMAIL</w:t>
      </w:r>
    </w:p>
    <w:p w14:paraId="41F14628" w14:textId="77777777" w:rsidR="000C2D21" w:rsidRPr="000C2D21" w:rsidRDefault="000C2D21">
      <w:pPr>
        <w:pStyle w:val="Akapitzlist"/>
        <w:numPr>
          <w:ilvl w:val="0"/>
          <w:numId w:val="76"/>
        </w:numPr>
      </w:pPr>
      <w:r w:rsidRPr="000C2D21">
        <w:t>19 days after date in "Safe Harbor Letter Received" create calendar event for Assigned and Case Manager: "Safe Harbor Deadline in"</w:t>
      </w:r>
    </w:p>
    <w:p w14:paraId="601D4DF0" w14:textId="77777777" w:rsidR="000C2D21" w:rsidRPr="000C2D21" w:rsidRDefault="000C2D21">
      <w:pPr>
        <w:pStyle w:val="Akapitzlist"/>
        <w:numPr>
          <w:ilvl w:val="0"/>
          <w:numId w:val="76"/>
        </w:numPr>
      </w:pPr>
      <w:r w:rsidRPr="000C2D21">
        <w:t xml:space="preserve">Set PFS CRN 57.105 Status to 57.105 Received </w:t>
      </w:r>
    </w:p>
    <w:p w14:paraId="5F43CF1F" w14:textId="665B1558" w:rsidR="000C2D21" w:rsidRPr="000C2D21" w:rsidRDefault="000C2D21" w:rsidP="000C2D21">
      <w:pPr>
        <w:pStyle w:val="DBH3"/>
      </w:pPr>
      <w:bookmarkStart w:id="153" w:name="_Toc130299747"/>
      <w:r w:rsidRPr="000C2D21">
        <w:t>Safe Harbor Letter Received date changed (HO)</w:t>
      </w:r>
      <w:bookmarkEnd w:id="153"/>
    </w:p>
    <w:p w14:paraId="476DB76C" w14:textId="77777777" w:rsidR="000C2D21" w:rsidRPr="000C2D21" w:rsidRDefault="000C2D21" w:rsidP="000C2D21">
      <w:r w:rsidRPr="000C2D21">
        <w:t>Conditions:</w:t>
      </w:r>
    </w:p>
    <w:p w14:paraId="572277EF" w14:textId="77777777" w:rsidR="000C2D21" w:rsidRPr="000C2D21" w:rsidRDefault="000C2D21">
      <w:pPr>
        <w:pStyle w:val="Akapitzlist"/>
        <w:numPr>
          <w:ilvl w:val="0"/>
          <w:numId w:val="77"/>
        </w:numPr>
      </w:pPr>
      <w:r w:rsidRPr="000C2D21">
        <w:t xml:space="preserve">All: </w:t>
      </w:r>
    </w:p>
    <w:p w14:paraId="605FF386" w14:textId="77777777" w:rsidR="000C2D21" w:rsidRPr="000C2D21" w:rsidRDefault="000C2D21">
      <w:pPr>
        <w:pStyle w:val="Akapitzlist"/>
        <w:numPr>
          <w:ilvl w:val="1"/>
          <w:numId w:val="77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Safe Harbor Letter Received</w:t>
      </w:r>
      <w:r w:rsidRPr="000C2D21">
        <w:t xml:space="preserve"> has changed</w:t>
      </w:r>
    </w:p>
    <w:p w14:paraId="5C0E4481" w14:textId="77777777" w:rsidR="000C2D21" w:rsidRPr="000C2D21" w:rsidRDefault="000C2D21">
      <w:pPr>
        <w:pStyle w:val="Akapitzlist"/>
        <w:numPr>
          <w:ilvl w:val="1"/>
          <w:numId w:val="77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Safe Harbor Letter Received</w:t>
      </w:r>
      <w:r w:rsidRPr="000C2D21">
        <w:t xml:space="preserve"> is not empty</w:t>
      </w:r>
    </w:p>
    <w:p w14:paraId="2A66E720" w14:textId="77777777" w:rsidR="000C2D21" w:rsidRPr="000C2D21" w:rsidRDefault="000C2D21">
      <w:pPr>
        <w:pStyle w:val="Akapitzlist"/>
        <w:numPr>
          <w:ilvl w:val="1"/>
          <w:numId w:val="77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0C2D21">
        <w:t xml:space="preserve"> is </w:t>
      </w:r>
      <w:r w:rsidRPr="000C2D21">
        <w:rPr>
          <w:rStyle w:val="Uwydatnienie"/>
          <w:rFonts w:asciiTheme="minorHAnsi" w:hAnsiTheme="minorHAnsi" w:cstheme="minorHAnsi"/>
          <w:szCs w:val="22"/>
        </w:rPr>
        <w:t>0</w:t>
      </w:r>
    </w:p>
    <w:p w14:paraId="48BD7D6F" w14:textId="77777777" w:rsidR="000C2D21" w:rsidRPr="000C2D21" w:rsidRDefault="000C2D21">
      <w:pPr>
        <w:pStyle w:val="Akapitzlist"/>
        <w:numPr>
          <w:ilvl w:val="1"/>
          <w:numId w:val="77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Type of Claim</w:t>
      </w:r>
      <w:r w:rsidRPr="000C2D21">
        <w:t xml:space="preserve"> is </w:t>
      </w:r>
      <w:r w:rsidRPr="000C2D21">
        <w:rPr>
          <w:rStyle w:val="Uwydatnienie"/>
          <w:rFonts w:asciiTheme="minorHAnsi" w:hAnsiTheme="minorHAnsi" w:cstheme="minorHAnsi"/>
          <w:szCs w:val="22"/>
        </w:rPr>
        <w:t>HO</w:t>
      </w:r>
    </w:p>
    <w:p w14:paraId="183EC515" w14:textId="77777777" w:rsidR="000C2D21" w:rsidRPr="000C2D21" w:rsidRDefault="000C2D21" w:rsidP="000C2D21">
      <w:r w:rsidRPr="000C2D21">
        <w:t>Tasks:</w:t>
      </w:r>
    </w:p>
    <w:p w14:paraId="3B1B726C" w14:textId="77777777" w:rsidR="000C2D21" w:rsidRPr="000C2D21" w:rsidRDefault="000C2D21">
      <w:pPr>
        <w:pStyle w:val="Akapitzlist"/>
        <w:numPr>
          <w:ilvl w:val="0"/>
          <w:numId w:val="77"/>
        </w:numPr>
      </w:pPr>
      <w:r w:rsidRPr="000C2D21">
        <w:t>create task for Assigned Attorney to "Review Safe Haror Letter received in"</w:t>
      </w:r>
    </w:p>
    <w:p w14:paraId="27017121" w14:textId="77777777" w:rsidR="000C2D21" w:rsidRPr="000C2D21" w:rsidRDefault="000C2D21">
      <w:pPr>
        <w:pStyle w:val="Akapitzlist"/>
        <w:numPr>
          <w:ilvl w:val="0"/>
          <w:numId w:val="77"/>
        </w:numPr>
      </w:pPr>
      <w:r w:rsidRPr="000C2D21">
        <w:t>send email teplate "Safe Harbor Letter HO" to CLIENT_EMAIL</w:t>
      </w:r>
    </w:p>
    <w:p w14:paraId="7D5DB4EF" w14:textId="77777777" w:rsidR="000C2D21" w:rsidRPr="000C2D21" w:rsidRDefault="000C2D21">
      <w:pPr>
        <w:pStyle w:val="Akapitzlist"/>
        <w:numPr>
          <w:ilvl w:val="0"/>
          <w:numId w:val="77"/>
        </w:numPr>
      </w:pPr>
      <w:r w:rsidRPr="000C2D21">
        <w:t>send email template "Request for Explanation 57.105 HO" to OPPOSING_COUNSEL_EMAIL</w:t>
      </w:r>
    </w:p>
    <w:p w14:paraId="0EF32CA3" w14:textId="77777777" w:rsidR="000C2D21" w:rsidRPr="000C2D21" w:rsidRDefault="000C2D21">
      <w:pPr>
        <w:pStyle w:val="Akapitzlist"/>
        <w:numPr>
          <w:ilvl w:val="0"/>
          <w:numId w:val="77"/>
        </w:numPr>
      </w:pPr>
      <w:r w:rsidRPr="000C2D21">
        <w:t>19 days after date in "Safe Harbor Letter Received" create calendar event for Assigned and Case Manager "Safe Harbor Deadline in"</w:t>
      </w:r>
    </w:p>
    <w:p w14:paraId="22042DC7" w14:textId="32530988" w:rsidR="000C2D21" w:rsidRDefault="000C2D21">
      <w:pPr>
        <w:pStyle w:val="Akapitzlist"/>
        <w:numPr>
          <w:ilvl w:val="0"/>
          <w:numId w:val="77"/>
        </w:numPr>
      </w:pPr>
      <w:r w:rsidRPr="000C2D21">
        <w:t>Set PFS CRN 57.105 Status to 57.105 Received</w:t>
      </w:r>
    </w:p>
    <w:p w14:paraId="36A173F5" w14:textId="7FDB8E3C" w:rsidR="000C2D21" w:rsidRDefault="000C2D21" w:rsidP="000C2D21">
      <w:pPr>
        <w:pStyle w:val="DBH2"/>
      </w:pPr>
      <w:bookmarkStart w:id="154" w:name="_Toc130299748"/>
      <w:r w:rsidRPr="000C2D21">
        <w:t>Module: Cases, Section: Plaintiff Deposition</w:t>
      </w:r>
      <w:bookmarkEnd w:id="154"/>
    </w:p>
    <w:p w14:paraId="322027CD" w14:textId="4E4C2676" w:rsidR="000C2D21" w:rsidRPr="000C2D21" w:rsidRDefault="000C2D21" w:rsidP="000C2D21">
      <w:pPr>
        <w:pStyle w:val="DBH3"/>
        <w:rPr>
          <w:lang w:val="pl-PL" w:eastAsia="pl-PL"/>
        </w:rPr>
      </w:pPr>
      <w:bookmarkStart w:id="155" w:name="_Toc130299749"/>
      <w:r w:rsidRPr="000C2D21">
        <w:t>1 day before Contractor Depo Date create task for Attorney</w:t>
      </w:r>
      <w:bookmarkEnd w:id="155"/>
    </w:p>
    <w:p w14:paraId="16A3BD3D" w14:textId="77777777" w:rsidR="000C2D21" w:rsidRPr="000C2D21" w:rsidRDefault="000C2D21" w:rsidP="000C2D21">
      <w:r w:rsidRPr="000C2D21">
        <w:t>Conditions:</w:t>
      </w:r>
    </w:p>
    <w:p w14:paraId="229F97DE" w14:textId="77777777" w:rsidR="000C2D21" w:rsidRPr="000C2D21" w:rsidRDefault="000C2D21">
      <w:pPr>
        <w:pStyle w:val="Akapitzlist"/>
        <w:numPr>
          <w:ilvl w:val="0"/>
          <w:numId w:val="78"/>
        </w:numPr>
      </w:pPr>
      <w:r w:rsidRPr="000C2D21">
        <w:t xml:space="preserve">All: </w:t>
      </w:r>
    </w:p>
    <w:p w14:paraId="5F91D6CB" w14:textId="77777777" w:rsidR="000C2D21" w:rsidRPr="000C2D21" w:rsidRDefault="000C2D21">
      <w:pPr>
        <w:pStyle w:val="Akapitzlist"/>
        <w:numPr>
          <w:ilvl w:val="1"/>
          <w:numId w:val="78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Contractor Depo Date</w:t>
      </w:r>
      <w:r w:rsidRPr="000C2D21">
        <w:t xml:space="preserve"> is not empty</w:t>
      </w:r>
    </w:p>
    <w:p w14:paraId="78EA1DF5" w14:textId="77777777" w:rsidR="000C2D21" w:rsidRPr="000C2D21" w:rsidRDefault="000C2D21">
      <w:pPr>
        <w:pStyle w:val="Akapitzlist"/>
        <w:numPr>
          <w:ilvl w:val="1"/>
          <w:numId w:val="78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Contractor Depo Date</w:t>
      </w:r>
      <w:r w:rsidRPr="000C2D21">
        <w:t xml:space="preserve"> days later </w:t>
      </w:r>
      <w:r w:rsidRPr="000C2D21">
        <w:rPr>
          <w:rStyle w:val="Uwydatnienie"/>
          <w:rFonts w:asciiTheme="minorHAnsi" w:hAnsiTheme="minorHAnsi" w:cstheme="minorHAnsi"/>
          <w:szCs w:val="22"/>
        </w:rPr>
        <w:t>1</w:t>
      </w:r>
    </w:p>
    <w:p w14:paraId="488C35A4" w14:textId="77777777" w:rsidR="000C2D21" w:rsidRPr="000C2D21" w:rsidRDefault="000C2D21">
      <w:pPr>
        <w:pStyle w:val="Akapitzlist"/>
        <w:numPr>
          <w:ilvl w:val="1"/>
          <w:numId w:val="78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0C2D21">
        <w:t xml:space="preserve"> is </w:t>
      </w:r>
      <w:r w:rsidRPr="000C2D21">
        <w:rPr>
          <w:rStyle w:val="Uwydatnienie"/>
          <w:rFonts w:asciiTheme="minorHAnsi" w:hAnsiTheme="minorHAnsi" w:cstheme="minorHAnsi"/>
          <w:szCs w:val="22"/>
        </w:rPr>
        <w:t>0</w:t>
      </w:r>
    </w:p>
    <w:p w14:paraId="0B2284A6" w14:textId="77777777" w:rsidR="000C2D21" w:rsidRPr="000C2D21" w:rsidRDefault="000C2D21" w:rsidP="000C2D21">
      <w:r w:rsidRPr="000C2D21">
        <w:t>Tasks:</w:t>
      </w:r>
    </w:p>
    <w:p w14:paraId="46478BD4" w14:textId="77777777" w:rsidR="000C2D21" w:rsidRPr="000C2D21" w:rsidRDefault="000C2D21">
      <w:pPr>
        <w:pStyle w:val="Akapitzlist"/>
        <w:numPr>
          <w:ilvl w:val="0"/>
          <w:numId w:val="78"/>
        </w:numPr>
      </w:pPr>
      <w:r w:rsidRPr="000C2D21">
        <w:t xml:space="preserve">1 day before Contractor Depo Date create task for Assigned Attorney to "Prepare for Deposition of D's Contractor Depo in" </w:t>
      </w:r>
    </w:p>
    <w:p w14:paraId="41CC0E58" w14:textId="08C8CCDE" w:rsidR="000C2D21" w:rsidRPr="000C2D21" w:rsidRDefault="000C2D21" w:rsidP="000C2D21">
      <w:pPr>
        <w:pStyle w:val="DBH3"/>
      </w:pPr>
      <w:bookmarkStart w:id="156" w:name="_Toc130299750"/>
      <w:r w:rsidRPr="000C2D21">
        <w:lastRenderedPageBreak/>
        <w:t>1 day before Corp Rep Depo Date create task for Attorney</w:t>
      </w:r>
      <w:bookmarkEnd w:id="156"/>
    </w:p>
    <w:p w14:paraId="4C4F2700" w14:textId="77777777" w:rsidR="000C2D21" w:rsidRPr="000C2D21" w:rsidRDefault="000C2D21" w:rsidP="000C2D21">
      <w:r w:rsidRPr="000C2D21">
        <w:t>Conditions:</w:t>
      </w:r>
    </w:p>
    <w:p w14:paraId="13980D75" w14:textId="77777777" w:rsidR="000C2D21" w:rsidRPr="000C2D21" w:rsidRDefault="000C2D21">
      <w:pPr>
        <w:pStyle w:val="Akapitzlist"/>
        <w:numPr>
          <w:ilvl w:val="0"/>
          <w:numId w:val="78"/>
        </w:numPr>
      </w:pPr>
      <w:r w:rsidRPr="000C2D21">
        <w:t xml:space="preserve">All: </w:t>
      </w:r>
    </w:p>
    <w:p w14:paraId="4B490EE8" w14:textId="77777777" w:rsidR="000C2D21" w:rsidRPr="000C2D21" w:rsidRDefault="000C2D21">
      <w:pPr>
        <w:pStyle w:val="Akapitzlist"/>
        <w:numPr>
          <w:ilvl w:val="1"/>
          <w:numId w:val="78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Corp Rep Depo Date</w:t>
      </w:r>
      <w:r w:rsidRPr="000C2D21">
        <w:t xml:space="preserve"> is not empty</w:t>
      </w:r>
    </w:p>
    <w:p w14:paraId="4CCDA61C" w14:textId="77777777" w:rsidR="000C2D21" w:rsidRPr="000C2D21" w:rsidRDefault="000C2D21">
      <w:pPr>
        <w:pStyle w:val="Akapitzlist"/>
        <w:numPr>
          <w:ilvl w:val="1"/>
          <w:numId w:val="78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Corp Rep Depo Date</w:t>
      </w:r>
      <w:r w:rsidRPr="000C2D21">
        <w:t xml:space="preserve"> days later </w:t>
      </w:r>
      <w:r w:rsidRPr="000C2D21">
        <w:rPr>
          <w:rStyle w:val="Uwydatnienie"/>
          <w:rFonts w:asciiTheme="minorHAnsi" w:hAnsiTheme="minorHAnsi" w:cstheme="minorHAnsi"/>
          <w:szCs w:val="22"/>
        </w:rPr>
        <w:t>1</w:t>
      </w:r>
    </w:p>
    <w:p w14:paraId="086A531F" w14:textId="77777777" w:rsidR="000C2D21" w:rsidRPr="000C2D21" w:rsidRDefault="000C2D21">
      <w:pPr>
        <w:pStyle w:val="Akapitzlist"/>
        <w:numPr>
          <w:ilvl w:val="1"/>
          <w:numId w:val="78"/>
        </w:numPr>
      </w:pPr>
      <w:r w:rsidRPr="000C2D21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0C2D21">
        <w:t xml:space="preserve"> is </w:t>
      </w:r>
      <w:r w:rsidRPr="000C2D21">
        <w:rPr>
          <w:rStyle w:val="Uwydatnienie"/>
          <w:rFonts w:asciiTheme="minorHAnsi" w:hAnsiTheme="minorHAnsi" w:cstheme="minorHAnsi"/>
          <w:szCs w:val="22"/>
        </w:rPr>
        <w:t>0</w:t>
      </w:r>
    </w:p>
    <w:p w14:paraId="0BB8624B" w14:textId="77777777" w:rsidR="000C2D21" w:rsidRPr="000C2D21" w:rsidRDefault="000C2D21" w:rsidP="000C2D21">
      <w:r w:rsidRPr="000C2D21">
        <w:t>Tasks:</w:t>
      </w:r>
    </w:p>
    <w:p w14:paraId="3B9F8314" w14:textId="77777777" w:rsidR="000C2D21" w:rsidRPr="000C2D21" w:rsidRDefault="000C2D21">
      <w:pPr>
        <w:pStyle w:val="Akapitzlist"/>
        <w:numPr>
          <w:ilvl w:val="0"/>
          <w:numId w:val="78"/>
        </w:numPr>
      </w:pPr>
      <w:r w:rsidRPr="000C2D21">
        <w:t xml:space="preserve">create task for Assigned Attorney to "Prepare for Deposition of D's Corp Rep Depo in" </w:t>
      </w:r>
    </w:p>
    <w:p w14:paraId="71747A11" w14:textId="6422C804" w:rsidR="000C2D21" w:rsidRPr="000C2D21" w:rsidRDefault="000C2D21" w:rsidP="001A694E">
      <w:pPr>
        <w:pStyle w:val="DBH3"/>
      </w:pPr>
      <w:bookmarkStart w:id="157" w:name="_Toc130299751"/>
      <w:r w:rsidRPr="000C2D21">
        <w:t>1 day before Engineer Depo Date create task for Attorney</w:t>
      </w:r>
      <w:bookmarkEnd w:id="157"/>
    </w:p>
    <w:p w14:paraId="1C7BDC48" w14:textId="77777777" w:rsidR="000C2D21" w:rsidRPr="000C2D21" w:rsidRDefault="000C2D21" w:rsidP="000C2D21">
      <w:r w:rsidRPr="000C2D21">
        <w:t>Conditions:</w:t>
      </w:r>
    </w:p>
    <w:p w14:paraId="56BE849B" w14:textId="77777777" w:rsidR="000C2D21" w:rsidRPr="000C2D21" w:rsidRDefault="000C2D21">
      <w:pPr>
        <w:pStyle w:val="Akapitzlist"/>
        <w:numPr>
          <w:ilvl w:val="0"/>
          <w:numId w:val="78"/>
        </w:numPr>
      </w:pPr>
      <w:r w:rsidRPr="000C2D21">
        <w:t xml:space="preserve">All: </w:t>
      </w:r>
    </w:p>
    <w:p w14:paraId="65F20EF7" w14:textId="77777777" w:rsidR="000C2D21" w:rsidRPr="000C2D21" w:rsidRDefault="000C2D21">
      <w:pPr>
        <w:pStyle w:val="Akapitzlist"/>
        <w:numPr>
          <w:ilvl w:val="1"/>
          <w:numId w:val="7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Engineer Depo Date</w:t>
      </w:r>
      <w:r w:rsidRPr="000C2D21">
        <w:t xml:space="preserve"> is not empty</w:t>
      </w:r>
    </w:p>
    <w:p w14:paraId="1234FFB6" w14:textId="77777777" w:rsidR="000C2D21" w:rsidRPr="000C2D21" w:rsidRDefault="000C2D21">
      <w:pPr>
        <w:pStyle w:val="Akapitzlist"/>
        <w:numPr>
          <w:ilvl w:val="1"/>
          <w:numId w:val="7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Engineer Depo Date</w:t>
      </w:r>
      <w:r w:rsidRPr="000C2D21">
        <w:t xml:space="preserve"> days later </w:t>
      </w:r>
      <w:r w:rsidRPr="001A694E">
        <w:rPr>
          <w:rStyle w:val="Uwydatnienie"/>
          <w:rFonts w:asciiTheme="minorHAnsi" w:hAnsiTheme="minorHAnsi" w:cstheme="minorHAnsi"/>
          <w:szCs w:val="22"/>
        </w:rPr>
        <w:t>1</w:t>
      </w:r>
    </w:p>
    <w:p w14:paraId="1642A4C3" w14:textId="77777777" w:rsidR="000C2D21" w:rsidRPr="000C2D21" w:rsidRDefault="000C2D21">
      <w:pPr>
        <w:pStyle w:val="Akapitzlist"/>
        <w:numPr>
          <w:ilvl w:val="1"/>
          <w:numId w:val="7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0C2D21">
        <w:t xml:space="preserve"> is </w:t>
      </w:r>
      <w:r w:rsidRPr="001A694E">
        <w:rPr>
          <w:rStyle w:val="Uwydatnienie"/>
          <w:rFonts w:asciiTheme="minorHAnsi" w:hAnsiTheme="minorHAnsi" w:cstheme="minorHAnsi"/>
          <w:szCs w:val="22"/>
        </w:rPr>
        <w:t>0</w:t>
      </w:r>
    </w:p>
    <w:p w14:paraId="3F20CE4D" w14:textId="77777777" w:rsidR="000C2D21" w:rsidRPr="000C2D21" w:rsidRDefault="000C2D21" w:rsidP="000C2D21">
      <w:r w:rsidRPr="000C2D21">
        <w:t>Tasks:</w:t>
      </w:r>
    </w:p>
    <w:p w14:paraId="689730AB" w14:textId="77777777" w:rsidR="000C2D21" w:rsidRPr="000C2D21" w:rsidRDefault="000C2D21">
      <w:pPr>
        <w:pStyle w:val="Akapitzlist"/>
        <w:numPr>
          <w:ilvl w:val="0"/>
          <w:numId w:val="78"/>
        </w:numPr>
      </w:pPr>
      <w:r w:rsidRPr="000C2D21">
        <w:t xml:space="preserve">1 day before Engineer Depo Date create task for Assigned Attorney to "Prepare for Deposition of D's Engineer in" </w:t>
      </w:r>
    </w:p>
    <w:p w14:paraId="0B330204" w14:textId="22D9B7DE" w:rsidR="000C2D21" w:rsidRPr="000C2D21" w:rsidRDefault="000C2D21" w:rsidP="001A694E">
      <w:pPr>
        <w:pStyle w:val="DBH3"/>
      </w:pPr>
      <w:bookmarkStart w:id="158" w:name="_Toc130299752"/>
      <w:r w:rsidRPr="000C2D21">
        <w:t>1 day before FA Depo Date create task for Attorney</w:t>
      </w:r>
      <w:bookmarkEnd w:id="158"/>
    </w:p>
    <w:p w14:paraId="3EE10A87" w14:textId="77777777" w:rsidR="000C2D21" w:rsidRPr="000C2D21" w:rsidRDefault="000C2D21" w:rsidP="000C2D21">
      <w:r w:rsidRPr="000C2D21">
        <w:t>Conditions:</w:t>
      </w:r>
    </w:p>
    <w:p w14:paraId="5A5DA3ED" w14:textId="77777777" w:rsidR="000C2D21" w:rsidRPr="000C2D21" w:rsidRDefault="000C2D21">
      <w:pPr>
        <w:pStyle w:val="Akapitzlist"/>
        <w:numPr>
          <w:ilvl w:val="0"/>
          <w:numId w:val="78"/>
        </w:numPr>
      </w:pPr>
      <w:r w:rsidRPr="000C2D21">
        <w:t xml:space="preserve">All: </w:t>
      </w:r>
    </w:p>
    <w:p w14:paraId="55668E7E" w14:textId="77777777" w:rsidR="000C2D21" w:rsidRPr="000C2D21" w:rsidRDefault="000C2D21">
      <w:pPr>
        <w:pStyle w:val="Akapitzlist"/>
        <w:numPr>
          <w:ilvl w:val="1"/>
          <w:numId w:val="7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FA Depo Date</w:t>
      </w:r>
      <w:r w:rsidRPr="000C2D21">
        <w:t xml:space="preserve"> is not empty</w:t>
      </w:r>
    </w:p>
    <w:p w14:paraId="5A7557FB" w14:textId="77777777" w:rsidR="000C2D21" w:rsidRPr="000C2D21" w:rsidRDefault="000C2D21">
      <w:pPr>
        <w:pStyle w:val="Akapitzlist"/>
        <w:numPr>
          <w:ilvl w:val="1"/>
          <w:numId w:val="7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FA Depo Date</w:t>
      </w:r>
      <w:r w:rsidRPr="000C2D21">
        <w:t xml:space="preserve"> days later </w:t>
      </w:r>
      <w:r w:rsidRPr="001A694E">
        <w:rPr>
          <w:rStyle w:val="Uwydatnienie"/>
          <w:rFonts w:asciiTheme="minorHAnsi" w:hAnsiTheme="minorHAnsi" w:cstheme="minorHAnsi"/>
          <w:szCs w:val="22"/>
        </w:rPr>
        <w:t>1</w:t>
      </w:r>
    </w:p>
    <w:p w14:paraId="62BD1AB6" w14:textId="77777777" w:rsidR="000C2D21" w:rsidRPr="000C2D21" w:rsidRDefault="000C2D21">
      <w:pPr>
        <w:pStyle w:val="Akapitzlist"/>
        <w:numPr>
          <w:ilvl w:val="1"/>
          <w:numId w:val="7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0C2D21">
        <w:t xml:space="preserve"> is </w:t>
      </w:r>
      <w:r w:rsidRPr="001A694E">
        <w:rPr>
          <w:rStyle w:val="Uwydatnienie"/>
          <w:rFonts w:asciiTheme="minorHAnsi" w:hAnsiTheme="minorHAnsi" w:cstheme="minorHAnsi"/>
          <w:szCs w:val="22"/>
        </w:rPr>
        <w:t>0</w:t>
      </w:r>
    </w:p>
    <w:p w14:paraId="7AF81CE6" w14:textId="77777777" w:rsidR="000C2D21" w:rsidRPr="000C2D21" w:rsidRDefault="000C2D21" w:rsidP="000C2D21">
      <w:r w:rsidRPr="000C2D21">
        <w:t>Tasks:</w:t>
      </w:r>
    </w:p>
    <w:p w14:paraId="1B799D3E" w14:textId="77777777" w:rsidR="000C2D21" w:rsidRPr="000C2D21" w:rsidRDefault="000C2D21">
      <w:pPr>
        <w:pStyle w:val="Akapitzlist"/>
        <w:numPr>
          <w:ilvl w:val="0"/>
          <w:numId w:val="78"/>
        </w:numPr>
      </w:pPr>
      <w:r w:rsidRPr="000C2D21">
        <w:t xml:space="preserve">create task for Assigned Attorney to "Prepare for Deposition of D's Field Adjuster" </w:t>
      </w:r>
    </w:p>
    <w:p w14:paraId="23920667" w14:textId="7D7594A8" w:rsidR="000C2D21" w:rsidRPr="000C2D21" w:rsidRDefault="000C2D21" w:rsidP="001A694E">
      <w:pPr>
        <w:pStyle w:val="DBH3"/>
      </w:pPr>
      <w:bookmarkStart w:id="159" w:name="_Toc130299753"/>
      <w:r w:rsidRPr="000C2D21">
        <w:t>1 day before Insured Depo Date create task for Attorney</w:t>
      </w:r>
      <w:bookmarkEnd w:id="159"/>
    </w:p>
    <w:p w14:paraId="340C5DB5" w14:textId="77777777" w:rsidR="000C2D21" w:rsidRPr="000C2D21" w:rsidRDefault="000C2D21" w:rsidP="000C2D21">
      <w:r w:rsidRPr="000C2D21">
        <w:t>Conditions:</w:t>
      </w:r>
    </w:p>
    <w:p w14:paraId="5973BCBF" w14:textId="77777777" w:rsidR="000C2D21" w:rsidRPr="000C2D21" w:rsidRDefault="000C2D21">
      <w:pPr>
        <w:pStyle w:val="Akapitzlist"/>
        <w:numPr>
          <w:ilvl w:val="0"/>
          <w:numId w:val="78"/>
        </w:numPr>
      </w:pPr>
      <w:r w:rsidRPr="000C2D21">
        <w:t xml:space="preserve">All: </w:t>
      </w:r>
    </w:p>
    <w:p w14:paraId="481CDCFA" w14:textId="77777777" w:rsidR="000C2D21" w:rsidRPr="000C2D21" w:rsidRDefault="000C2D21">
      <w:pPr>
        <w:pStyle w:val="Akapitzlist"/>
        <w:numPr>
          <w:ilvl w:val="1"/>
          <w:numId w:val="7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Insured Depo Date (PP)</w:t>
      </w:r>
      <w:r w:rsidRPr="000C2D21">
        <w:t xml:space="preserve"> is not empty</w:t>
      </w:r>
    </w:p>
    <w:p w14:paraId="16564AC0" w14:textId="77777777" w:rsidR="000C2D21" w:rsidRPr="000C2D21" w:rsidRDefault="000C2D21">
      <w:pPr>
        <w:pStyle w:val="Akapitzlist"/>
        <w:numPr>
          <w:ilvl w:val="1"/>
          <w:numId w:val="7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Insured Depo Date (PP)</w:t>
      </w:r>
      <w:r w:rsidRPr="000C2D21">
        <w:t xml:space="preserve"> days later </w:t>
      </w:r>
      <w:r w:rsidRPr="001A694E">
        <w:rPr>
          <w:rStyle w:val="Uwydatnienie"/>
          <w:rFonts w:asciiTheme="minorHAnsi" w:hAnsiTheme="minorHAnsi" w:cstheme="minorHAnsi"/>
          <w:szCs w:val="22"/>
        </w:rPr>
        <w:t>1</w:t>
      </w:r>
    </w:p>
    <w:p w14:paraId="077E58C2" w14:textId="77777777" w:rsidR="000C2D21" w:rsidRPr="000C2D21" w:rsidRDefault="000C2D21">
      <w:pPr>
        <w:pStyle w:val="Akapitzlist"/>
        <w:numPr>
          <w:ilvl w:val="1"/>
          <w:numId w:val="7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lastRenderedPageBreak/>
        <w:t>Lock Automation</w:t>
      </w:r>
      <w:r w:rsidRPr="000C2D21">
        <w:t xml:space="preserve"> is </w:t>
      </w:r>
      <w:r w:rsidRPr="001A694E">
        <w:rPr>
          <w:rStyle w:val="Uwydatnienie"/>
          <w:rFonts w:asciiTheme="minorHAnsi" w:hAnsiTheme="minorHAnsi" w:cstheme="minorHAnsi"/>
          <w:szCs w:val="22"/>
        </w:rPr>
        <w:t>0</w:t>
      </w:r>
    </w:p>
    <w:p w14:paraId="7C965905" w14:textId="77777777" w:rsidR="000C2D21" w:rsidRPr="000C2D21" w:rsidRDefault="000C2D21" w:rsidP="000C2D21">
      <w:r w:rsidRPr="000C2D21">
        <w:t>Tasks:</w:t>
      </w:r>
    </w:p>
    <w:p w14:paraId="2EE1FD0B" w14:textId="77777777" w:rsidR="000C2D21" w:rsidRPr="000C2D21" w:rsidRDefault="000C2D21">
      <w:pPr>
        <w:pStyle w:val="Akapitzlist"/>
        <w:numPr>
          <w:ilvl w:val="0"/>
          <w:numId w:val="78"/>
        </w:numPr>
      </w:pPr>
      <w:r w:rsidRPr="000C2D21">
        <w:t xml:space="preserve">1 day before Insured Depo Date create task for Assigned Attorney to "Prepare for Deposition of Insured in" </w:t>
      </w:r>
    </w:p>
    <w:p w14:paraId="2EB55BF3" w14:textId="630605A5" w:rsidR="000C2D21" w:rsidRPr="000C2D21" w:rsidRDefault="000C2D21" w:rsidP="001A694E">
      <w:pPr>
        <w:pStyle w:val="DBH3"/>
      </w:pPr>
      <w:bookmarkStart w:id="160" w:name="_Toc130299754"/>
      <w:r w:rsidRPr="000C2D21">
        <w:t>1 day Pricing Expert Depo Date create task for Attorney</w:t>
      </w:r>
      <w:bookmarkEnd w:id="160"/>
    </w:p>
    <w:p w14:paraId="7E9541A8" w14:textId="77777777" w:rsidR="000C2D21" w:rsidRPr="000C2D21" w:rsidRDefault="000C2D21" w:rsidP="000C2D21">
      <w:r w:rsidRPr="000C2D21">
        <w:t>Conditions:</w:t>
      </w:r>
    </w:p>
    <w:p w14:paraId="3F04B5B4" w14:textId="77777777" w:rsidR="000C2D21" w:rsidRPr="000C2D21" w:rsidRDefault="000C2D21">
      <w:pPr>
        <w:pStyle w:val="Akapitzlist"/>
        <w:numPr>
          <w:ilvl w:val="0"/>
          <w:numId w:val="78"/>
        </w:numPr>
      </w:pPr>
      <w:r w:rsidRPr="000C2D21">
        <w:t xml:space="preserve">All: </w:t>
      </w:r>
    </w:p>
    <w:p w14:paraId="32BB94FB" w14:textId="77777777" w:rsidR="000C2D21" w:rsidRPr="000C2D21" w:rsidRDefault="000C2D21">
      <w:pPr>
        <w:pStyle w:val="Akapitzlist"/>
        <w:numPr>
          <w:ilvl w:val="1"/>
          <w:numId w:val="7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Pricing Expert Depo Date</w:t>
      </w:r>
      <w:r w:rsidRPr="000C2D21">
        <w:t xml:space="preserve"> is not empty</w:t>
      </w:r>
    </w:p>
    <w:p w14:paraId="614F2BCF" w14:textId="77777777" w:rsidR="000C2D21" w:rsidRPr="000C2D21" w:rsidRDefault="000C2D21">
      <w:pPr>
        <w:pStyle w:val="Akapitzlist"/>
        <w:numPr>
          <w:ilvl w:val="1"/>
          <w:numId w:val="7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Pricing Expert Depo Date</w:t>
      </w:r>
      <w:r w:rsidRPr="000C2D21">
        <w:t xml:space="preserve"> days later </w:t>
      </w:r>
      <w:r w:rsidRPr="001A694E">
        <w:rPr>
          <w:rStyle w:val="Uwydatnienie"/>
          <w:rFonts w:asciiTheme="minorHAnsi" w:hAnsiTheme="minorHAnsi" w:cstheme="minorHAnsi"/>
          <w:szCs w:val="22"/>
        </w:rPr>
        <w:t>1</w:t>
      </w:r>
    </w:p>
    <w:p w14:paraId="3550A11B" w14:textId="77777777" w:rsidR="000C2D21" w:rsidRPr="000C2D21" w:rsidRDefault="000C2D21">
      <w:pPr>
        <w:pStyle w:val="Akapitzlist"/>
        <w:numPr>
          <w:ilvl w:val="1"/>
          <w:numId w:val="7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0C2D21">
        <w:t xml:space="preserve"> is </w:t>
      </w:r>
      <w:r w:rsidRPr="001A694E">
        <w:rPr>
          <w:rStyle w:val="Uwydatnienie"/>
          <w:rFonts w:asciiTheme="minorHAnsi" w:hAnsiTheme="minorHAnsi" w:cstheme="minorHAnsi"/>
          <w:szCs w:val="22"/>
        </w:rPr>
        <w:t>0</w:t>
      </w:r>
    </w:p>
    <w:p w14:paraId="7344798E" w14:textId="77777777" w:rsidR="000C2D21" w:rsidRPr="000C2D21" w:rsidRDefault="000C2D21" w:rsidP="000C2D21">
      <w:r w:rsidRPr="000C2D21">
        <w:t>Tasks:</w:t>
      </w:r>
    </w:p>
    <w:p w14:paraId="24F820C4" w14:textId="77777777" w:rsidR="000C2D21" w:rsidRPr="000C2D21" w:rsidRDefault="000C2D21">
      <w:pPr>
        <w:pStyle w:val="Akapitzlist"/>
        <w:numPr>
          <w:ilvl w:val="0"/>
          <w:numId w:val="78"/>
        </w:numPr>
      </w:pPr>
      <w:r w:rsidRPr="000C2D21">
        <w:t xml:space="preserve">1 day before Pricing Expert Depo Date date create task for Assigned Attorney to "Prepare for Deposition of D's Pricing Expert in" </w:t>
      </w:r>
    </w:p>
    <w:p w14:paraId="5E0DD37F" w14:textId="6A17D08B" w:rsidR="000C2D21" w:rsidRPr="000C2D21" w:rsidRDefault="000C2D21" w:rsidP="001A694E">
      <w:pPr>
        <w:pStyle w:val="DBH3"/>
      </w:pPr>
      <w:bookmarkStart w:id="161" w:name="_Toc130299755"/>
      <w:r w:rsidRPr="000C2D21">
        <w:t>Change of Plaintiff Deposition Status</w:t>
      </w:r>
      <w:bookmarkEnd w:id="161"/>
    </w:p>
    <w:p w14:paraId="5377963D" w14:textId="77777777" w:rsidR="000C2D21" w:rsidRPr="000C2D21" w:rsidRDefault="000C2D21" w:rsidP="000C2D21">
      <w:r w:rsidRPr="000C2D21">
        <w:t>Conditions:</w:t>
      </w:r>
    </w:p>
    <w:p w14:paraId="2DCB799A" w14:textId="77777777" w:rsidR="000C2D21" w:rsidRPr="000C2D21" w:rsidRDefault="000C2D21">
      <w:pPr>
        <w:pStyle w:val="Akapitzlist"/>
        <w:numPr>
          <w:ilvl w:val="0"/>
          <w:numId w:val="78"/>
        </w:numPr>
      </w:pPr>
      <w:r w:rsidRPr="000C2D21">
        <w:t xml:space="preserve">All: </w:t>
      </w:r>
    </w:p>
    <w:p w14:paraId="7204E1CF" w14:textId="77777777" w:rsidR="000C2D21" w:rsidRPr="000C2D21" w:rsidRDefault="000C2D21">
      <w:pPr>
        <w:pStyle w:val="Akapitzlist"/>
        <w:numPr>
          <w:ilvl w:val="1"/>
          <w:numId w:val="7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Plaintiff Deposition Status</w:t>
      </w:r>
      <w:r w:rsidRPr="000C2D21">
        <w:t xml:space="preserve"> has changed</w:t>
      </w:r>
    </w:p>
    <w:p w14:paraId="4057AC5F" w14:textId="77777777" w:rsidR="000C2D21" w:rsidRPr="000C2D21" w:rsidRDefault="000C2D21">
      <w:pPr>
        <w:pStyle w:val="Akapitzlist"/>
        <w:numPr>
          <w:ilvl w:val="1"/>
          <w:numId w:val="7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Plaintiff Deposition Status</w:t>
      </w:r>
      <w:r w:rsidRPr="000C2D21">
        <w:t xml:space="preserve"> is not empty</w:t>
      </w:r>
    </w:p>
    <w:p w14:paraId="0E407EC4" w14:textId="77777777" w:rsidR="000C2D21" w:rsidRPr="000C2D21" w:rsidRDefault="000C2D21" w:rsidP="000C2D21">
      <w:r w:rsidRPr="000C2D21">
        <w:t>Tasks:</w:t>
      </w:r>
    </w:p>
    <w:p w14:paraId="5B4BCDE3" w14:textId="77777777" w:rsidR="000C2D21" w:rsidRPr="000C2D21" w:rsidRDefault="000C2D21">
      <w:pPr>
        <w:pStyle w:val="Akapitzlist"/>
        <w:numPr>
          <w:ilvl w:val="0"/>
          <w:numId w:val="78"/>
        </w:numPr>
      </w:pPr>
      <w:r w:rsidRPr="000C2D21">
        <w:t xml:space="preserve">Update Status, Status Age, Status Date, Stage </w:t>
      </w:r>
    </w:p>
    <w:p w14:paraId="06266F82" w14:textId="0D9C21D9" w:rsidR="000C2D21" w:rsidRPr="000C2D21" w:rsidRDefault="000C2D21" w:rsidP="001A694E">
      <w:pPr>
        <w:pStyle w:val="DBH3"/>
      </w:pPr>
      <w:bookmarkStart w:id="162" w:name="_Toc130299756"/>
      <w:r w:rsidRPr="000C2D21">
        <w:t>Contractor Depo Date changed</w:t>
      </w:r>
      <w:bookmarkEnd w:id="162"/>
    </w:p>
    <w:p w14:paraId="0B90933D" w14:textId="77777777" w:rsidR="000C2D21" w:rsidRPr="000C2D21" w:rsidRDefault="000C2D21" w:rsidP="000C2D21">
      <w:r w:rsidRPr="000C2D21">
        <w:t>Conditions:</w:t>
      </w:r>
    </w:p>
    <w:p w14:paraId="446D49CD" w14:textId="77777777" w:rsidR="000C2D21" w:rsidRPr="000C2D21" w:rsidRDefault="000C2D21">
      <w:pPr>
        <w:pStyle w:val="Akapitzlist"/>
        <w:numPr>
          <w:ilvl w:val="0"/>
          <w:numId w:val="78"/>
        </w:numPr>
      </w:pPr>
      <w:r w:rsidRPr="000C2D21">
        <w:t xml:space="preserve">All: </w:t>
      </w:r>
    </w:p>
    <w:p w14:paraId="2FB5119E" w14:textId="77777777" w:rsidR="000C2D21" w:rsidRPr="000C2D21" w:rsidRDefault="000C2D21">
      <w:pPr>
        <w:pStyle w:val="Akapitzlist"/>
        <w:numPr>
          <w:ilvl w:val="1"/>
          <w:numId w:val="7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Contractor Depo Date</w:t>
      </w:r>
      <w:r w:rsidRPr="000C2D21">
        <w:t xml:space="preserve"> has changed</w:t>
      </w:r>
    </w:p>
    <w:p w14:paraId="5071B390" w14:textId="77777777" w:rsidR="000C2D21" w:rsidRPr="000C2D21" w:rsidRDefault="000C2D21">
      <w:pPr>
        <w:pStyle w:val="Akapitzlist"/>
        <w:numPr>
          <w:ilvl w:val="1"/>
          <w:numId w:val="7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Contractor Depo Date</w:t>
      </w:r>
      <w:r w:rsidRPr="000C2D21">
        <w:t xml:space="preserve"> is not empty</w:t>
      </w:r>
    </w:p>
    <w:p w14:paraId="35027AFF" w14:textId="77777777" w:rsidR="000C2D21" w:rsidRPr="000C2D21" w:rsidRDefault="000C2D21">
      <w:pPr>
        <w:pStyle w:val="Akapitzlist"/>
        <w:numPr>
          <w:ilvl w:val="1"/>
          <w:numId w:val="7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0C2D21">
        <w:t xml:space="preserve"> is </w:t>
      </w:r>
      <w:r w:rsidRPr="001A694E">
        <w:rPr>
          <w:rStyle w:val="Uwydatnienie"/>
          <w:rFonts w:asciiTheme="minorHAnsi" w:hAnsiTheme="minorHAnsi" w:cstheme="minorHAnsi"/>
          <w:szCs w:val="22"/>
        </w:rPr>
        <w:t>0</w:t>
      </w:r>
    </w:p>
    <w:p w14:paraId="09CD96F8" w14:textId="77777777" w:rsidR="000C2D21" w:rsidRPr="000C2D21" w:rsidRDefault="000C2D21" w:rsidP="000C2D21">
      <w:r w:rsidRPr="000C2D21">
        <w:t>Tasks:</w:t>
      </w:r>
    </w:p>
    <w:p w14:paraId="2F256D2E" w14:textId="77777777" w:rsidR="000C2D21" w:rsidRPr="000C2D21" w:rsidRDefault="000C2D21">
      <w:pPr>
        <w:pStyle w:val="Akapitzlist"/>
        <w:numPr>
          <w:ilvl w:val="0"/>
          <w:numId w:val="78"/>
        </w:numPr>
      </w:pPr>
      <w:r w:rsidRPr="000C2D21">
        <w:t>calendar event for Assigned and Case Manager "Deposition of D's Contractor in"</w:t>
      </w:r>
    </w:p>
    <w:p w14:paraId="49DA4352" w14:textId="77777777" w:rsidR="000C2D21" w:rsidRPr="000C2D21" w:rsidRDefault="000C2D21">
      <w:pPr>
        <w:pStyle w:val="Akapitzlist"/>
        <w:numPr>
          <w:ilvl w:val="0"/>
          <w:numId w:val="78"/>
        </w:numPr>
      </w:pPr>
      <w:r w:rsidRPr="000C2D21">
        <w:t xml:space="preserve">set Plaintiff Deposition Status to Contractor Depo - Set </w:t>
      </w:r>
    </w:p>
    <w:p w14:paraId="555570D0" w14:textId="798EA5F9" w:rsidR="000C2D21" w:rsidRPr="000C2D21" w:rsidRDefault="000C2D21" w:rsidP="001A694E">
      <w:pPr>
        <w:pStyle w:val="DBH3"/>
      </w:pPr>
      <w:bookmarkStart w:id="163" w:name="_Toc130299757"/>
      <w:r w:rsidRPr="000C2D21">
        <w:lastRenderedPageBreak/>
        <w:t>Corp Rep Depo Date changed</w:t>
      </w:r>
      <w:bookmarkEnd w:id="163"/>
    </w:p>
    <w:p w14:paraId="49D5B51A" w14:textId="77777777" w:rsidR="000C2D21" w:rsidRPr="000C2D21" w:rsidRDefault="000C2D21" w:rsidP="000C2D21">
      <w:r w:rsidRPr="000C2D21">
        <w:t>Conditions:</w:t>
      </w:r>
    </w:p>
    <w:p w14:paraId="2691829C" w14:textId="77777777" w:rsidR="000C2D21" w:rsidRPr="000C2D21" w:rsidRDefault="000C2D21">
      <w:pPr>
        <w:pStyle w:val="Akapitzlist"/>
        <w:numPr>
          <w:ilvl w:val="0"/>
          <w:numId w:val="79"/>
        </w:numPr>
      </w:pPr>
      <w:r w:rsidRPr="000C2D21">
        <w:t xml:space="preserve">All: </w:t>
      </w:r>
    </w:p>
    <w:p w14:paraId="374C5E2F" w14:textId="77777777" w:rsidR="000C2D21" w:rsidRPr="000C2D21" w:rsidRDefault="000C2D21">
      <w:pPr>
        <w:pStyle w:val="Akapitzlist"/>
        <w:numPr>
          <w:ilvl w:val="1"/>
          <w:numId w:val="79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Corp Rep Depo Date</w:t>
      </w:r>
      <w:r w:rsidRPr="000C2D21">
        <w:t xml:space="preserve"> has changed</w:t>
      </w:r>
    </w:p>
    <w:p w14:paraId="07C5FDCE" w14:textId="77777777" w:rsidR="000C2D21" w:rsidRPr="000C2D21" w:rsidRDefault="000C2D21">
      <w:pPr>
        <w:pStyle w:val="Akapitzlist"/>
        <w:numPr>
          <w:ilvl w:val="1"/>
          <w:numId w:val="79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Corp Rep Depo Date</w:t>
      </w:r>
      <w:r w:rsidRPr="000C2D21">
        <w:t xml:space="preserve"> is not empty</w:t>
      </w:r>
    </w:p>
    <w:p w14:paraId="51A67B50" w14:textId="77777777" w:rsidR="000C2D21" w:rsidRPr="000C2D21" w:rsidRDefault="000C2D21">
      <w:pPr>
        <w:pStyle w:val="Akapitzlist"/>
        <w:numPr>
          <w:ilvl w:val="1"/>
          <w:numId w:val="79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0C2D21">
        <w:t xml:space="preserve"> is </w:t>
      </w:r>
      <w:r w:rsidRPr="001A694E">
        <w:rPr>
          <w:rStyle w:val="Uwydatnienie"/>
          <w:rFonts w:asciiTheme="minorHAnsi" w:hAnsiTheme="minorHAnsi" w:cstheme="minorHAnsi"/>
          <w:szCs w:val="22"/>
        </w:rPr>
        <w:t>0</w:t>
      </w:r>
    </w:p>
    <w:p w14:paraId="6B456EAF" w14:textId="77777777" w:rsidR="000C2D21" w:rsidRPr="000C2D21" w:rsidRDefault="000C2D21" w:rsidP="000C2D21">
      <w:r w:rsidRPr="000C2D21">
        <w:t>Tasks:</w:t>
      </w:r>
    </w:p>
    <w:p w14:paraId="61B4243C" w14:textId="77777777" w:rsidR="000C2D21" w:rsidRPr="000C2D21" w:rsidRDefault="000C2D21">
      <w:pPr>
        <w:pStyle w:val="Akapitzlist"/>
        <w:numPr>
          <w:ilvl w:val="0"/>
          <w:numId w:val="79"/>
        </w:numPr>
      </w:pPr>
      <w:r w:rsidRPr="000C2D21">
        <w:t>add calendar event for Assigned and Case Manager "Deposition of D's Corp Rep in"</w:t>
      </w:r>
    </w:p>
    <w:p w14:paraId="56DF0AF4" w14:textId="77777777" w:rsidR="000C2D21" w:rsidRPr="000C2D21" w:rsidRDefault="000C2D21">
      <w:pPr>
        <w:pStyle w:val="Akapitzlist"/>
        <w:numPr>
          <w:ilvl w:val="0"/>
          <w:numId w:val="79"/>
        </w:numPr>
      </w:pPr>
      <w:r w:rsidRPr="000C2D21">
        <w:t xml:space="preserve">set Plaintiff Deposition Status to CR Depo - Set </w:t>
      </w:r>
    </w:p>
    <w:p w14:paraId="45B427D4" w14:textId="7DB8A667" w:rsidR="000C2D21" w:rsidRPr="000C2D21" w:rsidRDefault="000C2D21" w:rsidP="001A694E">
      <w:pPr>
        <w:pStyle w:val="DBH3"/>
      </w:pPr>
      <w:bookmarkStart w:id="164" w:name="_Toc130299758"/>
      <w:r w:rsidRPr="000C2D21">
        <w:t>Ds MPO (Contractor) changed</w:t>
      </w:r>
      <w:bookmarkEnd w:id="164"/>
    </w:p>
    <w:p w14:paraId="2B68CD27" w14:textId="77777777" w:rsidR="000C2D21" w:rsidRPr="000C2D21" w:rsidRDefault="000C2D21" w:rsidP="000C2D21">
      <w:r w:rsidRPr="000C2D21">
        <w:t>Conditions:</w:t>
      </w:r>
    </w:p>
    <w:p w14:paraId="6E93228A" w14:textId="77777777" w:rsidR="000C2D21" w:rsidRPr="000C2D21" w:rsidRDefault="000C2D21">
      <w:pPr>
        <w:pStyle w:val="Akapitzlist"/>
        <w:numPr>
          <w:ilvl w:val="0"/>
          <w:numId w:val="80"/>
        </w:numPr>
      </w:pPr>
      <w:r w:rsidRPr="000C2D21">
        <w:t xml:space="preserve">All: </w:t>
      </w:r>
    </w:p>
    <w:p w14:paraId="1DA0EC04" w14:textId="77777777" w:rsidR="000C2D21" w:rsidRPr="000C2D21" w:rsidRDefault="000C2D21">
      <w:pPr>
        <w:pStyle w:val="Akapitzlist"/>
        <w:numPr>
          <w:ilvl w:val="1"/>
          <w:numId w:val="80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Ds MPO (Contractor)</w:t>
      </w:r>
      <w:r w:rsidRPr="000C2D21">
        <w:t xml:space="preserve"> has changed</w:t>
      </w:r>
    </w:p>
    <w:p w14:paraId="418B0DE0" w14:textId="77777777" w:rsidR="000C2D21" w:rsidRPr="000C2D21" w:rsidRDefault="000C2D21">
      <w:pPr>
        <w:pStyle w:val="Akapitzlist"/>
        <w:numPr>
          <w:ilvl w:val="1"/>
          <w:numId w:val="80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Ds MPO (Contractor)</w:t>
      </w:r>
      <w:r w:rsidRPr="000C2D21">
        <w:t xml:space="preserve"> is not empty</w:t>
      </w:r>
    </w:p>
    <w:p w14:paraId="0EA01B9A" w14:textId="77777777" w:rsidR="000C2D21" w:rsidRPr="000C2D21" w:rsidRDefault="000C2D21">
      <w:pPr>
        <w:pStyle w:val="Akapitzlist"/>
        <w:numPr>
          <w:ilvl w:val="1"/>
          <w:numId w:val="80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0C2D21">
        <w:t xml:space="preserve"> is </w:t>
      </w:r>
      <w:r w:rsidRPr="001A694E">
        <w:rPr>
          <w:rStyle w:val="Uwydatnienie"/>
          <w:rFonts w:asciiTheme="minorHAnsi" w:hAnsiTheme="minorHAnsi" w:cstheme="minorHAnsi"/>
          <w:szCs w:val="22"/>
        </w:rPr>
        <w:t>0</w:t>
      </w:r>
    </w:p>
    <w:p w14:paraId="1AB505A2" w14:textId="77777777" w:rsidR="000C2D21" w:rsidRPr="000C2D21" w:rsidRDefault="000C2D21" w:rsidP="000C2D21">
      <w:r w:rsidRPr="000C2D21">
        <w:t>Tasks:</w:t>
      </w:r>
    </w:p>
    <w:p w14:paraId="2DA5E15C" w14:textId="77777777" w:rsidR="000C2D21" w:rsidRPr="000C2D21" w:rsidRDefault="000C2D21">
      <w:pPr>
        <w:pStyle w:val="Akapitzlist"/>
        <w:numPr>
          <w:ilvl w:val="0"/>
          <w:numId w:val="80"/>
        </w:numPr>
      </w:pPr>
      <w:r w:rsidRPr="000C2D21">
        <w:t>create task for Scheduling Team - Hearings to "Coordiante hearing for Ds Depo Motion for Protective Order in"</w:t>
      </w:r>
    </w:p>
    <w:p w14:paraId="4FC3412A" w14:textId="77777777" w:rsidR="000C2D21" w:rsidRPr="000C2D21" w:rsidRDefault="000C2D21">
      <w:pPr>
        <w:pStyle w:val="Akapitzlist"/>
        <w:numPr>
          <w:ilvl w:val="0"/>
          <w:numId w:val="80"/>
        </w:numPr>
      </w:pPr>
      <w:r w:rsidRPr="000C2D21">
        <w:t xml:space="preserve">set Plaintiff Deposition Status to Contractor Depo - Motion for Protective Order </w:t>
      </w:r>
    </w:p>
    <w:p w14:paraId="10A7D1AF" w14:textId="19B5FCEB" w:rsidR="000C2D21" w:rsidRPr="000C2D21" w:rsidRDefault="000C2D21" w:rsidP="001A694E">
      <w:pPr>
        <w:pStyle w:val="DBH3"/>
      </w:pPr>
      <w:bookmarkStart w:id="165" w:name="_Toc130299759"/>
      <w:r w:rsidRPr="000C2D21">
        <w:t>Ds MPO (Corp Rep) changed</w:t>
      </w:r>
      <w:bookmarkEnd w:id="165"/>
    </w:p>
    <w:p w14:paraId="1123EFDB" w14:textId="77777777" w:rsidR="000C2D21" w:rsidRPr="000C2D21" w:rsidRDefault="000C2D21" w:rsidP="000C2D21">
      <w:r w:rsidRPr="000C2D21">
        <w:t>Conditions:</w:t>
      </w:r>
    </w:p>
    <w:p w14:paraId="2AB570C3" w14:textId="77777777" w:rsidR="000C2D21" w:rsidRPr="000C2D21" w:rsidRDefault="000C2D21">
      <w:pPr>
        <w:pStyle w:val="Akapitzlist"/>
        <w:numPr>
          <w:ilvl w:val="0"/>
          <w:numId w:val="81"/>
        </w:numPr>
      </w:pPr>
      <w:r w:rsidRPr="000C2D21">
        <w:t xml:space="preserve">All: </w:t>
      </w:r>
    </w:p>
    <w:p w14:paraId="0DB3B844" w14:textId="77777777" w:rsidR="000C2D21" w:rsidRPr="000C2D21" w:rsidRDefault="000C2D21">
      <w:pPr>
        <w:pStyle w:val="Akapitzlist"/>
        <w:numPr>
          <w:ilvl w:val="1"/>
          <w:numId w:val="81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Ds MPO (Corp Rep)</w:t>
      </w:r>
      <w:r w:rsidRPr="000C2D21">
        <w:t xml:space="preserve"> has changed</w:t>
      </w:r>
    </w:p>
    <w:p w14:paraId="42B0D0DC" w14:textId="77777777" w:rsidR="000C2D21" w:rsidRPr="000C2D21" w:rsidRDefault="000C2D21">
      <w:pPr>
        <w:pStyle w:val="Akapitzlist"/>
        <w:numPr>
          <w:ilvl w:val="1"/>
          <w:numId w:val="81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Ds MPO (Corp Rep)</w:t>
      </w:r>
      <w:r w:rsidRPr="000C2D21">
        <w:t xml:space="preserve"> is not empty</w:t>
      </w:r>
    </w:p>
    <w:p w14:paraId="14495EB1" w14:textId="77777777" w:rsidR="000C2D21" w:rsidRPr="000C2D21" w:rsidRDefault="000C2D21">
      <w:pPr>
        <w:pStyle w:val="Akapitzlist"/>
        <w:numPr>
          <w:ilvl w:val="1"/>
          <w:numId w:val="81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0C2D21">
        <w:t xml:space="preserve"> is </w:t>
      </w:r>
      <w:r w:rsidRPr="001A694E">
        <w:rPr>
          <w:rStyle w:val="Uwydatnienie"/>
          <w:rFonts w:asciiTheme="minorHAnsi" w:hAnsiTheme="minorHAnsi" w:cstheme="minorHAnsi"/>
          <w:szCs w:val="22"/>
        </w:rPr>
        <w:t>0</w:t>
      </w:r>
    </w:p>
    <w:p w14:paraId="06D55077" w14:textId="77777777" w:rsidR="000C2D21" w:rsidRPr="000C2D21" w:rsidRDefault="000C2D21" w:rsidP="000C2D21">
      <w:r w:rsidRPr="000C2D21">
        <w:t>Tasks:</w:t>
      </w:r>
    </w:p>
    <w:p w14:paraId="407CA418" w14:textId="77777777" w:rsidR="000C2D21" w:rsidRPr="000C2D21" w:rsidRDefault="000C2D21">
      <w:pPr>
        <w:pStyle w:val="Akapitzlist"/>
        <w:numPr>
          <w:ilvl w:val="0"/>
          <w:numId w:val="81"/>
        </w:numPr>
      </w:pPr>
      <w:r w:rsidRPr="000C2D21">
        <w:t>create a task for Scheduling Team - Hearings to "Coordinate hearing on Ds Depo Motion for Protective Order (CR) in "</w:t>
      </w:r>
    </w:p>
    <w:p w14:paraId="08B015C6" w14:textId="77777777" w:rsidR="000C2D21" w:rsidRPr="000C2D21" w:rsidRDefault="000C2D21">
      <w:pPr>
        <w:pStyle w:val="Akapitzlist"/>
        <w:numPr>
          <w:ilvl w:val="0"/>
          <w:numId w:val="81"/>
        </w:numPr>
      </w:pPr>
      <w:r w:rsidRPr="000C2D21">
        <w:t xml:space="preserve">set Plaintiff Deposition Status to CR Depo - Motion for Protective Order </w:t>
      </w:r>
    </w:p>
    <w:p w14:paraId="663FF35E" w14:textId="49763ABA" w:rsidR="000C2D21" w:rsidRPr="000C2D21" w:rsidRDefault="000C2D21" w:rsidP="001A694E">
      <w:pPr>
        <w:pStyle w:val="DBH3"/>
      </w:pPr>
      <w:bookmarkStart w:id="166" w:name="_Toc130299760"/>
      <w:r w:rsidRPr="000C2D21">
        <w:lastRenderedPageBreak/>
        <w:t>Ds MPO (Engineer) changed</w:t>
      </w:r>
      <w:bookmarkEnd w:id="166"/>
    </w:p>
    <w:p w14:paraId="3E683DF5" w14:textId="77777777" w:rsidR="000C2D21" w:rsidRPr="000C2D21" w:rsidRDefault="000C2D21" w:rsidP="000C2D21">
      <w:r w:rsidRPr="000C2D21">
        <w:t>Conditions:</w:t>
      </w:r>
    </w:p>
    <w:p w14:paraId="401DAD8E" w14:textId="77777777" w:rsidR="000C2D21" w:rsidRPr="000C2D21" w:rsidRDefault="000C2D21">
      <w:pPr>
        <w:pStyle w:val="Akapitzlist"/>
        <w:numPr>
          <w:ilvl w:val="0"/>
          <w:numId w:val="82"/>
        </w:numPr>
      </w:pPr>
      <w:r w:rsidRPr="000C2D21">
        <w:t xml:space="preserve">All: </w:t>
      </w:r>
    </w:p>
    <w:p w14:paraId="4D97FA59" w14:textId="77777777" w:rsidR="000C2D21" w:rsidRPr="000C2D21" w:rsidRDefault="000C2D21">
      <w:pPr>
        <w:pStyle w:val="Akapitzlist"/>
        <w:numPr>
          <w:ilvl w:val="1"/>
          <w:numId w:val="82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Ds MPO (Engineer)</w:t>
      </w:r>
      <w:r w:rsidRPr="000C2D21">
        <w:t xml:space="preserve"> has changed</w:t>
      </w:r>
    </w:p>
    <w:p w14:paraId="5A6C1966" w14:textId="77777777" w:rsidR="000C2D21" w:rsidRPr="000C2D21" w:rsidRDefault="000C2D21">
      <w:pPr>
        <w:pStyle w:val="Akapitzlist"/>
        <w:numPr>
          <w:ilvl w:val="1"/>
          <w:numId w:val="82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Ds MPO (Engineer)</w:t>
      </w:r>
      <w:r w:rsidRPr="000C2D21">
        <w:t xml:space="preserve"> is not empty</w:t>
      </w:r>
    </w:p>
    <w:p w14:paraId="00173B92" w14:textId="77777777" w:rsidR="000C2D21" w:rsidRPr="000C2D21" w:rsidRDefault="000C2D21">
      <w:pPr>
        <w:pStyle w:val="Akapitzlist"/>
        <w:numPr>
          <w:ilvl w:val="1"/>
          <w:numId w:val="82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0C2D21">
        <w:t xml:space="preserve"> is </w:t>
      </w:r>
      <w:r w:rsidRPr="001A694E">
        <w:rPr>
          <w:rStyle w:val="Uwydatnienie"/>
          <w:rFonts w:asciiTheme="minorHAnsi" w:hAnsiTheme="minorHAnsi" w:cstheme="minorHAnsi"/>
          <w:szCs w:val="22"/>
        </w:rPr>
        <w:t>0</w:t>
      </w:r>
    </w:p>
    <w:p w14:paraId="54A8C551" w14:textId="77777777" w:rsidR="000C2D21" w:rsidRPr="000C2D21" w:rsidRDefault="000C2D21" w:rsidP="000C2D21">
      <w:r w:rsidRPr="000C2D21">
        <w:t>Tasks:</w:t>
      </w:r>
    </w:p>
    <w:p w14:paraId="69A6A2A9" w14:textId="77777777" w:rsidR="000C2D21" w:rsidRPr="000C2D21" w:rsidRDefault="000C2D21">
      <w:pPr>
        <w:pStyle w:val="Akapitzlist"/>
        <w:numPr>
          <w:ilvl w:val="0"/>
          <w:numId w:val="82"/>
        </w:numPr>
      </w:pPr>
      <w:r w:rsidRPr="000C2D21">
        <w:t xml:space="preserve">create a task for Scheduling Team - Hearings to "Coordinate hearing on Ds Depo Motion for Protective Order (Engineer) in" </w:t>
      </w:r>
    </w:p>
    <w:p w14:paraId="38BB2D26" w14:textId="3DCCC530" w:rsidR="000C2D21" w:rsidRPr="000C2D21" w:rsidRDefault="000C2D21" w:rsidP="001A694E">
      <w:pPr>
        <w:pStyle w:val="DBH3"/>
      </w:pPr>
      <w:bookmarkStart w:id="167" w:name="_Toc130299761"/>
      <w:r w:rsidRPr="000C2D21">
        <w:t>Ds MPO (FA) changed</w:t>
      </w:r>
      <w:bookmarkEnd w:id="167"/>
    </w:p>
    <w:p w14:paraId="7FBFD907" w14:textId="77777777" w:rsidR="000C2D21" w:rsidRPr="000C2D21" w:rsidRDefault="000C2D21" w:rsidP="000C2D21">
      <w:r w:rsidRPr="000C2D21">
        <w:t>Conditions:</w:t>
      </w:r>
    </w:p>
    <w:p w14:paraId="7DF5D3A8" w14:textId="77777777" w:rsidR="000C2D21" w:rsidRPr="000C2D21" w:rsidRDefault="000C2D21">
      <w:pPr>
        <w:pStyle w:val="Akapitzlist"/>
        <w:numPr>
          <w:ilvl w:val="0"/>
          <w:numId w:val="82"/>
        </w:numPr>
      </w:pPr>
      <w:r w:rsidRPr="000C2D21">
        <w:t xml:space="preserve">All: </w:t>
      </w:r>
    </w:p>
    <w:p w14:paraId="5AC5C672" w14:textId="77777777" w:rsidR="000C2D21" w:rsidRPr="000C2D21" w:rsidRDefault="000C2D21">
      <w:pPr>
        <w:pStyle w:val="Akapitzlist"/>
        <w:numPr>
          <w:ilvl w:val="1"/>
          <w:numId w:val="82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Ds MPO (FA)</w:t>
      </w:r>
      <w:r w:rsidRPr="000C2D21">
        <w:t xml:space="preserve"> has changed</w:t>
      </w:r>
    </w:p>
    <w:p w14:paraId="705AEB56" w14:textId="77777777" w:rsidR="000C2D21" w:rsidRPr="000C2D21" w:rsidRDefault="000C2D21">
      <w:pPr>
        <w:pStyle w:val="Akapitzlist"/>
        <w:numPr>
          <w:ilvl w:val="1"/>
          <w:numId w:val="82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Ds MPO (FA)</w:t>
      </w:r>
      <w:r w:rsidRPr="000C2D21">
        <w:t xml:space="preserve"> is not empty</w:t>
      </w:r>
    </w:p>
    <w:p w14:paraId="6B033FF8" w14:textId="77777777" w:rsidR="000C2D21" w:rsidRPr="000C2D21" w:rsidRDefault="000C2D21">
      <w:pPr>
        <w:pStyle w:val="Akapitzlist"/>
        <w:numPr>
          <w:ilvl w:val="1"/>
          <w:numId w:val="82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0C2D21">
        <w:t xml:space="preserve"> is </w:t>
      </w:r>
      <w:r w:rsidRPr="001A694E">
        <w:rPr>
          <w:rStyle w:val="Uwydatnienie"/>
          <w:rFonts w:asciiTheme="minorHAnsi" w:hAnsiTheme="minorHAnsi" w:cstheme="minorHAnsi"/>
          <w:szCs w:val="22"/>
        </w:rPr>
        <w:t>0</w:t>
      </w:r>
    </w:p>
    <w:p w14:paraId="5971FBCE" w14:textId="77777777" w:rsidR="000C2D21" w:rsidRPr="000C2D21" w:rsidRDefault="000C2D21" w:rsidP="000C2D21">
      <w:r w:rsidRPr="000C2D21">
        <w:t>Tasks:</w:t>
      </w:r>
    </w:p>
    <w:p w14:paraId="04D5F4DE" w14:textId="77777777" w:rsidR="000C2D21" w:rsidRPr="000C2D21" w:rsidRDefault="000C2D21">
      <w:pPr>
        <w:pStyle w:val="Akapitzlist"/>
        <w:numPr>
          <w:ilvl w:val="0"/>
          <w:numId w:val="82"/>
        </w:numPr>
      </w:pPr>
      <w:r w:rsidRPr="000C2D21">
        <w:t>create a task for Scheduling Team - Hearing to "Coordinate hearing on Ds Depo Motion for Protective Order (FA) in"</w:t>
      </w:r>
    </w:p>
    <w:p w14:paraId="1F1F92C3" w14:textId="77777777" w:rsidR="000C2D21" w:rsidRPr="000C2D21" w:rsidRDefault="000C2D21">
      <w:pPr>
        <w:pStyle w:val="Akapitzlist"/>
        <w:numPr>
          <w:ilvl w:val="0"/>
          <w:numId w:val="82"/>
        </w:numPr>
      </w:pPr>
      <w:r w:rsidRPr="000C2D21">
        <w:t xml:space="preserve">set Plaintiff Deposition Status to FA Depo - Motion for Protective Order  </w:t>
      </w:r>
    </w:p>
    <w:p w14:paraId="194DF977" w14:textId="5C09602D" w:rsidR="000C2D21" w:rsidRPr="000C2D21" w:rsidRDefault="000C2D21" w:rsidP="001A694E">
      <w:pPr>
        <w:pStyle w:val="DBH3"/>
      </w:pPr>
      <w:bookmarkStart w:id="168" w:name="_Toc130299762"/>
      <w:r w:rsidRPr="000C2D21">
        <w:t>Ds MPO (Insured) changed</w:t>
      </w:r>
      <w:bookmarkEnd w:id="168"/>
    </w:p>
    <w:p w14:paraId="5F680DAA" w14:textId="77777777" w:rsidR="000C2D21" w:rsidRPr="000C2D21" w:rsidRDefault="000C2D21" w:rsidP="000C2D21">
      <w:r w:rsidRPr="000C2D21">
        <w:t>Conditions:</w:t>
      </w:r>
    </w:p>
    <w:p w14:paraId="35E11EE1" w14:textId="77777777" w:rsidR="000C2D21" w:rsidRPr="000C2D21" w:rsidRDefault="000C2D21">
      <w:pPr>
        <w:pStyle w:val="Akapitzlist"/>
        <w:numPr>
          <w:ilvl w:val="0"/>
          <w:numId w:val="83"/>
        </w:numPr>
      </w:pPr>
      <w:r w:rsidRPr="000C2D21">
        <w:t xml:space="preserve">All: </w:t>
      </w:r>
    </w:p>
    <w:p w14:paraId="186A7BB3" w14:textId="77777777" w:rsidR="000C2D21" w:rsidRPr="000C2D21" w:rsidRDefault="000C2D21">
      <w:pPr>
        <w:pStyle w:val="Akapitzlist"/>
        <w:numPr>
          <w:ilvl w:val="1"/>
          <w:numId w:val="83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Ds MPO (Insured)</w:t>
      </w:r>
      <w:r w:rsidRPr="000C2D21">
        <w:t xml:space="preserve"> has changed</w:t>
      </w:r>
    </w:p>
    <w:p w14:paraId="48185353" w14:textId="77777777" w:rsidR="000C2D21" w:rsidRPr="000C2D21" w:rsidRDefault="000C2D21">
      <w:pPr>
        <w:pStyle w:val="Akapitzlist"/>
        <w:numPr>
          <w:ilvl w:val="1"/>
          <w:numId w:val="83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Ds MPO (Insured)</w:t>
      </w:r>
      <w:r w:rsidRPr="000C2D21">
        <w:t xml:space="preserve"> is not empty</w:t>
      </w:r>
    </w:p>
    <w:p w14:paraId="68417410" w14:textId="77777777" w:rsidR="000C2D21" w:rsidRPr="000C2D21" w:rsidRDefault="000C2D21">
      <w:pPr>
        <w:pStyle w:val="Akapitzlist"/>
        <w:numPr>
          <w:ilvl w:val="1"/>
          <w:numId w:val="83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0C2D21">
        <w:t xml:space="preserve"> is </w:t>
      </w:r>
      <w:r w:rsidRPr="001A694E">
        <w:rPr>
          <w:rStyle w:val="Uwydatnienie"/>
          <w:rFonts w:asciiTheme="minorHAnsi" w:hAnsiTheme="minorHAnsi" w:cstheme="minorHAnsi"/>
          <w:szCs w:val="22"/>
        </w:rPr>
        <w:t>0</w:t>
      </w:r>
    </w:p>
    <w:p w14:paraId="6E6ABFD1" w14:textId="77777777" w:rsidR="000C2D21" w:rsidRPr="000C2D21" w:rsidRDefault="000C2D21" w:rsidP="000C2D21">
      <w:r w:rsidRPr="000C2D21">
        <w:t>Tasks:</w:t>
      </w:r>
    </w:p>
    <w:p w14:paraId="104DB8E1" w14:textId="77777777" w:rsidR="000C2D21" w:rsidRPr="000C2D21" w:rsidRDefault="000C2D21">
      <w:pPr>
        <w:pStyle w:val="Akapitzlist"/>
        <w:numPr>
          <w:ilvl w:val="0"/>
          <w:numId w:val="83"/>
        </w:numPr>
      </w:pPr>
      <w:r w:rsidRPr="000C2D21">
        <w:t>create a task for Scheduling Team - Hearings to "Coordinate hearing on Ds Depo Motion for Protective Order (Insured) in"</w:t>
      </w:r>
    </w:p>
    <w:p w14:paraId="10BA3E46" w14:textId="77777777" w:rsidR="000C2D21" w:rsidRPr="000C2D21" w:rsidRDefault="000C2D21">
      <w:pPr>
        <w:pStyle w:val="Akapitzlist"/>
        <w:numPr>
          <w:ilvl w:val="0"/>
          <w:numId w:val="83"/>
        </w:numPr>
      </w:pPr>
      <w:r w:rsidRPr="000C2D21">
        <w:t xml:space="preserve">set Plaintiff Deposition Status to Insured Depo - Motion for Protective Order </w:t>
      </w:r>
    </w:p>
    <w:p w14:paraId="53F3AF30" w14:textId="7C211B73" w:rsidR="000C2D21" w:rsidRPr="000C2D21" w:rsidRDefault="000C2D21" w:rsidP="001A694E">
      <w:pPr>
        <w:pStyle w:val="DBH3"/>
      </w:pPr>
      <w:bookmarkStart w:id="169" w:name="_Toc130299763"/>
      <w:r w:rsidRPr="000C2D21">
        <w:lastRenderedPageBreak/>
        <w:t>Ds MPO (Pricing Expert) changed</w:t>
      </w:r>
      <w:bookmarkEnd w:id="169"/>
    </w:p>
    <w:p w14:paraId="4694A146" w14:textId="77777777" w:rsidR="000C2D21" w:rsidRPr="000C2D21" w:rsidRDefault="000C2D21" w:rsidP="000C2D21">
      <w:r w:rsidRPr="000C2D21">
        <w:t>Conditions:</w:t>
      </w:r>
    </w:p>
    <w:p w14:paraId="4EFBD64B" w14:textId="77777777" w:rsidR="000C2D21" w:rsidRPr="000C2D21" w:rsidRDefault="000C2D21">
      <w:pPr>
        <w:pStyle w:val="Akapitzlist"/>
        <w:numPr>
          <w:ilvl w:val="0"/>
          <w:numId w:val="84"/>
        </w:numPr>
      </w:pPr>
      <w:r w:rsidRPr="000C2D21">
        <w:t xml:space="preserve">All: </w:t>
      </w:r>
    </w:p>
    <w:p w14:paraId="2E58C93F" w14:textId="77777777" w:rsidR="000C2D21" w:rsidRPr="000C2D21" w:rsidRDefault="000C2D21">
      <w:pPr>
        <w:pStyle w:val="Akapitzlist"/>
        <w:numPr>
          <w:ilvl w:val="1"/>
          <w:numId w:val="84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Ds MPO (Pricing Expert)</w:t>
      </w:r>
      <w:r w:rsidRPr="000C2D21">
        <w:t xml:space="preserve"> has changed</w:t>
      </w:r>
    </w:p>
    <w:p w14:paraId="1F2D531A" w14:textId="77777777" w:rsidR="000C2D21" w:rsidRPr="000C2D21" w:rsidRDefault="000C2D21">
      <w:pPr>
        <w:pStyle w:val="Akapitzlist"/>
        <w:numPr>
          <w:ilvl w:val="1"/>
          <w:numId w:val="84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Ds MPO (Pricing Expert)</w:t>
      </w:r>
      <w:r w:rsidRPr="000C2D21">
        <w:t xml:space="preserve"> is not empty</w:t>
      </w:r>
    </w:p>
    <w:p w14:paraId="28D9BE6D" w14:textId="77777777" w:rsidR="000C2D21" w:rsidRPr="000C2D21" w:rsidRDefault="000C2D21">
      <w:pPr>
        <w:pStyle w:val="Akapitzlist"/>
        <w:numPr>
          <w:ilvl w:val="1"/>
          <w:numId w:val="84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0C2D21">
        <w:t xml:space="preserve"> is </w:t>
      </w:r>
      <w:r w:rsidRPr="001A694E">
        <w:rPr>
          <w:rStyle w:val="Uwydatnienie"/>
          <w:rFonts w:asciiTheme="minorHAnsi" w:hAnsiTheme="minorHAnsi" w:cstheme="minorHAnsi"/>
          <w:szCs w:val="22"/>
        </w:rPr>
        <w:t>0</w:t>
      </w:r>
    </w:p>
    <w:p w14:paraId="5B11335B" w14:textId="77777777" w:rsidR="000C2D21" w:rsidRPr="000C2D21" w:rsidRDefault="000C2D21" w:rsidP="000C2D21">
      <w:r w:rsidRPr="000C2D21">
        <w:t>Tasks:</w:t>
      </w:r>
    </w:p>
    <w:p w14:paraId="3DEC1728" w14:textId="77777777" w:rsidR="000C2D21" w:rsidRPr="000C2D21" w:rsidRDefault="000C2D21">
      <w:pPr>
        <w:pStyle w:val="Akapitzlist"/>
        <w:numPr>
          <w:ilvl w:val="0"/>
          <w:numId w:val="84"/>
        </w:numPr>
      </w:pPr>
      <w:r w:rsidRPr="000C2D21">
        <w:t>create a task for Scheduling Team - Hearing to "Coordinate hearing on Ds Depo Motion for Protective Order (Pricing Expert) in"</w:t>
      </w:r>
    </w:p>
    <w:p w14:paraId="25411EFE" w14:textId="77777777" w:rsidR="000C2D21" w:rsidRPr="000C2D21" w:rsidRDefault="000C2D21">
      <w:pPr>
        <w:pStyle w:val="Akapitzlist"/>
        <w:numPr>
          <w:ilvl w:val="0"/>
          <w:numId w:val="84"/>
        </w:numPr>
      </w:pPr>
      <w:r w:rsidRPr="000C2D21">
        <w:t xml:space="preserve">set Plaintiff Deposition Status to Pricing Expert Depo - Motion for Protective Order </w:t>
      </w:r>
    </w:p>
    <w:p w14:paraId="4E4EB85C" w14:textId="61315968" w:rsidR="000C2D21" w:rsidRPr="000C2D21" w:rsidRDefault="000C2D21" w:rsidP="001A694E">
      <w:pPr>
        <w:pStyle w:val="DBH3"/>
      </w:pPr>
      <w:bookmarkStart w:id="170" w:name="_Toc130299764"/>
      <w:r w:rsidRPr="000C2D21">
        <w:t>Engineer Depo Date changed</w:t>
      </w:r>
      <w:bookmarkEnd w:id="170"/>
    </w:p>
    <w:p w14:paraId="3D038334" w14:textId="77777777" w:rsidR="000C2D21" w:rsidRPr="000C2D21" w:rsidRDefault="000C2D21" w:rsidP="000C2D21">
      <w:r w:rsidRPr="000C2D21">
        <w:t>Conditions:</w:t>
      </w:r>
    </w:p>
    <w:p w14:paraId="4ACD3D4E" w14:textId="77777777" w:rsidR="000C2D21" w:rsidRPr="000C2D21" w:rsidRDefault="000C2D21">
      <w:pPr>
        <w:pStyle w:val="Akapitzlist"/>
        <w:numPr>
          <w:ilvl w:val="0"/>
          <w:numId w:val="85"/>
        </w:numPr>
      </w:pPr>
      <w:r w:rsidRPr="000C2D21">
        <w:t xml:space="preserve">All: </w:t>
      </w:r>
    </w:p>
    <w:p w14:paraId="3EB5A3E4" w14:textId="77777777" w:rsidR="000C2D21" w:rsidRPr="000C2D21" w:rsidRDefault="000C2D21">
      <w:pPr>
        <w:pStyle w:val="Akapitzlist"/>
        <w:numPr>
          <w:ilvl w:val="1"/>
          <w:numId w:val="85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Engineer Depo Date</w:t>
      </w:r>
      <w:r w:rsidRPr="000C2D21">
        <w:t xml:space="preserve"> has changed</w:t>
      </w:r>
    </w:p>
    <w:p w14:paraId="595D3167" w14:textId="77777777" w:rsidR="000C2D21" w:rsidRPr="000C2D21" w:rsidRDefault="000C2D21">
      <w:pPr>
        <w:pStyle w:val="Akapitzlist"/>
        <w:numPr>
          <w:ilvl w:val="1"/>
          <w:numId w:val="85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Engineer Depo Date</w:t>
      </w:r>
      <w:r w:rsidRPr="000C2D21">
        <w:t xml:space="preserve"> is not empty</w:t>
      </w:r>
    </w:p>
    <w:p w14:paraId="673D1282" w14:textId="77777777" w:rsidR="000C2D21" w:rsidRPr="000C2D21" w:rsidRDefault="000C2D21">
      <w:pPr>
        <w:pStyle w:val="Akapitzlist"/>
        <w:numPr>
          <w:ilvl w:val="1"/>
          <w:numId w:val="85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0C2D21">
        <w:t xml:space="preserve"> is </w:t>
      </w:r>
      <w:r w:rsidRPr="001A694E">
        <w:rPr>
          <w:rStyle w:val="Uwydatnienie"/>
          <w:rFonts w:asciiTheme="minorHAnsi" w:hAnsiTheme="minorHAnsi" w:cstheme="minorHAnsi"/>
          <w:szCs w:val="22"/>
        </w:rPr>
        <w:t>0</w:t>
      </w:r>
    </w:p>
    <w:p w14:paraId="59B71229" w14:textId="77777777" w:rsidR="000C2D21" w:rsidRPr="000C2D21" w:rsidRDefault="000C2D21" w:rsidP="000C2D21">
      <w:r w:rsidRPr="000C2D21">
        <w:t>Tasks:</w:t>
      </w:r>
    </w:p>
    <w:p w14:paraId="5F4090C0" w14:textId="77777777" w:rsidR="000C2D21" w:rsidRPr="000C2D21" w:rsidRDefault="000C2D21">
      <w:pPr>
        <w:pStyle w:val="Akapitzlist"/>
        <w:numPr>
          <w:ilvl w:val="0"/>
          <w:numId w:val="85"/>
        </w:numPr>
      </w:pPr>
      <w:r w:rsidRPr="000C2D21">
        <w:t>add calendar event to Assign and Case Manager "Deposition of D's Engineerin"</w:t>
      </w:r>
    </w:p>
    <w:p w14:paraId="4AFDF821" w14:textId="77777777" w:rsidR="000C2D21" w:rsidRPr="000C2D21" w:rsidRDefault="000C2D21">
      <w:pPr>
        <w:pStyle w:val="Akapitzlist"/>
        <w:numPr>
          <w:ilvl w:val="0"/>
          <w:numId w:val="85"/>
        </w:numPr>
      </w:pPr>
      <w:r w:rsidRPr="000C2D21">
        <w:t xml:space="preserve">set Plaintiff Deposition Status to Engineer Depo - Set </w:t>
      </w:r>
    </w:p>
    <w:p w14:paraId="0C24F6CA" w14:textId="47BD0389" w:rsidR="000C2D21" w:rsidRPr="000C2D21" w:rsidRDefault="000C2D21" w:rsidP="001A694E">
      <w:pPr>
        <w:pStyle w:val="DBH3"/>
      </w:pPr>
      <w:bookmarkStart w:id="171" w:name="_Toc130299765"/>
      <w:r w:rsidRPr="000C2D21">
        <w:t>FA Depo Date changed</w:t>
      </w:r>
      <w:bookmarkEnd w:id="171"/>
    </w:p>
    <w:p w14:paraId="011C4CF9" w14:textId="77777777" w:rsidR="000C2D21" w:rsidRPr="000C2D21" w:rsidRDefault="000C2D21" w:rsidP="000C2D21">
      <w:r w:rsidRPr="000C2D21">
        <w:t>Conditions:</w:t>
      </w:r>
    </w:p>
    <w:p w14:paraId="35C198AA" w14:textId="77777777" w:rsidR="000C2D21" w:rsidRPr="000C2D21" w:rsidRDefault="000C2D21">
      <w:pPr>
        <w:pStyle w:val="Akapitzlist"/>
        <w:numPr>
          <w:ilvl w:val="0"/>
          <w:numId w:val="86"/>
        </w:numPr>
      </w:pPr>
      <w:r w:rsidRPr="000C2D21">
        <w:t xml:space="preserve">All: </w:t>
      </w:r>
    </w:p>
    <w:p w14:paraId="5F0A920A" w14:textId="77777777" w:rsidR="000C2D21" w:rsidRPr="000C2D21" w:rsidRDefault="000C2D21">
      <w:pPr>
        <w:pStyle w:val="Akapitzlist"/>
        <w:numPr>
          <w:ilvl w:val="1"/>
          <w:numId w:val="86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FA Depo Date</w:t>
      </w:r>
      <w:r w:rsidRPr="000C2D21">
        <w:t xml:space="preserve"> has changed</w:t>
      </w:r>
    </w:p>
    <w:p w14:paraId="33917E99" w14:textId="77777777" w:rsidR="000C2D21" w:rsidRPr="000C2D21" w:rsidRDefault="000C2D21">
      <w:pPr>
        <w:pStyle w:val="Akapitzlist"/>
        <w:numPr>
          <w:ilvl w:val="1"/>
          <w:numId w:val="86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FA Depo Date</w:t>
      </w:r>
      <w:r w:rsidRPr="000C2D21">
        <w:t xml:space="preserve"> is not empty</w:t>
      </w:r>
    </w:p>
    <w:p w14:paraId="6FB27BCF" w14:textId="77777777" w:rsidR="000C2D21" w:rsidRPr="000C2D21" w:rsidRDefault="000C2D21">
      <w:pPr>
        <w:pStyle w:val="Akapitzlist"/>
        <w:numPr>
          <w:ilvl w:val="1"/>
          <w:numId w:val="86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0C2D21">
        <w:t xml:space="preserve"> is </w:t>
      </w:r>
      <w:r w:rsidRPr="001A694E">
        <w:rPr>
          <w:rStyle w:val="Uwydatnienie"/>
          <w:rFonts w:asciiTheme="minorHAnsi" w:hAnsiTheme="minorHAnsi" w:cstheme="minorHAnsi"/>
          <w:szCs w:val="22"/>
        </w:rPr>
        <w:t>0</w:t>
      </w:r>
    </w:p>
    <w:p w14:paraId="405F1E71" w14:textId="77777777" w:rsidR="000C2D21" w:rsidRPr="000C2D21" w:rsidRDefault="000C2D21" w:rsidP="000C2D21">
      <w:r w:rsidRPr="000C2D21">
        <w:t>Tasks:</w:t>
      </w:r>
    </w:p>
    <w:p w14:paraId="1C1F9EEF" w14:textId="77777777" w:rsidR="000C2D21" w:rsidRPr="000C2D21" w:rsidRDefault="000C2D21">
      <w:pPr>
        <w:pStyle w:val="Akapitzlist"/>
        <w:numPr>
          <w:ilvl w:val="0"/>
          <w:numId w:val="86"/>
        </w:numPr>
      </w:pPr>
      <w:r w:rsidRPr="000C2D21">
        <w:t>add calendar event to Assigned and Case Manager "Deposition of D's Field Adjuster in"</w:t>
      </w:r>
    </w:p>
    <w:p w14:paraId="0420EE0D" w14:textId="77777777" w:rsidR="000C2D21" w:rsidRPr="000C2D21" w:rsidRDefault="000C2D21">
      <w:pPr>
        <w:pStyle w:val="Akapitzlist"/>
        <w:numPr>
          <w:ilvl w:val="0"/>
          <w:numId w:val="86"/>
        </w:numPr>
      </w:pPr>
      <w:r w:rsidRPr="000C2D21">
        <w:t xml:space="preserve">set Plaintiff Deposition Status to FA Depo - Set </w:t>
      </w:r>
    </w:p>
    <w:p w14:paraId="7E59172D" w14:textId="7D23D515" w:rsidR="000C2D21" w:rsidRPr="000C2D21" w:rsidRDefault="000C2D21" w:rsidP="001A694E">
      <w:pPr>
        <w:pStyle w:val="DBH3"/>
      </w:pPr>
      <w:bookmarkStart w:id="172" w:name="_Toc130299766"/>
      <w:r w:rsidRPr="000C2D21">
        <w:t>Insured Depo Date changed</w:t>
      </w:r>
      <w:bookmarkEnd w:id="172"/>
    </w:p>
    <w:p w14:paraId="3ADB0ADD" w14:textId="77777777" w:rsidR="000C2D21" w:rsidRPr="000C2D21" w:rsidRDefault="000C2D21" w:rsidP="000C2D21">
      <w:r w:rsidRPr="000C2D21">
        <w:t>Conditions:</w:t>
      </w:r>
    </w:p>
    <w:p w14:paraId="003CA152" w14:textId="77777777" w:rsidR="000C2D21" w:rsidRPr="000C2D21" w:rsidRDefault="000C2D21">
      <w:pPr>
        <w:pStyle w:val="Akapitzlist"/>
        <w:numPr>
          <w:ilvl w:val="0"/>
          <w:numId w:val="87"/>
        </w:numPr>
      </w:pPr>
      <w:r w:rsidRPr="000C2D21">
        <w:lastRenderedPageBreak/>
        <w:t xml:space="preserve">All: </w:t>
      </w:r>
    </w:p>
    <w:p w14:paraId="310582E2" w14:textId="77777777" w:rsidR="000C2D21" w:rsidRPr="000C2D21" w:rsidRDefault="000C2D21">
      <w:pPr>
        <w:pStyle w:val="Akapitzlist"/>
        <w:numPr>
          <w:ilvl w:val="1"/>
          <w:numId w:val="87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Insured Depo Date (PP)</w:t>
      </w:r>
      <w:r w:rsidRPr="000C2D21">
        <w:t xml:space="preserve"> has changed</w:t>
      </w:r>
    </w:p>
    <w:p w14:paraId="3B7AE581" w14:textId="77777777" w:rsidR="000C2D21" w:rsidRPr="000C2D21" w:rsidRDefault="000C2D21">
      <w:pPr>
        <w:pStyle w:val="Akapitzlist"/>
        <w:numPr>
          <w:ilvl w:val="1"/>
          <w:numId w:val="87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Insured Depo Date (PP)</w:t>
      </w:r>
      <w:r w:rsidRPr="000C2D21">
        <w:t xml:space="preserve"> is not empty</w:t>
      </w:r>
    </w:p>
    <w:p w14:paraId="74C36013" w14:textId="77777777" w:rsidR="000C2D21" w:rsidRPr="000C2D21" w:rsidRDefault="000C2D21">
      <w:pPr>
        <w:pStyle w:val="Akapitzlist"/>
        <w:numPr>
          <w:ilvl w:val="1"/>
          <w:numId w:val="87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0C2D21">
        <w:t xml:space="preserve"> is </w:t>
      </w:r>
      <w:r w:rsidRPr="001A694E">
        <w:rPr>
          <w:rStyle w:val="Uwydatnienie"/>
          <w:rFonts w:asciiTheme="minorHAnsi" w:hAnsiTheme="minorHAnsi" w:cstheme="minorHAnsi"/>
          <w:szCs w:val="22"/>
        </w:rPr>
        <w:t>0</w:t>
      </w:r>
    </w:p>
    <w:p w14:paraId="538EA6BB" w14:textId="77777777" w:rsidR="000C2D21" w:rsidRPr="000C2D21" w:rsidRDefault="000C2D21" w:rsidP="000C2D21">
      <w:r w:rsidRPr="000C2D21">
        <w:t>Tasks:</w:t>
      </w:r>
    </w:p>
    <w:p w14:paraId="229F2B01" w14:textId="77777777" w:rsidR="000C2D21" w:rsidRPr="000C2D21" w:rsidRDefault="000C2D21">
      <w:pPr>
        <w:pStyle w:val="Akapitzlist"/>
        <w:numPr>
          <w:ilvl w:val="0"/>
          <w:numId w:val="87"/>
        </w:numPr>
      </w:pPr>
      <w:r w:rsidRPr="000C2D21">
        <w:t>set Plaintiff Deposition Status to Insured Depo - Set</w:t>
      </w:r>
    </w:p>
    <w:p w14:paraId="4F417B63" w14:textId="04D2957B" w:rsidR="000C2D21" w:rsidRDefault="000C2D21">
      <w:pPr>
        <w:pStyle w:val="Akapitzlist"/>
        <w:numPr>
          <w:ilvl w:val="0"/>
          <w:numId w:val="87"/>
        </w:numPr>
      </w:pPr>
      <w:r w:rsidRPr="000C2D21">
        <w:t xml:space="preserve">add calendar event to Assigned and Case Manager "Deposition of Insured in" </w:t>
      </w:r>
    </w:p>
    <w:p w14:paraId="2A44C2BF" w14:textId="10916A39" w:rsidR="004C4CD9" w:rsidRDefault="004C4CD9" w:rsidP="004C4CD9">
      <w:pPr>
        <w:pStyle w:val="DBH3"/>
      </w:pPr>
      <w:bookmarkStart w:id="173" w:name="_Toc130299767"/>
      <w:r>
        <w:t>Plaintiff Deposition Status = CR Depo - Requested and no date has been entered within 7</w:t>
      </w:r>
      <w:bookmarkEnd w:id="173"/>
    </w:p>
    <w:p w14:paraId="2AEFDB2D" w14:textId="77777777" w:rsidR="004C4CD9" w:rsidRDefault="004C4CD9" w:rsidP="004C4CD9">
      <w:r>
        <w:t>Conditions:</w:t>
      </w:r>
    </w:p>
    <w:p w14:paraId="4EB81341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All: </w:t>
      </w:r>
    </w:p>
    <w:p w14:paraId="06C79084" w14:textId="77777777" w:rsidR="004C4CD9" w:rsidRDefault="004C4CD9">
      <w:pPr>
        <w:pStyle w:val="Akapitzlist"/>
        <w:numPr>
          <w:ilvl w:val="1"/>
          <w:numId w:val="93"/>
        </w:numPr>
      </w:pPr>
      <w:r>
        <w:t>Status is CR Depo - Requested</w:t>
      </w:r>
    </w:p>
    <w:p w14:paraId="30FFBAA5" w14:textId="77777777" w:rsidR="004C4CD9" w:rsidRDefault="004C4CD9">
      <w:pPr>
        <w:pStyle w:val="Akapitzlist"/>
        <w:numPr>
          <w:ilvl w:val="1"/>
          <w:numId w:val="93"/>
        </w:numPr>
      </w:pPr>
      <w:r>
        <w:t>Status Age equal to 7</w:t>
      </w:r>
    </w:p>
    <w:p w14:paraId="5DA8299A" w14:textId="77777777" w:rsidR="004C4CD9" w:rsidRDefault="004C4CD9">
      <w:pPr>
        <w:pStyle w:val="Akapitzlist"/>
        <w:numPr>
          <w:ilvl w:val="1"/>
          <w:numId w:val="93"/>
        </w:numPr>
      </w:pPr>
      <w:r>
        <w:t>Lock Automation is 0</w:t>
      </w:r>
    </w:p>
    <w:p w14:paraId="1750D4BC" w14:textId="77777777" w:rsidR="004C4CD9" w:rsidRDefault="004C4CD9">
      <w:pPr>
        <w:pStyle w:val="Akapitzlist"/>
        <w:numPr>
          <w:ilvl w:val="1"/>
          <w:numId w:val="93"/>
        </w:numPr>
      </w:pPr>
      <w:r>
        <w:t>Stage is Plaintiff Deposition</w:t>
      </w:r>
    </w:p>
    <w:p w14:paraId="340632D9" w14:textId="77777777" w:rsidR="004C4CD9" w:rsidRDefault="004C4CD9" w:rsidP="004C4CD9">
      <w:r>
        <w:t>Tasks:</w:t>
      </w:r>
    </w:p>
    <w:p w14:paraId="6CD986CC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send e-mail template "Ps 2nd Request for dates for CRs Depo" to OPPOSING_COUNSEL_EMAIL </w:t>
      </w:r>
    </w:p>
    <w:p w14:paraId="70152363" w14:textId="5E6103E2" w:rsidR="004C4CD9" w:rsidRDefault="004C4CD9" w:rsidP="004C4CD9">
      <w:pPr>
        <w:pStyle w:val="DBH3"/>
      </w:pPr>
      <w:bookmarkStart w:id="174" w:name="_Toc130299768"/>
      <w:r>
        <w:t>Plaintiff Deposition Status = Insured Depo - Requested and no date has been entered within 7</w:t>
      </w:r>
      <w:bookmarkEnd w:id="174"/>
    </w:p>
    <w:p w14:paraId="75FB80BA" w14:textId="77777777" w:rsidR="004C4CD9" w:rsidRDefault="004C4CD9" w:rsidP="004C4CD9">
      <w:r>
        <w:t>Conditions:</w:t>
      </w:r>
    </w:p>
    <w:p w14:paraId="4C8651D6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All: </w:t>
      </w:r>
    </w:p>
    <w:p w14:paraId="57FE58BB" w14:textId="77777777" w:rsidR="004C4CD9" w:rsidRDefault="004C4CD9">
      <w:pPr>
        <w:pStyle w:val="Akapitzlist"/>
        <w:numPr>
          <w:ilvl w:val="1"/>
          <w:numId w:val="93"/>
        </w:numPr>
      </w:pPr>
      <w:r>
        <w:t>Status is Insured Depo - Requested</w:t>
      </w:r>
    </w:p>
    <w:p w14:paraId="539EDD8B" w14:textId="77777777" w:rsidR="004C4CD9" w:rsidRDefault="004C4CD9">
      <w:pPr>
        <w:pStyle w:val="Akapitzlist"/>
        <w:numPr>
          <w:ilvl w:val="1"/>
          <w:numId w:val="93"/>
        </w:numPr>
      </w:pPr>
      <w:r>
        <w:t>Status Age equal to 7</w:t>
      </w:r>
    </w:p>
    <w:p w14:paraId="10A5EEA6" w14:textId="77777777" w:rsidR="004C4CD9" w:rsidRDefault="004C4CD9">
      <w:pPr>
        <w:pStyle w:val="Akapitzlist"/>
        <w:numPr>
          <w:ilvl w:val="1"/>
          <w:numId w:val="93"/>
        </w:numPr>
      </w:pPr>
      <w:r>
        <w:t>Lock Automation is 0</w:t>
      </w:r>
    </w:p>
    <w:p w14:paraId="48C0FEEA" w14:textId="77777777" w:rsidR="004C4CD9" w:rsidRDefault="004C4CD9">
      <w:pPr>
        <w:pStyle w:val="Akapitzlist"/>
        <w:numPr>
          <w:ilvl w:val="1"/>
          <w:numId w:val="93"/>
        </w:numPr>
      </w:pPr>
      <w:r>
        <w:t>Stage is Plaintiff Deposition</w:t>
      </w:r>
    </w:p>
    <w:p w14:paraId="37F3E8C2" w14:textId="77777777" w:rsidR="004C4CD9" w:rsidRDefault="004C4CD9" w:rsidP="004C4CD9">
      <w:r>
        <w:t>Tasks:</w:t>
      </w:r>
    </w:p>
    <w:p w14:paraId="23353F1B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send e-mail "Ps 2nd Request for dates for Insured Depo" to Opposing Counsel </w:t>
      </w:r>
    </w:p>
    <w:p w14:paraId="4CC2C679" w14:textId="0690B0EE" w:rsidR="004C4CD9" w:rsidRDefault="004C4CD9" w:rsidP="004C4CD9">
      <w:pPr>
        <w:pStyle w:val="DBH3"/>
      </w:pPr>
      <w:bookmarkStart w:id="175" w:name="_Toc130299769"/>
      <w:r>
        <w:t>Plaintiff Deposition Status = Contractor Depo - Requested and no date has been entered within 14</w:t>
      </w:r>
      <w:bookmarkEnd w:id="175"/>
    </w:p>
    <w:p w14:paraId="6744FDBA" w14:textId="77777777" w:rsidR="004C4CD9" w:rsidRDefault="004C4CD9" w:rsidP="004C4CD9">
      <w:r>
        <w:t>Conditions:</w:t>
      </w:r>
    </w:p>
    <w:p w14:paraId="5CC6A661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All: </w:t>
      </w:r>
    </w:p>
    <w:p w14:paraId="4BE9C0F6" w14:textId="77777777" w:rsidR="004C4CD9" w:rsidRDefault="004C4CD9">
      <w:pPr>
        <w:pStyle w:val="Akapitzlist"/>
        <w:numPr>
          <w:ilvl w:val="1"/>
          <w:numId w:val="93"/>
        </w:numPr>
      </w:pPr>
      <w:r>
        <w:t>Status is Contractor Depo - Requested</w:t>
      </w:r>
    </w:p>
    <w:p w14:paraId="619C8285" w14:textId="77777777" w:rsidR="004C4CD9" w:rsidRDefault="004C4CD9">
      <w:pPr>
        <w:pStyle w:val="Akapitzlist"/>
        <w:numPr>
          <w:ilvl w:val="1"/>
          <w:numId w:val="93"/>
        </w:numPr>
      </w:pPr>
      <w:r>
        <w:t>Status Age equal to 14</w:t>
      </w:r>
    </w:p>
    <w:p w14:paraId="4C480A66" w14:textId="77777777" w:rsidR="004C4CD9" w:rsidRDefault="004C4CD9">
      <w:pPr>
        <w:pStyle w:val="Akapitzlist"/>
        <w:numPr>
          <w:ilvl w:val="1"/>
          <w:numId w:val="93"/>
        </w:numPr>
      </w:pPr>
      <w:r>
        <w:lastRenderedPageBreak/>
        <w:t>Lock Automation is 0</w:t>
      </w:r>
    </w:p>
    <w:p w14:paraId="02C3BBFB" w14:textId="77777777" w:rsidR="004C4CD9" w:rsidRDefault="004C4CD9">
      <w:pPr>
        <w:pStyle w:val="Akapitzlist"/>
        <w:numPr>
          <w:ilvl w:val="1"/>
          <w:numId w:val="93"/>
        </w:numPr>
      </w:pPr>
      <w:r>
        <w:t>Stage is Plaintiff Deposition</w:t>
      </w:r>
    </w:p>
    <w:p w14:paraId="2706FCB1" w14:textId="77777777" w:rsidR="004C4CD9" w:rsidRDefault="004C4CD9" w:rsidP="004C4CD9">
      <w:r>
        <w:t>Tasks:</w:t>
      </w:r>
    </w:p>
    <w:p w14:paraId="5218CAF2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send e-mail template "Ps 3rd Request for dates for Contractor Depo" to OPPOSING_COUNSEL_EMAIL </w:t>
      </w:r>
    </w:p>
    <w:p w14:paraId="1C2E8C0B" w14:textId="503C0ED5" w:rsidR="004C4CD9" w:rsidRDefault="004C4CD9" w:rsidP="004C4CD9">
      <w:pPr>
        <w:pStyle w:val="DBH3"/>
      </w:pPr>
      <w:bookmarkStart w:id="176" w:name="_Toc130299770"/>
      <w:r>
        <w:t>Plaintiff Deposition Status = Contractor Depo - Requested and no date has been entered within 21</w:t>
      </w:r>
      <w:bookmarkEnd w:id="176"/>
    </w:p>
    <w:p w14:paraId="40BF4B93" w14:textId="77777777" w:rsidR="004C4CD9" w:rsidRDefault="004C4CD9" w:rsidP="004C4CD9">
      <w:r>
        <w:t>Conditions:</w:t>
      </w:r>
    </w:p>
    <w:p w14:paraId="05C32E7B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All: </w:t>
      </w:r>
    </w:p>
    <w:p w14:paraId="2BDAE3A0" w14:textId="77777777" w:rsidR="004C4CD9" w:rsidRDefault="004C4CD9">
      <w:pPr>
        <w:pStyle w:val="Akapitzlist"/>
        <w:numPr>
          <w:ilvl w:val="1"/>
          <w:numId w:val="93"/>
        </w:numPr>
      </w:pPr>
      <w:r>
        <w:t>Status is Contractor Depo - Requested</w:t>
      </w:r>
    </w:p>
    <w:p w14:paraId="075B3AC9" w14:textId="77777777" w:rsidR="004C4CD9" w:rsidRDefault="004C4CD9">
      <w:pPr>
        <w:pStyle w:val="Akapitzlist"/>
        <w:numPr>
          <w:ilvl w:val="1"/>
          <w:numId w:val="93"/>
        </w:numPr>
      </w:pPr>
      <w:r>
        <w:t>Status Age equal to 21</w:t>
      </w:r>
    </w:p>
    <w:p w14:paraId="51EAD356" w14:textId="77777777" w:rsidR="004C4CD9" w:rsidRDefault="004C4CD9">
      <w:pPr>
        <w:pStyle w:val="Akapitzlist"/>
        <w:numPr>
          <w:ilvl w:val="1"/>
          <w:numId w:val="93"/>
        </w:numPr>
      </w:pPr>
      <w:r>
        <w:t>Lock Automation is 0</w:t>
      </w:r>
    </w:p>
    <w:p w14:paraId="38BA6B6D" w14:textId="77777777" w:rsidR="004C4CD9" w:rsidRDefault="004C4CD9">
      <w:pPr>
        <w:pStyle w:val="Akapitzlist"/>
        <w:numPr>
          <w:ilvl w:val="1"/>
          <w:numId w:val="93"/>
        </w:numPr>
      </w:pPr>
      <w:r>
        <w:t>Stage is Plaintiff Deposition</w:t>
      </w:r>
    </w:p>
    <w:p w14:paraId="47B02BA6" w14:textId="77777777" w:rsidR="004C4CD9" w:rsidRDefault="004C4CD9" w:rsidP="004C4CD9">
      <w:r>
        <w:t>Tasks:</w:t>
      </w:r>
    </w:p>
    <w:p w14:paraId="4C874BE2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create task for Scheduling Team - Depositions to "Unilaterally Set Depo of D's Contractor in" </w:t>
      </w:r>
    </w:p>
    <w:p w14:paraId="7D76E900" w14:textId="743B04AF" w:rsidR="004C4CD9" w:rsidRDefault="004C4CD9" w:rsidP="004C4CD9">
      <w:pPr>
        <w:pStyle w:val="DBH3"/>
      </w:pPr>
      <w:bookmarkStart w:id="177" w:name="_Toc130299771"/>
      <w:r>
        <w:t>Plaintiff Deposition Status = Contractor Depo - Requested and no date has been entered within 7</w:t>
      </w:r>
      <w:bookmarkEnd w:id="177"/>
    </w:p>
    <w:p w14:paraId="55D5A547" w14:textId="77777777" w:rsidR="004C4CD9" w:rsidRDefault="004C4CD9" w:rsidP="004C4CD9">
      <w:r>
        <w:t>Conditions:</w:t>
      </w:r>
    </w:p>
    <w:p w14:paraId="00326D70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All: </w:t>
      </w:r>
    </w:p>
    <w:p w14:paraId="299D1098" w14:textId="77777777" w:rsidR="004C4CD9" w:rsidRDefault="004C4CD9">
      <w:pPr>
        <w:pStyle w:val="Akapitzlist"/>
        <w:numPr>
          <w:ilvl w:val="1"/>
          <w:numId w:val="93"/>
        </w:numPr>
      </w:pPr>
      <w:r>
        <w:t>Status is Contractor Depo - Requested</w:t>
      </w:r>
    </w:p>
    <w:p w14:paraId="099265D3" w14:textId="77777777" w:rsidR="004C4CD9" w:rsidRDefault="004C4CD9">
      <w:pPr>
        <w:pStyle w:val="Akapitzlist"/>
        <w:numPr>
          <w:ilvl w:val="1"/>
          <w:numId w:val="93"/>
        </w:numPr>
      </w:pPr>
      <w:r>
        <w:t>Status Age equal to 7</w:t>
      </w:r>
    </w:p>
    <w:p w14:paraId="5058FFE8" w14:textId="77777777" w:rsidR="004C4CD9" w:rsidRDefault="004C4CD9">
      <w:pPr>
        <w:pStyle w:val="Akapitzlist"/>
        <w:numPr>
          <w:ilvl w:val="1"/>
          <w:numId w:val="93"/>
        </w:numPr>
      </w:pPr>
      <w:r>
        <w:t>Lock Automation is 0</w:t>
      </w:r>
    </w:p>
    <w:p w14:paraId="015E403A" w14:textId="77777777" w:rsidR="004C4CD9" w:rsidRDefault="004C4CD9">
      <w:pPr>
        <w:pStyle w:val="Akapitzlist"/>
        <w:numPr>
          <w:ilvl w:val="1"/>
          <w:numId w:val="93"/>
        </w:numPr>
      </w:pPr>
      <w:r>
        <w:t>Stage is Plaintiff Deposition</w:t>
      </w:r>
    </w:p>
    <w:p w14:paraId="04BD9A88" w14:textId="77777777" w:rsidR="004C4CD9" w:rsidRDefault="004C4CD9" w:rsidP="004C4CD9">
      <w:r>
        <w:t>Tasks:</w:t>
      </w:r>
    </w:p>
    <w:p w14:paraId="78DE0245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send e-mail template "Ps 2nd Request for dates for Contractor Depo" to OPPOSING_COUNSEL_EMAIL </w:t>
      </w:r>
    </w:p>
    <w:p w14:paraId="780A15B9" w14:textId="00506254" w:rsidR="004C4CD9" w:rsidRDefault="004C4CD9" w:rsidP="004C4CD9">
      <w:pPr>
        <w:pStyle w:val="DBH3"/>
      </w:pPr>
      <w:bookmarkStart w:id="178" w:name="_Toc130299772"/>
      <w:r>
        <w:t>Plaintiff Deposition Status = CR Depo - Requested and no date has been entered within 14</w:t>
      </w:r>
      <w:bookmarkEnd w:id="178"/>
    </w:p>
    <w:p w14:paraId="35F05E28" w14:textId="77777777" w:rsidR="004C4CD9" w:rsidRDefault="004C4CD9" w:rsidP="004C4CD9">
      <w:r>
        <w:t>Conditions:</w:t>
      </w:r>
    </w:p>
    <w:p w14:paraId="6158F96C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All: </w:t>
      </w:r>
    </w:p>
    <w:p w14:paraId="2D659CB8" w14:textId="77777777" w:rsidR="004C4CD9" w:rsidRDefault="004C4CD9">
      <w:pPr>
        <w:pStyle w:val="Akapitzlist"/>
        <w:numPr>
          <w:ilvl w:val="1"/>
          <w:numId w:val="93"/>
        </w:numPr>
      </w:pPr>
      <w:r>
        <w:t>Status is CR Depo - Requested</w:t>
      </w:r>
    </w:p>
    <w:p w14:paraId="2E3A1BAE" w14:textId="77777777" w:rsidR="004C4CD9" w:rsidRDefault="004C4CD9">
      <w:pPr>
        <w:pStyle w:val="Akapitzlist"/>
        <w:numPr>
          <w:ilvl w:val="1"/>
          <w:numId w:val="93"/>
        </w:numPr>
      </w:pPr>
      <w:r>
        <w:t>Status Age equal to 14</w:t>
      </w:r>
    </w:p>
    <w:p w14:paraId="0644BE14" w14:textId="77777777" w:rsidR="004C4CD9" w:rsidRDefault="004C4CD9">
      <w:pPr>
        <w:pStyle w:val="Akapitzlist"/>
        <w:numPr>
          <w:ilvl w:val="1"/>
          <w:numId w:val="93"/>
        </w:numPr>
      </w:pPr>
      <w:r>
        <w:t>Lock Automation is 0</w:t>
      </w:r>
    </w:p>
    <w:p w14:paraId="163CACE8" w14:textId="77777777" w:rsidR="004C4CD9" w:rsidRDefault="004C4CD9">
      <w:pPr>
        <w:pStyle w:val="Akapitzlist"/>
        <w:numPr>
          <w:ilvl w:val="1"/>
          <w:numId w:val="93"/>
        </w:numPr>
      </w:pPr>
      <w:r>
        <w:t>Stage is Plaintiff Deposition</w:t>
      </w:r>
    </w:p>
    <w:p w14:paraId="1C328555" w14:textId="77777777" w:rsidR="004C4CD9" w:rsidRDefault="004C4CD9" w:rsidP="004C4CD9">
      <w:r>
        <w:lastRenderedPageBreak/>
        <w:t>Tasks:</w:t>
      </w:r>
    </w:p>
    <w:p w14:paraId="5931C746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send e-mail template "Ps 3rd Request for dates for CR Depo" to OPPOSING_COUNSEL_EMAIL </w:t>
      </w:r>
    </w:p>
    <w:p w14:paraId="65B6A783" w14:textId="40AF6F75" w:rsidR="004C4CD9" w:rsidRDefault="004C4CD9" w:rsidP="004C4CD9">
      <w:pPr>
        <w:pStyle w:val="DBH3"/>
      </w:pPr>
      <w:bookmarkStart w:id="179" w:name="_Toc130299773"/>
      <w:r>
        <w:t>Plaintiff Deposition Status = CR Depo - Requested and no date has been entered within 21</w:t>
      </w:r>
      <w:bookmarkEnd w:id="179"/>
    </w:p>
    <w:p w14:paraId="2B4539B0" w14:textId="77777777" w:rsidR="004C4CD9" w:rsidRDefault="004C4CD9" w:rsidP="004C4CD9">
      <w:r>
        <w:t>Conditions:</w:t>
      </w:r>
    </w:p>
    <w:p w14:paraId="19C2DA66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All: </w:t>
      </w:r>
    </w:p>
    <w:p w14:paraId="63413D24" w14:textId="77777777" w:rsidR="004C4CD9" w:rsidRDefault="004C4CD9">
      <w:pPr>
        <w:pStyle w:val="Akapitzlist"/>
        <w:numPr>
          <w:ilvl w:val="1"/>
          <w:numId w:val="93"/>
        </w:numPr>
      </w:pPr>
      <w:r>
        <w:t>Status is CR Depo - Requested</w:t>
      </w:r>
    </w:p>
    <w:p w14:paraId="58D36FDC" w14:textId="77777777" w:rsidR="004C4CD9" w:rsidRDefault="004C4CD9">
      <w:pPr>
        <w:pStyle w:val="Akapitzlist"/>
        <w:numPr>
          <w:ilvl w:val="1"/>
          <w:numId w:val="93"/>
        </w:numPr>
      </w:pPr>
      <w:r>
        <w:t>Status Age equal to 21</w:t>
      </w:r>
    </w:p>
    <w:p w14:paraId="42772656" w14:textId="77777777" w:rsidR="004C4CD9" w:rsidRDefault="004C4CD9">
      <w:pPr>
        <w:pStyle w:val="Akapitzlist"/>
        <w:numPr>
          <w:ilvl w:val="1"/>
          <w:numId w:val="93"/>
        </w:numPr>
      </w:pPr>
      <w:r>
        <w:t>Lock Automation is 0</w:t>
      </w:r>
    </w:p>
    <w:p w14:paraId="70067BCB" w14:textId="77777777" w:rsidR="004C4CD9" w:rsidRDefault="004C4CD9">
      <w:pPr>
        <w:pStyle w:val="Akapitzlist"/>
        <w:numPr>
          <w:ilvl w:val="1"/>
          <w:numId w:val="93"/>
        </w:numPr>
      </w:pPr>
      <w:r>
        <w:t>Stage is Plaintiff Deposition</w:t>
      </w:r>
    </w:p>
    <w:p w14:paraId="6D34DFD0" w14:textId="77777777" w:rsidR="004C4CD9" w:rsidRDefault="004C4CD9" w:rsidP="004C4CD9">
      <w:r>
        <w:t>Tasks:</w:t>
      </w:r>
    </w:p>
    <w:p w14:paraId="207B3164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create task for Scheduling Team - Depositions to "Unilaterally Set Depo of D's CR in" </w:t>
      </w:r>
    </w:p>
    <w:p w14:paraId="31228280" w14:textId="77AB7AFA" w:rsidR="004C4CD9" w:rsidRDefault="004C4CD9" w:rsidP="004C4CD9">
      <w:pPr>
        <w:pStyle w:val="DBH3"/>
      </w:pPr>
      <w:bookmarkStart w:id="180" w:name="_Toc130299774"/>
      <w:r>
        <w:t>Plaintiff Deposition Status = Engineer Depo - Requested and no date has been entered within 14</w:t>
      </w:r>
      <w:bookmarkEnd w:id="180"/>
    </w:p>
    <w:p w14:paraId="13F532AF" w14:textId="77777777" w:rsidR="004C4CD9" w:rsidRDefault="004C4CD9" w:rsidP="004C4CD9">
      <w:r>
        <w:t>Conditions:</w:t>
      </w:r>
    </w:p>
    <w:p w14:paraId="40A6104F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All: </w:t>
      </w:r>
    </w:p>
    <w:p w14:paraId="3DCC6B09" w14:textId="77777777" w:rsidR="004C4CD9" w:rsidRDefault="004C4CD9">
      <w:pPr>
        <w:pStyle w:val="Akapitzlist"/>
        <w:numPr>
          <w:ilvl w:val="1"/>
          <w:numId w:val="93"/>
        </w:numPr>
      </w:pPr>
      <w:r>
        <w:t>Status is Engineer Depo - Requested</w:t>
      </w:r>
    </w:p>
    <w:p w14:paraId="663304EB" w14:textId="77777777" w:rsidR="004C4CD9" w:rsidRDefault="004C4CD9">
      <w:pPr>
        <w:pStyle w:val="Akapitzlist"/>
        <w:numPr>
          <w:ilvl w:val="1"/>
          <w:numId w:val="93"/>
        </w:numPr>
      </w:pPr>
      <w:r>
        <w:t>Status Age equal to 14</w:t>
      </w:r>
    </w:p>
    <w:p w14:paraId="4E50A49B" w14:textId="77777777" w:rsidR="004C4CD9" w:rsidRDefault="004C4CD9">
      <w:pPr>
        <w:pStyle w:val="Akapitzlist"/>
        <w:numPr>
          <w:ilvl w:val="1"/>
          <w:numId w:val="93"/>
        </w:numPr>
      </w:pPr>
      <w:r>
        <w:t>Lock Automation is 0</w:t>
      </w:r>
    </w:p>
    <w:p w14:paraId="06C7A41B" w14:textId="77777777" w:rsidR="004C4CD9" w:rsidRDefault="004C4CD9">
      <w:pPr>
        <w:pStyle w:val="Akapitzlist"/>
        <w:numPr>
          <w:ilvl w:val="1"/>
          <w:numId w:val="93"/>
        </w:numPr>
      </w:pPr>
      <w:r>
        <w:t>Stage is Plaintiff Deposition</w:t>
      </w:r>
    </w:p>
    <w:p w14:paraId="7F3B4A9C" w14:textId="77777777" w:rsidR="004C4CD9" w:rsidRDefault="004C4CD9" w:rsidP="004C4CD9">
      <w:r>
        <w:t>Tasks:</w:t>
      </w:r>
    </w:p>
    <w:p w14:paraId="20AA4965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send e-mail "Ps 3rd Request for dates for Engineer Depo" to OPPOSING_COUNSEL_EMAIL </w:t>
      </w:r>
    </w:p>
    <w:p w14:paraId="3FCE71F2" w14:textId="26E5D844" w:rsidR="004C4CD9" w:rsidRDefault="004C4CD9" w:rsidP="0098486C">
      <w:pPr>
        <w:pStyle w:val="DBH3"/>
      </w:pPr>
      <w:bookmarkStart w:id="181" w:name="_Toc130299775"/>
      <w:r>
        <w:t>Plaintiff Deposition Status = Engineer Depo - Requested and no date has been entered within 21</w:t>
      </w:r>
      <w:bookmarkEnd w:id="181"/>
    </w:p>
    <w:p w14:paraId="6DF62AFA" w14:textId="77777777" w:rsidR="004C4CD9" w:rsidRDefault="004C4CD9" w:rsidP="004C4CD9">
      <w:r>
        <w:t>Conditions:</w:t>
      </w:r>
    </w:p>
    <w:p w14:paraId="17DB9F66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All: </w:t>
      </w:r>
    </w:p>
    <w:p w14:paraId="5F7ED928" w14:textId="77777777" w:rsidR="004C4CD9" w:rsidRDefault="004C4CD9">
      <w:pPr>
        <w:pStyle w:val="Akapitzlist"/>
        <w:numPr>
          <w:ilvl w:val="1"/>
          <w:numId w:val="93"/>
        </w:numPr>
      </w:pPr>
      <w:r>
        <w:t>Status is Engineer Depo - Requested</w:t>
      </w:r>
    </w:p>
    <w:p w14:paraId="205DA9DA" w14:textId="77777777" w:rsidR="004C4CD9" w:rsidRDefault="004C4CD9">
      <w:pPr>
        <w:pStyle w:val="Akapitzlist"/>
        <w:numPr>
          <w:ilvl w:val="1"/>
          <w:numId w:val="93"/>
        </w:numPr>
      </w:pPr>
      <w:r>
        <w:t>Status Age equal to 21</w:t>
      </w:r>
    </w:p>
    <w:p w14:paraId="4449CD43" w14:textId="77777777" w:rsidR="004C4CD9" w:rsidRDefault="004C4CD9">
      <w:pPr>
        <w:pStyle w:val="Akapitzlist"/>
        <w:numPr>
          <w:ilvl w:val="1"/>
          <w:numId w:val="93"/>
        </w:numPr>
      </w:pPr>
      <w:r>
        <w:t>Lock Automation is 0</w:t>
      </w:r>
    </w:p>
    <w:p w14:paraId="5E545E9A" w14:textId="77777777" w:rsidR="004C4CD9" w:rsidRDefault="004C4CD9">
      <w:pPr>
        <w:pStyle w:val="Akapitzlist"/>
        <w:numPr>
          <w:ilvl w:val="1"/>
          <w:numId w:val="93"/>
        </w:numPr>
      </w:pPr>
      <w:r>
        <w:t>Stage is Plaintiff Deposition</w:t>
      </w:r>
    </w:p>
    <w:p w14:paraId="496887EA" w14:textId="77777777" w:rsidR="004C4CD9" w:rsidRDefault="004C4CD9" w:rsidP="004C4CD9">
      <w:r>
        <w:t>Tasks:</w:t>
      </w:r>
    </w:p>
    <w:p w14:paraId="4A32F15A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create task for Scheduling Team - Depo to "Unilaterally Set Depo of D's Engineer in" </w:t>
      </w:r>
    </w:p>
    <w:p w14:paraId="1F61DF44" w14:textId="78FDA2BD" w:rsidR="004C4CD9" w:rsidRDefault="004C4CD9" w:rsidP="0098486C">
      <w:pPr>
        <w:pStyle w:val="DBH3"/>
      </w:pPr>
      <w:bookmarkStart w:id="182" w:name="_Toc130299776"/>
      <w:r>
        <w:lastRenderedPageBreak/>
        <w:t>Plaintiff Deposition Status = Engineer Depo - Requested and no date has been entered within 7Status</w:t>
      </w:r>
      <w:bookmarkEnd w:id="182"/>
    </w:p>
    <w:p w14:paraId="08BEF7D1" w14:textId="77777777" w:rsidR="004C4CD9" w:rsidRDefault="004C4CD9" w:rsidP="004C4CD9">
      <w:r>
        <w:t>Conditions:</w:t>
      </w:r>
    </w:p>
    <w:p w14:paraId="2135C4AD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All: </w:t>
      </w:r>
    </w:p>
    <w:p w14:paraId="26C6D9B8" w14:textId="77777777" w:rsidR="004C4CD9" w:rsidRDefault="004C4CD9">
      <w:pPr>
        <w:pStyle w:val="Akapitzlist"/>
        <w:numPr>
          <w:ilvl w:val="1"/>
          <w:numId w:val="93"/>
        </w:numPr>
      </w:pPr>
      <w:r>
        <w:t>Status is Engineer Depo - Requested</w:t>
      </w:r>
    </w:p>
    <w:p w14:paraId="359B3C84" w14:textId="77777777" w:rsidR="004C4CD9" w:rsidRDefault="004C4CD9">
      <w:pPr>
        <w:pStyle w:val="Akapitzlist"/>
        <w:numPr>
          <w:ilvl w:val="1"/>
          <w:numId w:val="93"/>
        </w:numPr>
      </w:pPr>
      <w:r>
        <w:t>Status Age equal to 7</w:t>
      </w:r>
    </w:p>
    <w:p w14:paraId="1F6D512C" w14:textId="77777777" w:rsidR="004C4CD9" w:rsidRDefault="004C4CD9">
      <w:pPr>
        <w:pStyle w:val="Akapitzlist"/>
        <w:numPr>
          <w:ilvl w:val="1"/>
          <w:numId w:val="93"/>
        </w:numPr>
      </w:pPr>
      <w:r>
        <w:t>Lock Automation is 0</w:t>
      </w:r>
    </w:p>
    <w:p w14:paraId="3FCFC7D2" w14:textId="77777777" w:rsidR="004C4CD9" w:rsidRDefault="004C4CD9">
      <w:pPr>
        <w:pStyle w:val="Akapitzlist"/>
        <w:numPr>
          <w:ilvl w:val="1"/>
          <w:numId w:val="93"/>
        </w:numPr>
      </w:pPr>
      <w:r>
        <w:t>Stage is Plaintiff Deposition</w:t>
      </w:r>
    </w:p>
    <w:p w14:paraId="07884B1D" w14:textId="77777777" w:rsidR="004C4CD9" w:rsidRDefault="004C4CD9" w:rsidP="004C4CD9">
      <w:r>
        <w:t>Tasks:</w:t>
      </w:r>
    </w:p>
    <w:p w14:paraId="12B63F7A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send e-mail template "Ps 2nd Request for dates for Engineer Depo" to OPPOSING_COUNSEL_EMAIL </w:t>
      </w:r>
    </w:p>
    <w:p w14:paraId="74ADD7AD" w14:textId="4E2F9D00" w:rsidR="004C4CD9" w:rsidRDefault="004C4CD9" w:rsidP="0098486C">
      <w:pPr>
        <w:pStyle w:val="DBH3"/>
      </w:pPr>
      <w:bookmarkStart w:id="183" w:name="_Toc130299777"/>
      <w:r>
        <w:t>Plaintiff Deposition Status = FA Depo - Requested and no date has been entered within 14</w:t>
      </w:r>
      <w:bookmarkEnd w:id="183"/>
    </w:p>
    <w:p w14:paraId="4C37F611" w14:textId="77777777" w:rsidR="004C4CD9" w:rsidRDefault="004C4CD9" w:rsidP="004C4CD9">
      <w:r>
        <w:t>Conditions:</w:t>
      </w:r>
    </w:p>
    <w:p w14:paraId="19E7CB83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All: </w:t>
      </w:r>
    </w:p>
    <w:p w14:paraId="6C771231" w14:textId="77777777" w:rsidR="004C4CD9" w:rsidRDefault="004C4CD9">
      <w:pPr>
        <w:pStyle w:val="Akapitzlist"/>
        <w:numPr>
          <w:ilvl w:val="1"/>
          <w:numId w:val="93"/>
        </w:numPr>
      </w:pPr>
      <w:r>
        <w:t>Status is FA Depo - Requested</w:t>
      </w:r>
    </w:p>
    <w:p w14:paraId="2F01C515" w14:textId="77777777" w:rsidR="004C4CD9" w:rsidRDefault="004C4CD9">
      <w:pPr>
        <w:pStyle w:val="Akapitzlist"/>
        <w:numPr>
          <w:ilvl w:val="1"/>
          <w:numId w:val="93"/>
        </w:numPr>
      </w:pPr>
      <w:r>
        <w:t>Status Age equal to 14</w:t>
      </w:r>
    </w:p>
    <w:p w14:paraId="71F28407" w14:textId="77777777" w:rsidR="004C4CD9" w:rsidRDefault="004C4CD9">
      <w:pPr>
        <w:pStyle w:val="Akapitzlist"/>
        <w:numPr>
          <w:ilvl w:val="1"/>
          <w:numId w:val="93"/>
        </w:numPr>
      </w:pPr>
      <w:r>
        <w:t>Lock Automation is 0</w:t>
      </w:r>
    </w:p>
    <w:p w14:paraId="7FBFF2BB" w14:textId="77777777" w:rsidR="004C4CD9" w:rsidRDefault="004C4CD9">
      <w:pPr>
        <w:pStyle w:val="Akapitzlist"/>
        <w:numPr>
          <w:ilvl w:val="1"/>
          <w:numId w:val="93"/>
        </w:numPr>
      </w:pPr>
      <w:r>
        <w:t>Stage is Plaintiff Deposition</w:t>
      </w:r>
    </w:p>
    <w:p w14:paraId="2033CC5D" w14:textId="77777777" w:rsidR="004C4CD9" w:rsidRDefault="004C4CD9" w:rsidP="004C4CD9">
      <w:r>
        <w:t>Tasks:</w:t>
      </w:r>
    </w:p>
    <w:p w14:paraId="7E33C148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send e-mail "Ps 3rd Request for dates for FA Depo" to OPPOSING_COUNSEL_EMAIL </w:t>
      </w:r>
    </w:p>
    <w:p w14:paraId="228AF286" w14:textId="2E57CF97" w:rsidR="004C4CD9" w:rsidRDefault="004C4CD9" w:rsidP="000B44C7">
      <w:pPr>
        <w:pStyle w:val="DBH3"/>
      </w:pPr>
      <w:bookmarkStart w:id="184" w:name="_Toc130299778"/>
      <w:r>
        <w:t>Plaintiff Deposition Status = FA Depo - Requested and no date has been entered within 21</w:t>
      </w:r>
      <w:bookmarkEnd w:id="184"/>
    </w:p>
    <w:p w14:paraId="4786D2D3" w14:textId="77777777" w:rsidR="004C4CD9" w:rsidRDefault="004C4CD9" w:rsidP="004C4CD9">
      <w:r>
        <w:t>Conditions:</w:t>
      </w:r>
    </w:p>
    <w:p w14:paraId="1A52C1D2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All: </w:t>
      </w:r>
    </w:p>
    <w:p w14:paraId="73E24E9B" w14:textId="77777777" w:rsidR="004C4CD9" w:rsidRDefault="004C4CD9">
      <w:pPr>
        <w:pStyle w:val="Akapitzlist"/>
        <w:numPr>
          <w:ilvl w:val="1"/>
          <w:numId w:val="93"/>
        </w:numPr>
      </w:pPr>
      <w:r>
        <w:t>Status is FA Depo - Requested</w:t>
      </w:r>
    </w:p>
    <w:p w14:paraId="4BEE8ECA" w14:textId="77777777" w:rsidR="004C4CD9" w:rsidRDefault="004C4CD9">
      <w:pPr>
        <w:pStyle w:val="Akapitzlist"/>
        <w:numPr>
          <w:ilvl w:val="1"/>
          <w:numId w:val="93"/>
        </w:numPr>
      </w:pPr>
      <w:r>
        <w:t>Status Age equal to 21</w:t>
      </w:r>
    </w:p>
    <w:p w14:paraId="19E8A63D" w14:textId="77777777" w:rsidR="004C4CD9" w:rsidRDefault="004C4CD9">
      <w:pPr>
        <w:pStyle w:val="Akapitzlist"/>
        <w:numPr>
          <w:ilvl w:val="1"/>
          <w:numId w:val="93"/>
        </w:numPr>
      </w:pPr>
      <w:r>
        <w:t>Lock Automation is 0</w:t>
      </w:r>
    </w:p>
    <w:p w14:paraId="0D3E373F" w14:textId="77777777" w:rsidR="004C4CD9" w:rsidRDefault="004C4CD9">
      <w:pPr>
        <w:pStyle w:val="Akapitzlist"/>
        <w:numPr>
          <w:ilvl w:val="1"/>
          <w:numId w:val="93"/>
        </w:numPr>
      </w:pPr>
      <w:r>
        <w:t>Stage is Plaintiff Deposition</w:t>
      </w:r>
    </w:p>
    <w:p w14:paraId="1BA9A52A" w14:textId="77777777" w:rsidR="004C4CD9" w:rsidRDefault="004C4CD9" w:rsidP="004C4CD9">
      <w:r>
        <w:t>Tasks:</w:t>
      </w:r>
    </w:p>
    <w:p w14:paraId="5631EF6F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create task for Scheduling Team - Depositions to "Unilaterally Set Depo of D's FA in" </w:t>
      </w:r>
    </w:p>
    <w:p w14:paraId="54BB517C" w14:textId="6778C103" w:rsidR="004C4CD9" w:rsidRDefault="004C4CD9" w:rsidP="000B44C7">
      <w:pPr>
        <w:pStyle w:val="DBH3"/>
      </w:pPr>
      <w:bookmarkStart w:id="185" w:name="_Toc130299779"/>
      <w:r>
        <w:t>Plaintiff Deposition Status = FA Depo - Requested and no date has been entered within 7</w:t>
      </w:r>
      <w:bookmarkEnd w:id="185"/>
    </w:p>
    <w:p w14:paraId="3131EBEC" w14:textId="77777777" w:rsidR="004C4CD9" w:rsidRDefault="004C4CD9" w:rsidP="004C4CD9">
      <w:r>
        <w:t>Conditions:</w:t>
      </w:r>
    </w:p>
    <w:p w14:paraId="63348976" w14:textId="77777777" w:rsidR="004C4CD9" w:rsidRDefault="004C4CD9">
      <w:pPr>
        <w:pStyle w:val="Akapitzlist"/>
        <w:numPr>
          <w:ilvl w:val="0"/>
          <w:numId w:val="93"/>
        </w:numPr>
      </w:pPr>
      <w:r>
        <w:lastRenderedPageBreak/>
        <w:t xml:space="preserve">All: </w:t>
      </w:r>
    </w:p>
    <w:p w14:paraId="718A4DB4" w14:textId="77777777" w:rsidR="004C4CD9" w:rsidRDefault="004C4CD9">
      <w:pPr>
        <w:pStyle w:val="Akapitzlist"/>
        <w:numPr>
          <w:ilvl w:val="1"/>
          <w:numId w:val="93"/>
        </w:numPr>
      </w:pPr>
      <w:r>
        <w:t>Status is FA Depo - Requested</w:t>
      </w:r>
    </w:p>
    <w:p w14:paraId="61D3EA6D" w14:textId="77777777" w:rsidR="004C4CD9" w:rsidRDefault="004C4CD9">
      <w:pPr>
        <w:pStyle w:val="Akapitzlist"/>
        <w:numPr>
          <w:ilvl w:val="1"/>
          <w:numId w:val="93"/>
        </w:numPr>
      </w:pPr>
      <w:r>
        <w:t>Status Age equal to 7</w:t>
      </w:r>
    </w:p>
    <w:p w14:paraId="19D53124" w14:textId="77777777" w:rsidR="004C4CD9" w:rsidRDefault="004C4CD9">
      <w:pPr>
        <w:pStyle w:val="Akapitzlist"/>
        <w:numPr>
          <w:ilvl w:val="1"/>
          <w:numId w:val="93"/>
        </w:numPr>
      </w:pPr>
      <w:r>
        <w:t>Lock Automation is 0</w:t>
      </w:r>
    </w:p>
    <w:p w14:paraId="22CAE7E1" w14:textId="77777777" w:rsidR="004C4CD9" w:rsidRDefault="004C4CD9">
      <w:pPr>
        <w:pStyle w:val="Akapitzlist"/>
        <w:numPr>
          <w:ilvl w:val="1"/>
          <w:numId w:val="93"/>
        </w:numPr>
      </w:pPr>
      <w:r>
        <w:t>Stage is Plaintiff Deposition</w:t>
      </w:r>
    </w:p>
    <w:p w14:paraId="581571FA" w14:textId="77777777" w:rsidR="004C4CD9" w:rsidRDefault="004C4CD9" w:rsidP="004C4CD9">
      <w:r>
        <w:t>Tasks:</w:t>
      </w:r>
    </w:p>
    <w:p w14:paraId="49C25DA9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send e-mail template "Ps 2nd Request for dates for FA Depo" to OPPOSING_COUNSEL_EMAIL </w:t>
      </w:r>
    </w:p>
    <w:p w14:paraId="408FEE11" w14:textId="2F6E3E73" w:rsidR="004C4CD9" w:rsidRDefault="004C4CD9" w:rsidP="000B44C7">
      <w:pPr>
        <w:pStyle w:val="DBH3"/>
      </w:pPr>
      <w:bookmarkStart w:id="186" w:name="_Toc130299780"/>
      <w:r>
        <w:t>Plaintiff Deposition Status = Insured Depo - Requested and no date has been entered within 14</w:t>
      </w:r>
      <w:bookmarkEnd w:id="186"/>
    </w:p>
    <w:p w14:paraId="6CACDB90" w14:textId="77777777" w:rsidR="004C4CD9" w:rsidRDefault="004C4CD9" w:rsidP="004C4CD9">
      <w:r>
        <w:t>Conditions:</w:t>
      </w:r>
    </w:p>
    <w:p w14:paraId="3E7017E7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All: </w:t>
      </w:r>
    </w:p>
    <w:p w14:paraId="6D51C4AB" w14:textId="77777777" w:rsidR="004C4CD9" w:rsidRDefault="004C4CD9">
      <w:pPr>
        <w:pStyle w:val="Akapitzlist"/>
        <w:numPr>
          <w:ilvl w:val="1"/>
          <w:numId w:val="93"/>
        </w:numPr>
      </w:pPr>
      <w:r>
        <w:t>Status is Insured Depo - Requested</w:t>
      </w:r>
    </w:p>
    <w:p w14:paraId="74F2C675" w14:textId="77777777" w:rsidR="004C4CD9" w:rsidRDefault="004C4CD9">
      <w:pPr>
        <w:pStyle w:val="Akapitzlist"/>
        <w:numPr>
          <w:ilvl w:val="1"/>
          <w:numId w:val="93"/>
        </w:numPr>
      </w:pPr>
      <w:r>
        <w:t>Status Age equal to 14</w:t>
      </w:r>
    </w:p>
    <w:p w14:paraId="20B47DE7" w14:textId="77777777" w:rsidR="004C4CD9" w:rsidRDefault="004C4CD9">
      <w:pPr>
        <w:pStyle w:val="Akapitzlist"/>
        <w:numPr>
          <w:ilvl w:val="1"/>
          <w:numId w:val="93"/>
        </w:numPr>
      </w:pPr>
      <w:r>
        <w:t>Lock Automation is 0</w:t>
      </w:r>
    </w:p>
    <w:p w14:paraId="474EC316" w14:textId="77777777" w:rsidR="004C4CD9" w:rsidRDefault="004C4CD9">
      <w:pPr>
        <w:pStyle w:val="Akapitzlist"/>
        <w:numPr>
          <w:ilvl w:val="1"/>
          <w:numId w:val="93"/>
        </w:numPr>
      </w:pPr>
      <w:r>
        <w:t>Stage is Plaintiff Deposition</w:t>
      </w:r>
    </w:p>
    <w:p w14:paraId="7484727D" w14:textId="77777777" w:rsidR="004C4CD9" w:rsidRDefault="004C4CD9" w:rsidP="004C4CD9">
      <w:r>
        <w:t>Tasks:</w:t>
      </w:r>
    </w:p>
    <w:p w14:paraId="18291F19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send e-mail "Ps 3rd Request for dates for Insured Depo" to Opposing Counsel </w:t>
      </w:r>
    </w:p>
    <w:p w14:paraId="7C9AB4F4" w14:textId="18AF3036" w:rsidR="004C4CD9" w:rsidRDefault="004C4CD9" w:rsidP="000B44C7">
      <w:pPr>
        <w:pStyle w:val="DBH3"/>
      </w:pPr>
      <w:bookmarkStart w:id="187" w:name="_Toc130299781"/>
      <w:r>
        <w:t>Plaintiff Deposition Status = Insured Depo - Requested and no date has been entered within 21</w:t>
      </w:r>
      <w:bookmarkEnd w:id="187"/>
    </w:p>
    <w:p w14:paraId="561D01A8" w14:textId="77777777" w:rsidR="004C4CD9" w:rsidRDefault="004C4CD9" w:rsidP="004C4CD9">
      <w:r>
        <w:t>Conditions:</w:t>
      </w:r>
    </w:p>
    <w:p w14:paraId="31D55E2D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All: </w:t>
      </w:r>
    </w:p>
    <w:p w14:paraId="618ABD83" w14:textId="77777777" w:rsidR="004C4CD9" w:rsidRDefault="004C4CD9">
      <w:pPr>
        <w:pStyle w:val="Akapitzlist"/>
        <w:numPr>
          <w:ilvl w:val="1"/>
          <w:numId w:val="93"/>
        </w:numPr>
      </w:pPr>
      <w:r>
        <w:t>Status is Insured Depo - Requested</w:t>
      </w:r>
    </w:p>
    <w:p w14:paraId="22952A47" w14:textId="77777777" w:rsidR="004C4CD9" w:rsidRDefault="004C4CD9">
      <w:pPr>
        <w:pStyle w:val="Akapitzlist"/>
        <w:numPr>
          <w:ilvl w:val="1"/>
          <w:numId w:val="93"/>
        </w:numPr>
      </w:pPr>
      <w:r>
        <w:t>Status Age equal to 21</w:t>
      </w:r>
    </w:p>
    <w:p w14:paraId="4F83978B" w14:textId="77777777" w:rsidR="004C4CD9" w:rsidRDefault="004C4CD9">
      <w:pPr>
        <w:pStyle w:val="Akapitzlist"/>
        <w:numPr>
          <w:ilvl w:val="1"/>
          <w:numId w:val="93"/>
        </w:numPr>
      </w:pPr>
      <w:r>
        <w:t>Lock Automation is 0</w:t>
      </w:r>
    </w:p>
    <w:p w14:paraId="0659A0B7" w14:textId="77777777" w:rsidR="004C4CD9" w:rsidRDefault="004C4CD9">
      <w:pPr>
        <w:pStyle w:val="Akapitzlist"/>
        <w:numPr>
          <w:ilvl w:val="1"/>
          <w:numId w:val="93"/>
        </w:numPr>
      </w:pPr>
      <w:r>
        <w:t>Stage is Plaintiff Deposition</w:t>
      </w:r>
    </w:p>
    <w:p w14:paraId="7780ED48" w14:textId="77777777" w:rsidR="004C4CD9" w:rsidRDefault="004C4CD9" w:rsidP="004C4CD9">
      <w:r>
        <w:t>Tasks:</w:t>
      </w:r>
    </w:p>
    <w:p w14:paraId="281BD98B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create task for Scheduling Team - Hearings to "Unilaterally Set Depo of Insured in" </w:t>
      </w:r>
    </w:p>
    <w:p w14:paraId="4F758309" w14:textId="10B34F2D" w:rsidR="004C4CD9" w:rsidRDefault="004C4CD9" w:rsidP="000B44C7">
      <w:pPr>
        <w:pStyle w:val="DBH3"/>
      </w:pPr>
      <w:bookmarkStart w:id="188" w:name="_Toc130299782"/>
      <w:r>
        <w:t>Plaintiff Deposition Status = Pricing Expert Depo - Requested and no date has been entered within 14</w:t>
      </w:r>
      <w:bookmarkEnd w:id="188"/>
    </w:p>
    <w:p w14:paraId="6A30CC6E" w14:textId="77777777" w:rsidR="004C4CD9" w:rsidRDefault="004C4CD9" w:rsidP="004C4CD9">
      <w:r>
        <w:t>Conditions:</w:t>
      </w:r>
    </w:p>
    <w:p w14:paraId="6D1F81D5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All: </w:t>
      </w:r>
    </w:p>
    <w:p w14:paraId="6CC4BB77" w14:textId="77777777" w:rsidR="004C4CD9" w:rsidRDefault="004C4CD9">
      <w:pPr>
        <w:pStyle w:val="Akapitzlist"/>
        <w:numPr>
          <w:ilvl w:val="1"/>
          <w:numId w:val="93"/>
        </w:numPr>
      </w:pPr>
      <w:r>
        <w:t>Status is Pricing Expert Depo - Requested</w:t>
      </w:r>
    </w:p>
    <w:p w14:paraId="5258C46F" w14:textId="77777777" w:rsidR="004C4CD9" w:rsidRDefault="004C4CD9">
      <w:pPr>
        <w:pStyle w:val="Akapitzlist"/>
        <w:numPr>
          <w:ilvl w:val="1"/>
          <w:numId w:val="93"/>
        </w:numPr>
      </w:pPr>
      <w:r>
        <w:t>Status Age equal to 14</w:t>
      </w:r>
    </w:p>
    <w:p w14:paraId="3274A812" w14:textId="77777777" w:rsidR="004C4CD9" w:rsidRDefault="004C4CD9">
      <w:pPr>
        <w:pStyle w:val="Akapitzlist"/>
        <w:numPr>
          <w:ilvl w:val="1"/>
          <w:numId w:val="93"/>
        </w:numPr>
      </w:pPr>
      <w:r>
        <w:lastRenderedPageBreak/>
        <w:t>Lock Automation is 0</w:t>
      </w:r>
    </w:p>
    <w:p w14:paraId="40609AE6" w14:textId="77777777" w:rsidR="004C4CD9" w:rsidRDefault="004C4CD9">
      <w:pPr>
        <w:pStyle w:val="Akapitzlist"/>
        <w:numPr>
          <w:ilvl w:val="1"/>
          <w:numId w:val="93"/>
        </w:numPr>
      </w:pPr>
      <w:r>
        <w:t>Stage is Plaintiff Deposition</w:t>
      </w:r>
    </w:p>
    <w:p w14:paraId="4281A686" w14:textId="77777777" w:rsidR="004C4CD9" w:rsidRDefault="004C4CD9" w:rsidP="004C4CD9">
      <w:r>
        <w:t>Tasks:</w:t>
      </w:r>
    </w:p>
    <w:p w14:paraId="02DE2B24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send e-mail template "Ps 3rd Request for dates for Pricing Expert Depo" to Opposing Counse </w:t>
      </w:r>
    </w:p>
    <w:p w14:paraId="2029A9FE" w14:textId="4387D377" w:rsidR="004C4CD9" w:rsidRDefault="004C4CD9" w:rsidP="000B44C7">
      <w:pPr>
        <w:pStyle w:val="DBH3"/>
      </w:pPr>
      <w:bookmarkStart w:id="189" w:name="_Toc130299783"/>
      <w:r>
        <w:t>Plaintiff Deposition Status = Pricing Expert Depo - Requested and no date has been entered within 21</w:t>
      </w:r>
      <w:bookmarkEnd w:id="189"/>
    </w:p>
    <w:p w14:paraId="796B4BAA" w14:textId="77777777" w:rsidR="004C4CD9" w:rsidRDefault="004C4CD9" w:rsidP="004C4CD9">
      <w:r>
        <w:t>Conditions:</w:t>
      </w:r>
    </w:p>
    <w:p w14:paraId="2442BA29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All: </w:t>
      </w:r>
    </w:p>
    <w:p w14:paraId="2EEC850C" w14:textId="77777777" w:rsidR="004C4CD9" w:rsidRDefault="004C4CD9">
      <w:pPr>
        <w:pStyle w:val="Akapitzlist"/>
        <w:numPr>
          <w:ilvl w:val="1"/>
          <w:numId w:val="93"/>
        </w:numPr>
      </w:pPr>
      <w:r>
        <w:t>Status is Pricing Expert Depo - Requested</w:t>
      </w:r>
    </w:p>
    <w:p w14:paraId="42B8E225" w14:textId="77777777" w:rsidR="004C4CD9" w:rsidRDefault="004C4CD9">
      <w:pPr>
        <w:pStyle w:val="Akapitzlist"/>
        <w:numPr>
          <w:ilvl w:val="1"/>
          <w:numId w:val="93"/>
        </w:numPr>
      </w:pPr>
      <w:r>
        <w:t>Status Age equal to 21</w:t>
      </w:r>
    </w:p>
    <w:p w14:paraId="49C8758A" w14:textId="77777777" w:rsidR="004C4CD9" w:rsidRDefault="004C4CD9">
      <w:pPr>
        <w:pStyle w:val="Akapitzlist"/>
        <w:numPr>
          <w:ilvl w:val="1"/>
          <w:numId w:val="93"/>
        </w:numPr>
      </w:pPr>
      <w:r>
        <w:t>Lock Automation is 0</w:t>
      </w:r>
    </w:p>
    <w:p w14:paraId="2A520FA4" w14:textId="77777777" w:rsidR="004C4CD9" w:rsidRDefault="004C4CD9">
      <w:pPr>
        <w:pStyle w:val="Akapitzlist"/>
        <w:numPr>
          <w:ilvl w:val="1"/>
          <w:numId w:val="93"/>
        </w:numPr>
      </w:pPr>
      <w:r>
        <w:t>Stage is Plaintiff Deposition</w:t>
      </w:r>
    </w:p>
    <w:p w14:paraId="061F3DA7" w14:textId="77777777" w:rsidR="004C4CD9" w:rsidRDefault="004C4CD9" w:rsidP="004C4CD9">
      <w:r>
        <w:t>Tasks:</w:t>
      </w:r>
    </w:p>
    <w:p w14:paraId="778CD282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create task for Scheduling Team - Depositions to "Unilaterally Set Depo of D's Pricing Expert" </w:t>
      </w:r>
    </w:p>
    <w:p w14:paraId="7074B0D2" w14:textId="1CE321D0" w:rsidR="004C4CD9" w:rsidRDefault="004C4CD9" w:rsidP="000B44C7">
      <w:pPr>
        <w:pStyle w:val="DBH3"/>
      </w:pPr>
      <w:bookmarkStart w:id="190" w:name="_Toc130299784"/>
      <w:r>
        <w:t>Plaintiff Deposition Status = Pricing Expert Depo - Requested and no date has been entered within 7Status</w:t>
      </w:r>
      <w:bookmarkEnd w:id="190"/>
    </w:p>
    <w:p w14:paraId="47B06232" w14:textId="77777777" w:rsidR="004C4CD9" w:rsidRDefault="004C4CD9" w:rsidP="004C4CD9">
      <w:r>
        <w:t>Conditions:</w:t>
      </w:r>
    </w:p>
    <w:p w14:paraId="54B40662" w14:textId="77777777" w:rsidR="004C4CD9" w:rsidRDefault="004C4CD9">
      <w:pPr>
        <w:pStyle w:val="Akapitzlist"/>
        <w:numPr>
          <w:ilvl w:val="0"/>
          <w:numId w:val="93"/>
        </w:numPr>
      </w:pPr>
      <w:r>
        <w:t xml:space="preserve">All: </w:t>
      </w:r>
    </w:p>
    <w:p w14:paraId="1965BEDC" w14:textId="77777777" w:rsidR="004C4CD9" w:rsidRDefault="004C4CD9">
      <w:pPr>
        <w:pStyle w:val="Akapitzlist"/>
        <w:numPr>
          <w:ilvl w:val="1"/>
          <w:numId w:val="93"/>
        </w:numPr>
      </w:pPr>
      <w:r>
        <w:t>Status is Pricing Expert Depo - Requested</w:t>
      </w:r>
    </w:p>
    <w:p w14:paraId="6F57CEEB" w14:textId="77777777" w:rsidR="004C4CD9" w:rsidRDefault="004C4CD9">
      <w:pPr>
        <w:pStyle w:val="Akapitzlist"/>
        <w:numPr>
          <w:ilvl w:val="1"/>
          <w:numId w:val="93"/>
        </w:numPr>
      </w:pPr>
      <w:r>
        <w:t>Status Age equal to 7</w:t>
      </w:r>
    </w:p>
    <w:p w14:paraId="16A9F4C6" w14:textId="77777777" w:rsidR="004C4CD9" w:rsidRDefault="004C4CD9">
      <w:pPr>
        <w:pStyle w:val="Akapitzlist"/>
        <w:numPr>
          <w:ilvl w:val="1"/>
          <w:numId w:val="93"/>
        </w:numPr>
      </w:pPr>
      <w:r>
        <w:t>Lock Automation is 0</w:t>
      </w:r>
    </w:p>
    <w:p w14:paraId="11201CE2" w14:textId="77777777" w:rsidR="004C4CD9" w:rsidRDefault="004C4CD9">
      <w:pPr>
        <w:pStyle w:val="Akapitzlist"/>
        <w:numPr>
          <w:ilvl w:val="1"/>
          <w:numId w:val="93"/>
        </w:numPr>
      </w:pPr>
      <w:r>
        <w:t>Stage is Plaintiff Deposition</w:t>
      </w:r>
    </w:p>
    <w:p w14:paraId="7297A45A" w14:textId="77777777" w:rsidR="004C4CD9" w:rsidRDefault="004C4CD9" w:rsidP="004C4CD9">
      <w:r>
        <w:t>Tasks:</w:t>
      </w:r>
    </w:p>
    <w:p w14:paraId="1DBD4D5A" w14:textId="3E891193" w:rsidR="004C4CD9" w:rsidRPr="000C2D21" w:rsidRDefault="004C4CD9">
      <w:pPr>
        <w:pStyle w:val="Akapitzlist"/>
        <w:numPr>
          <w:ilvl w:val="0"/>
          <w:numId w:val="93"/>
        </w:numPr>
      </w:pPr>
      <w:r>
        <w:t>send e-mail template "Ps 2nd Request for dates for Pricing Expert Depo" to Opposing Counsel</w:t>
      </w:r>
    </w:p>
    <w:p w14:paraId="1E275D62" w14:textId="5EA7308F" w:rsidR="000C2D21" w:rsidRPr="000C2D21" w:rsidRDefault="000C2D21" w:rsidP="001A694E">
      <w:pPr>
        <w:pStyle w:val="DBH3"/>
      </w:pPr>
      <w:bookmarkStart w:id="191" w:name="_Toc130299785"/>
      <w:r w:rsidRPr="000C2D21">
        <w:t>Plaintiff Deposition Status change to Contractor Depo - MTC Filed</w:t>
      </w:r>
      <w:bookmarkEnd w:id="191"/>
    </w:p>
    <w:p w14:paraId="673638F7" w14:textId="77777777" w:rsidR="000C2D21" w:rsidRPr="000C2D21" w:rsidRDefault="000C2D21" w:rsidP="000C2D21">
      <w:r w:rsidRPr="000C2D21">
        <w:t>Conditions:</w:t>
      </w:r>
    </w:p>
    <w:p w14:paraId="263436B2" w14:textId="77777777" w:rsidR="000C2D21" w:rsidRPr="000C2D21" w:rsidRDefault="000C2D21">
      <w:pPr>
        <w:pStyle w:val="Akapitzlist"/>
        <w:numPr>
          <w:ilvl w:val="0"/>
          <w:numId w:val="88"/>
        </w:numPr>
      </w:pPr>
      <w:r w:rsidRPr="000C2D21">
        <w:t xml:space="preserve">All: </w:t>
      </w:r>
    </w:p>
    <w:p w14:paraId="3C2311C6" w14:textId="77777777" w:rsidR="000C2D21" w:rsidRPr="000C2D21" w:rsidRDefault="000C2D21">
      <w:pPr>
        <w:pStyle w:val="Akapitzlist"/>
        <w:numPr>
          <w:ilvl w:val="1"/>
          <w:numId w:val="8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Plaintiff Deposition Status</w:t>
      </w:r>
      <w:r w:rsidRPr="000C2D21">
        <w:t xml:space="preserve"> has changed</w:t>
      </w:r>
    </w:p>
    <w:p w14:paraId="286D9ADE" w14:textId="77777777" w:rsidR="000C2D21" w:rsidRPr="000C2D21" w:rsidRDefault="000C2D21">
      <w:pPr>
        <w:pStyle w:val="Akapitzlist"/>
        <w:numPr>
          <w:ilvl w:val="1"/>
          <w:numId w:val="8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Plaintiff Deposition Status</w:t>
      </w:r>
      <w:r w:rsidRPr="000C2D21">
        <w:t xml:space="preserve"> is </w:t>
      </w:r>
      <w:r w:rsidRPr="001A694E">
        <w:rPr>
          <w:rStyle w:val="Uwydatnienie"/>
          <w:rFonts w:asciiTheme="minorHAnsi" w:hAnsiTheme="minorHAnsi" w:cstheme="minorHAnsi"/>
          <w:szCs w:val="22"/>
        </w:rPr>
        <w:t>Contractor Depo - MTC Filed</w:t>
      </w:r>
    </w:p>
    <w:p w14:paraId="0FDB0A7F" w14:textId="77777777" w:rsidR="000C2D21" w:rsidRPr="000C2D21" w:rsidRDefault="000C2D21">
      <w:pPr>
        <w:pStyle w:val="Akapitzlist"/>
        <w:numPr>
          <w:ilvl w:val="1"/>
          <w:numId w:val="8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0C2D21">
        <w:t xml:space="preserve"> is </w:t>
      </w:r>
      <w:r w:rsidRPr="001A694E">
        <w:rPr>
          <w:rStyle w:val="Uwydatnienie"/>
          <w:rFonts w:asciiTheme="minorHAnsi" w:hAnsiTheme="minorHAnsi" w:cstheme="minorHAnsi"/>
          <w:szCs w:val="22"/>
        </w:rPr>
        <w:t>0</w:t>
      </w:r>
    </w:p>
    <w:p w14:paraId="4C42B0C4" w14:textId="77777777" w:rsidR="000C2D21" w:rsidRPr="000C2D21" w:rsidRDefault="000C2D21" w:rsidP="000C2D21">
      <w:r w:rsidRPr="000C2D21">
        <w:t>Tasks:</w:t>
      </w:r>
    </w:p>
    <w:p w14:paraId="358425D2" w14:textId="77777777" w:rsidR="000C2D21" w:rsidRPr="000C2D21" w:rsidRDefault="000C2D21">
      <w:pPr>
        <w:pStyle w:val="Akapitzlist"/>
        <w:numPr>
          <w:ilvl w:val="0"/>
          <w:numId w:val="88"/>
        </w:numPr>
      </w:pPr>
      <w:r w:rsidRPr="000C2D21">
        <w:lastRenderedPageBreak/>
        <w:t xml:space="preserve">create a task for Scheduling Team - Hearings to "Coordiante hearing on P's Motion for Compel Depo (Contractor) for" </w:t>
      </w:r>
    </w:p>
    <w:p w14:paraId="29ABC23B" w14:textId="701C6F05" w:rsidR="000C2D21" w:rsidRPr="000C2D21" w:rsidRDefault="000C2D21" w:rsidP="001A694E">
      <w:pPr>
        <w:pStyle w:val="DBH3"/>
      </w:pPr>
      <w:bookmarkStart w:id="192" w:name="_Toc130299786"/>
      <w:r w:rsidRPr="000C2D21">
        <w:t>Plaintiff Deposition Status change to CR Depo - MTC Filed</w:t>
      </w:r>
      <w:bookmarkEnd w:id="192"/>
    </w:p>
    <w:p w14:paraId="3D471C36" w14:textId="77777777" w:rsidR="000C2D21" w:rsidRPr="000C2D21" w:rsidRDefault="000C2D21" w:rsidP="000C2D21">
      <w:r w:rsidRPr="000C2D21">
        <w:t>Conditions:</w:t>
      </w:r>
    </w:p>
    <w:p w14:paraId="6C122818" w14:textId="77777777" w:rsidR="000C2D21" w:rsidRPr="000C2D21" w:rsidRDefault="000C2D21">
      <w:pPr>
        <w:pStyle w:val="Akapitzlist"/>
        <w:numPr>
          <w:ilvl w:val="0"/>
          <w:numId w:val="88"/>
        </w:numPr>
      </w:pPr>
      <w:r w:rsidRPr="000C2D21">
        <w:t xml:space="preserve">All: </w:t>
      </w:r>
    </w:p>
    <w:p w14:paraId="0F9910D1" w14:textId="77777777" w:rsidR="000C2D21" w:rsidRPr="000C2D21" w:rsidRDefault="000C2D21">
      <w:pPr>
        <w:pStyle w:val="Akapitzlist"/>
        <w:numPr>
          <w:ilvl w:val="1"/>
          <w:numId w:val="8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Plaintiff Deposition Status</w:t>
      </w:r>
      <w:r w:rsidRPr="000C2D21">
        <w:t xml:space="preserve"> has changed</w:t>
      </w:r>
    </w:p>
    <w:p w14:paraId="7E26CB35" w14:textId="77777777" w:rsidR="000C2D21" w:rsidRPr="000C2D21" w:rsidRDefault="000C2D21">
      <w:pPr>
        <w:pStyle w:val="Akapitzlist"/>
        <w:numPr>
          <w:ilvl w:val="1"/>
          <w:numId w:val="8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Plaintiff Deposition Status</w:t>
      </w:r>
      <w:r w:rsidRPr="000C2D21">
        <w:t xml:space="preserve"> is </w:t>
      </w:r>
      <w:r w:rsidRPr="001A694E">
        <w:rPr>
          <w:rStyle w:val="Uwydatnienie"/>
          <w:rFonts w:asciiTheme="minorHAnsi" w:hAnsiTheme="minorHAnsi" w:cstheme="minorHAnsi"/>
          <w:szCs w:val="22"/>
        </w:rPr>
        <w:t>CR Depo - MTC Filed</w:t>
      </w:r>
    </w:p>
    <w:p w14:paraId="314EB3AE" w14:textId="77777777" w:rsidR="000C2D21" w:rsidRPr="000C2D21" w:rsidRDefault="000C2D21">
      <w:pPr>
        <w:pStyle w:val="Akapitzlist"/>
        <w:numPr>
          <w:ilvl w:val="1"/>
          <w:numId w:val="8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0C2D21">
        <w:t xml:space="preserve"> is </w:t>
      </w:r>
      <w:r w:rsidRPr="001A694E">
        <w:rPr>
          <w:rStyle w:val="Uwydatnienie"/>
          <w:rFonts w:asciiTheme="minorHAnsi" w:hAnsiTheme="minorHAnsi" w:cstheme="minorHAnsi"/>
          <w:szCs w:val="22"/>
        </w:rPr>
        <w:t>0</w:t>
      </w:r>
    </w:p>
    <w:p w14:paraId="1B0802C8" w14:textId="77777777" w:rsidR="000C2D21" w:rsidRPr="000C2D21" w:rsidRDefault="000C2D21" w:rsidP="000C2D21">
      <w:r w:rsidRPr="000C2D21">
        <w:t>Tasks:</w:t>
      </w:r>
    </w:p>
    <w:p w14:paraId="1D5F6263" w14:textId="77777777" w:rsidR="000C2D21" w:rsidRPr="000C2D21" w:rsidRDefault="000C2D21">
      <w:pPr>
        <w:pStyle w:val="Akapitzlist"/>
        <w:numPr>
          <w:ilvl w:val="0"/>
          <w:numId w:val="88"/>
        </w:numPr>
      </w:pPr>
      <w:r w:rsidRPr="000C2D21">
        <w:t xml:space="preserve">create a task for Scheduling Team - Hearings to "Coordinate hearing on P's  Motion for Compel Depo (Corp Rep) in" </w:t>
      </w:r>
    </w:p>
    <w:p w14:paraId="6F4E3E7D" w14:textId="5119F8C3" w:rsidR="000C2D21" w:rsidRPr="000C2D21" w:rsidRDefault="000C2D21" w:rsidP="001A694E">
      <w:pPr>
        <w:pStyle w:val="DBH3"/>
      </w:pPr>
      <w:bookmarkStart w:id="193" w:name="_Toc130299787"/>
      <w:r w:rsidRPr="000C2D21">
        <w:t>Plaintiff Deposition Status change to Engineer Depo - MTC Filed</w:t>
      </w:r>
      <w:bookmarkEnd w:id="193"/>
    </w:p>
    <w:p w14:paraId="27C0290A" w14:textId="77777777" w:rsidR="000C2D21" w:rsidRPr="000C2D21" w:rsidRDefault="000C2D21" w:rsidP="000C2D21">
      <w:r w:rsidRPr="000C2D21">
        <w:t>Conditions:</w:t>
      </w:r>
    </w:p>
    <w:p w14:paraId="11F32034" w14:textId="77777777" w:rsidR="000C2D21" w:rsidRPr="000C2D21" w:rsidRDefault="000C2D21">
      <w:pPr>
        <w:pStyle w:val="Akapitzlist"/>
        <w:numPr>
          <w:ilvl w:val="0"/>
          <w:numId w:val="88"/>
        </w:numPr>
      </w:pPr>
      <w:r w:rsidRPr="000C2D21">
        <w:t xml:space="preserve">All: </w:t>
      </w:r>
    </w:p>
    <w:p w14:paraId="37272DE1" w14:textId="77777777" w:rsidR="000C2D21" w:rsidRPr="000C2D21" w:rsidRDefault="000C2D21">
      <w:pPr>
        <w:pStyle w:val="Akapitzlist"/>
        <w:numPr>
          <w:ilvl w:val="1"/>
          <w:numId w:val="8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Plaintiff Deposition Status</w:t>
      </w:r>
      <w:r w:rsidRPr="000C2D21">
        <w:t xml:space="preserve"> has changed</w:t>
      </w:r>
    </w:p>
    <w:p w14:paraId="7517D30C" w14:textId="77777777" w:rsidR="000C2D21" w:rsidRPr="000C2D21" w:rsidRDefault="000C2D21">
      <w:pPr>
        <w:pStyle w:val="Akapitzlist"/>
        <w:numPr>
          <w:ilvl w:val="1"/>
          <w:numId w:val="8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Plaintiff Deposition Status</w:t>
      </w:r>
      <w:r w:rsidRPr="000C2D21">
        <w:t xml:space="preserve"> is </w:t>
      </w:r>
      <w:r w:rsidRPr="001A694E">
        <w:rPr>
          <w:rStyle w:val="Uwydatnienie"/>
          <w:rFonts w:asciiTheme="minorHAnsi" w:hAnsiTheme="minorHAnsi" w:cstheme="minorHAnsi"/>
          <w:szCs w:val="22"/>
        </w:rPr>
        <w:t>Engineer Depo - MTC Filed</w:t>
      </w:r>
    </w:p>
    <w:p w14:paraId="2E086A0C" w14:textId="77777777" w:rsidR="000C2D21" w:rsidRPr="000C2D21" w:rsidRDefault="000C2D21">
      <w:pPr>
        <w:pStyle w:val="Akapitzlist"/>
        <w:numPr>
          <w:ilvl w:val="1"/>
          <w:numId w:val="8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0C2D21">
        <w:t xml:space="preserve"> is </w:t>
      </w:r>
      <w:r w:rsidRPr="001A694E">
        <w:rPr>
          <w:rStyle w:val="Uwydatnienie"/>
          <w:rFonts w:asciiTheme="minorHAnsi" w:hAnsiTheme="minorHAnsi" w:cstheme="minorHAnsi"/>
          <w:szCs w:val="22"/>
        </w:rPr>
        <w:t>0</w:t>
      </w:r>
    </w:p>
    <w:p w14:paraId="0B4A10D3" w14:textId="77777777" w:rsidR="000C2D21" w:rsidRPr="000C2D21" w:rsidRDefault="000C2D21" w:rsidP="000C2D21">
      <w:r w:rsidRPr="000C2D21">
        <w:t>Tasks:</w:t>
      </w:r>
    </w:p>
    <w:p w14:paraId="337433AA" w14:textId="77777777" w:rsidR="000C2D21" w:rsidRPr="000C2D21" w:rsidRDefault="000C2D21">
      <w:pPr>
        <w:pStyle w:val="Akapitzlist"/>
        <w:numPr>
          <w:ilvl w:val="0"/>
          <w:numId w:val="88"/>
        </w:numPr>
      </w:pPr>
      <w:r w:rsidRPr="000C2D21">
        <w:t xml:space="preserve">create a task for Scheduling Team - Hearings to "Coordinate hearing on P's  Motion for Compel Depo (Engineer) in" </w:t>
      </w:r>
    </w:p>
    <w:p w14:paraId="0BEEBF67" w14:textId="0B6561B4" w:rsidR="000C2D21" w:rsidRPr="000C2D21" w:rsidRDefault="000C2D21" w:rsidP="001A694E">
      <w:pPr>
        <w:pStyle w:val="DBH3"/>
      </w:pPr>
      <w:bookmarkStart w:id="194" w:name="_Toc130299788"/>
      <w:r w:rsidRPr="000C2D21">
        <w:t>Plaintiff Deposition Status change to FA Depo - MTC Filed</w:t>
      </w:r>
      <w:bookmarkEnd w:id="194"/>
    </w:p>
    <w:p w14:paraId="61318033" w14:textId="77777777" w:rsidR="000C2D21" w:rsidRPr="000C2D21" w:rsidRDefault="000C2D21" w:rsidP="000C2D21">
      <w:r w:rsidRPr="000C2D21">
        <w:t>Conditions:</w:t>
      </w:r>
    </w:p>
    <w:p w14:paraId="430FFDB1" w14:textId="77777777" w:rsidR="000C2D21" w:rsidRPr="000C2D21" w:rsidRDefault="000C2D21">
      <w:pPr>
        <w:pStyle w:val="Akapitzlist"/>
        <w:numPr>
          <w:ilvl w:val="0"/>
          <w:numId w:val="88"/>
        </w:numPr>
      </w:pPr>
      <w:r w:rsidRPr="000C2D21">
        <w:t xml:space="preserve">All: </w:t>
      </w:r>
    </w:p>
    <w:p w14:paraId="57844EFC" w14:textId="77777777" w:rsidR="000C2D21" w:rsidRPr="000C2D21" w:rsidRDefault="000C2D21">
      <w:pPr>
        <w:pStyle w:val="Akapitzlist"/>
        <w:numPr>
          <w:ilvl w:val="1"/>
          <w:numId w:val="8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Plaintiff Deposition Status</w:t>
      </w:r>
      <w:r w:rsidRPr="000C2D21">
        <w:t xml:space="preserve"> has changed</w:t>
      </w:r>
    </w:p>
    <w:p w14:paraId="09D6F1AB" w14:textId="77777777" w:rsidR="000C2D21" w:rsidRPr="000C2D21" w:rsidRDefault="000C2D21">
      <w:pPr>
        <w:pStyle w:val="Akapitzlist"/>
        <w:numPr>
          <w:ilvl w:val="1"/>
          <w:numId w:val="8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Plaintiff Deposition Status</w:t>
      </w:r>
      <w:r w:rsidRPr="000C2D21">
        <w:t xml:space="preserve"> is </w:t>
      </w:r>
      <w:r w:rsidRPr="001A694E">
        <w:rPr>
          <w:rStyle w:val="Uwydatnienie"/>
          <w:rFonts w:asciiTheme="minorHAnsi" w:hAnsiTheme="minorHAnsi" w:cstheme="minorHAnsi"/>
          <w:szCs w:val="22"/>
        </w:rPr>
        <w:t>FA Depo - MTC Filed</w:t>
      </w:r>
    </w:p>
    <w:p w14:paraId="1601D19D" w14:textId="77777777" w:rsidR="000C2D21" w:rsidRPr="000C2D21" w:rsidRDefault="000C2D21">
      <w:pPr>
        <w:pStyle w:val="Akapitzlist"/>
        <w:numPr>
          <w:ilvl w:val="1"/>
          <w:numId w:val="8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0C2D21">
        <w:t xml:space="preserve"> is </w:t>
      </w:r>
      <w:r w:rsidRPr="001A694E">
        <w:rPr>
          <w:rStyle w:val="Uwydatnienie"/>
          <w:rFonts w:asciiTheme="minorHAnsi" w:hAnsiTheme="minorHAnsi" w:cstheme="minorHAnsi"/>
          <w:szCs w:val="22"/>
        </w:rPr>
        <w:t>0</w:t>
      </w:r>
    </w:p>
    <w:p w14:paraId="68431FDE" w14:textId="77777777" w:rsidR="000C2D21" w:rsidRPr="000C2D21" w:rsidRDefault="000C2D21" w:rsidP="000C2D21">
      <w:r w:rsidRPr="000C2D21">
        <w:t>Tasks:</w:t>
      </w:r>
    </w:p>
    <w:p w14:paraId="722A7E08" w14:textId="77777777" w:rsidR="000C2D21" w:rsidRPr="000C2D21" w:rsidRDefault="000C2D21">
      <w:pPr>
        <w:pStyle w:val="Akapitzlist"/>
        <w:numPr>
          <w:ilvl w:val="0"/>
          <w:numId w:val="88"/>
        </w:numPr>
      </w:pPr>
      <w:r w:rsidRPr="000C2D21">
        <w:t xml:space="preserve">create a task for Scheduling Team - Hearings to "Coordinate hearing on P's  Motion for Compel Depo (FA) in" </w:t>
      </w:r>
    </w:p>
    <w:p w14:paraId="6331F8CF" w14:textId="52883005" w:rsidR="000C2D21" w:rsidRPr="000C2D21" w:rsidRDefault="000C2D21" w:rsidP="001A694E">
      <w:pPr>
        <w:pStyle w:val="DBH3"/>
      </w:pPr>
      <w:bookmarkStart w:id="195" w:name="_Toc130299789"/>
      <w:r w:rsidRPr="000C2D21">
        <w:lastRenderedPageBreak/>
        <w:t>Plaintiff Deposition Status change to Pricing Expert Depo - MTC Filed</w:t>
      </w:r>
      <w:bookmarkEnd w:id="195"/>
    </w:p>
    <w:p w14:paraId="0F22F970" w14:textId="77777777" w:rsidR="000C2D21" w:rsidRPr="000C2D21" w:rsidRDefault="000C2D21" w:rsidP="000C2D21">
      <w:r w:rsidRPr="000C2D21">
        <w:t>Conditions:</w:t>
      </w:r>
    </w:p>
    <w:p w14:paraId="4BC8082A" w14:textId="77777777" w:rsidR="000C2D21" w:rsidRPr="000C2D21" w:rsidRDefault="000C2D21">
      <w:pPr>
        <w:pStyle w:val="Akapitzlist"/>
        <w:numPr>
          <w:ilvl w:val="0"/>
          <w:numId w:val="88"/>
        </w:numPr>
      </w:pPr>
      <w:r w:rsidRPr="000C2D21">
        <w:t xml:space="preserve">All: </w:t>
      </w:r>
    </w:p>
    <w:p w14:paraId="53EE223A" w14:textId="77777777" w:rsidR="000C2D21" w:rsidRPr="000C2D21" w:rsidRDefault="000C2D21">
      <w:pPr>
        <w:pStyle w:val="Akapitzlist"/>
        <w:numPr>
          <w:ilvl w:val="1"/>
          <w:numId w:val="8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Plaintiff Deposition Status</w:t>
      </w:r>
      <w:r w:rsidRPr="000C2D21">
        <w:t xml:space="preserve"> has changed</w:t>
      </w:r>
    </w:p>
    <w:p w14:paraId="71A3E548" w14:textId="77777777" w:rsidR="000C2D21" w:rsidRPr="000C2D21" w:rsidRDefault="000C2D21">
      <w:pPr>
        <w:pStyle w:val="Akapitzlist"/>
        <w:numPr>
          <w:ilvl w:val="1"/>
          <w:numId w:val="8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Plaintiff Deposition Status</w:t>
      </w:r>
      <w:r w:rsidRPr="000C2D21">
        <w:t xml:space="preserve"> is </w:t>
      </w:r>
      <w:r w:rsidRPr="001A694E">
        <w:rPr>
          <w:rStyle w:val="Uwydatnienie"/>
          <w:rFonts w:asciiTheme="minorHAnsi" w:hAnsiTheme="minorHAnsi" w:cstheme="minorHAnsi"/>
          <w:szCs w:val="22"/>
        </w:rPr>
        <w:t>Pricing Expert Depo - MTC Filed</w:t>
      </w:r>
    </w:p>
    <w:p w14:paraId="379FEFAC" w14:textId="77777777" w:rsidR="000C2D21" w:rsidRPr="000C2D21" w:rsidRDefault="000C2D21">
      <w:pPr>
        <w:pStyle w:val="Akapitzlist"/>
        <w:numPr>
          <w:ilvl w:val="1"/>
          <w:numId w:val="8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0C2D21">
        <w:t xml:space="preserve"> is </w:t>
      </w:r>
      <w:r w:rsidRPr="001A694E">
        <w:rPr>
          <w:rStyle w:val="Uwydatnienie"/>
          <w:rFonts w:asciiTheme="minorHAnsi" w:hAnsiTheme="minorHAnsi" w:cstheme="minorHAnsi"/>
          <w:szCs w:val="22"/>
        </w:rPr>
        <w:t>0</w:t>
      </w:r>
    </w:p>
    <w:p w14:paraId="41C22D09" w14:textId="77777777" w:rsidR="000C2D21" w:rsidRPr="000C2D21" w:rsidRDefault="000C2D21" w:rsidP="000C2D21">
      <w:r w:rsidRPr="000C2D21">
        <w:t>Tasks:</w:t>
      </w:r>
    </w:p>
    <w:p w14:paraId="51468EA8" w14:textId="77777777" w:rsidR="000C2D21" w:rsidRPr="000C2D21" w:rsidRDefault="000C2D21">
      <w:pPr>
        <w:pStyle w:val="Akapitzlist"/>
        <w:numPr>
          <w:ilvl w:val="0"/>
          <w:numId w:val="88"/>
        </w:numPr>
      </w:pPr>
      <w:r w:rsidRPr="000C2D21">
        <w:t xml:space="preserve">create a task for Scheduling Team - Hearings to "Coordinate hearing on P's  Motion for Compel Depo (Pricing Expert) in" </w:t>
      </w:r>
    </w:p>
    <w:p w14:paraId="1ADB9B73" w14:textId="4C15547C" w:rsidR="000C2D21" w:rsidRPr="000C2D21" w:rsidRDefault="000C2D21" w:rsidP="001A694E">
      <w:pPr>
        <w:pStyle w:val="DBH3"/>
      </w:pPr>
      <w:bookmarkStart w:id="196" w:name="_Toc130299790"/>
      <w:r w:rsidRPr="000C2D21">
        <w:t>Pricing Expert Depo Date changed</w:t>
      </w:r>
      <w:bookmarkEnd w:id="196"/>
    </w:p>
    <w:p w14:paraId="75E74B23" w14:textId="77777777" w:rsidR="000C2D21" w:rsidRPr="000C2D21" w:rsidRDefault="000C2D21" w:rsidP="000C2D21">
      <w:r w:rsidRPr="000C2D21">
        <w:t>Conditions:</w:t>
      </w:r>
    </w:p>
    <w:p w14:paraId="453A7F0B" w14:textId="77777777" w:rsidR="000C2D21" w:rsidRPr="000C2D21" w:rsidRDefault="000C2D21">
      <w:pPr>
        <w:pStyle w:val="Akapitzlist"/>
        <w:numPr>
          <w:ilvl w:val="0"/>
          <w:numId w:val="88"/>
        </w:numPr>
      </w:pPr>
      <w:r w:rsidRPr="000C2D21">
        <w:t xml:space="preserve">All: </w:t>
      </w:r>
    </w:p>
    <w:p w14:paraId="70289040" w14:textId="77777777" w:rsidR="000C2D21" w:rsidRPr="000C2D21" w:rsidRDefault="000C2D21">
      <w:pPr>
        <w:pStyle w:val="Akapitzlist"/>
        <w:numPr>
          <w:ilvl w:val="1"/>
          <w:numId w:val="8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Pricing Expert Depo Date</w:t>
      </w:r>
      <w:r w:rsidRPr="000C2D21">
        <w:t xml:space="preserve"> has changed</w:t>
      </w:r>
    </w:p>
    <w:p w14:paraId="5F32DD7C" w14:textId="77777777" w:rsidR="000C2D21" w:rsidRPr="000C2D21" w:rsidRDefault="000C2D21">
      <w:pPr>
        <w:pStyle w:val="Akapitzlist"/>
        <w:numPr>
          <w:ilvl w:val="1"/>
          <w:numId w:val="8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Pricing Expert Depo Date</w:t>
      </w:r>
      <w:r w:rsidRPr="000C2D21">
        <w:t xml:space="preserve"> is not empty</w:t>
      </w:r>
    </w:p>
    <w:p w14:paraId="3D67D02A" w14:textId="77777777" w:rsidR="000C2D21" w:rsidRPr="000C2D21" w:rsidRDefault="000C2D21">
      <w:pPr>
        <w:pStyle w:val="Akapitzlist"/>
        <w:numPr>
          <w:ilvl w:val="1"/>
          <w:numId w:val="88"/>
        </w:numPr>
      </w:pPr>
      <w:r w:rsidRPr="001A694E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0C2D21">
        <w:t xml:space="preserve"> is </w:t>
      </w:r>
      <w:r w:rsidRPr="001A694E">
        <w:rPr>
          <w:rStyle w:val="Uwydatnienie"/>
          <w:rFonts w:asciiTheme="minorHAnsi" w:hAnsiTheme="minorHAnsi" w:cstheme="minorHAnsi"/>
          <w:szCs w:val="22"/>
        </w:rPr>
        <w:t>0</w:t>
      </w:r>
    </w:p>
    <w:p w14:paraId="518189AE" w14:textId="77777777" w:rsidR="000C2D21" w:rsidRPr="000C2D21" w:rsidRDefault="000C2D21" w:rsidP="000C2D21">
      <w:r w:rsidRPr="000C2D21">
        <w:t>Tasks:</w:t>
      </w:r>
    </w:p>
    <w:p w14:paraId="718BACBA" w14:textId="77777777" w:rsidR="000C2D21" w:rsidRPr="000C2D21" w:rsidRDefault="000C2D21">
      <w:pPr>
        <w:pStyle w:val="Akapitzlist"/>
        <w:numPr>
          <w:ilvl w:val="0"/>
          <w:numId w:val="88"/>
        </w:numPr>
      </w:pPr>
      <w:r w:rsidRPr="000C2D21">
        <w:t>set Plaintiff Deposition Status to Pricing Expert Depo - Set</w:t>
      </w:r>
    </w:p>
    <w:p w14:paraId="166E5794" w14:textId="77777777" w:rsidR="000C2D21" w:rsidRPr="000C2D21" w:rsidRDefault="000C2D21">
      <w:pPr>
        <w:pStyle w:val="Akapitzlist"/>
        <w:numPr>
          <w:ilvl w:val="0"/>
          <w:numId w:val="88"/>
        </w:numPr>
      </w:pPr>
      <w:r w:rsidRPr="000C2D21">
        <w:t>add calendar event to Assigned and Case Manager "Deposition of D's Pricing Expert in"</w:t>
      </w:r>
    </w:p>
    <w:p w14:paraId="24EC8551" w14:textId="0CA63744" w:rsidR="000C2D21" w:rsidRPr="000C2D21" w:rsidRDefault="002B3663" w:rsidP="002B3663">
      <w:pPr>
        <w:pStyle w:val="DBH2"/>
      </w:pPr>
      <w:bookmarkStart w:id="197" w:name="_Toc130299791"/>
      <w:r w:rsidRPr="002B3663">
        <w:t>Module: Cases, Section: Plaintiff Discovery</w:t>
      </w:r>
      <w:bookmarkEnd w:id="197"/>
    </w:p>
    <w:p w14:paraId="6C71B926" w14:textId="30903E59" w:rsidR="002B3663" w:rsidRPr="002B3663" w:rsidRDefault="002B3663" w:rsidP="002B3663">
      <w:pPr>
        <w:pStyle w:val="DBH3"/>
        <w:rPr>
          <w:lang w:val="pl-PL" w:eastAsia="pl-PL"/>
        </w:rPr>
      </w:pPr>
      <w:bookmarkStart w:id="198" w:name="_Toc130299792"/>
      <w:r w:rsidRPr="002B3663">
        <w:t>IF 7 days after Ps 3rd Disco Set - Agreed Due Date no date has been entered</w:t>
      </w:r>
      <w:bookmarkEnd w:id="198"/>
    </w:p>
    <w:p w14:paraId="61D8D9E5" w14:textId="77777777" w:rsidR="002B3663" w:rsidRPr="002B3663" w:rsidRDefault="002B3663" w:rsidP="002B3663">
      <w:r w:rsidRPr="002B3663">
        <w:t>Conditions:</w:t>
      </w:r>
    </w:p>
    <w:p w14:paraId="572C0008" w14:textId="77777777" w:rsidR="002B3663" w:rsidRPr="002B3663" w:rsidRDefault="002B3663">
      <w:pPr>
        <w:pStyle w:val="Akapitzlist"/>
        <w:numPr>
          <w:ilvl w:val="0"/>
          <w:numId w:val="89"/>
        </w:numPr>
      </w:pPr>
      <w:r w:rsidRPr="002B3663">
        <w:t xml:space="preserve">All: </w:t>
      </w:r>
    </w:p>
    <w:p w14:paraId="4E0A0494" w14:textId="77777777" w:rsidR="002B3663" w:rsidRPr="002B3663" w:rsidRDefault="002B3663">
      <w:pPr>
        <w:pStyle w:val="Akapitzlist"/>
        <w:numPr>
          <w:ilvl w:val="1"/>
          <w:numId w:val="89"/>
        </w:numPr>
      </w:pPr>
      <w:r w:rsidRPr="002B3663">
        <w:rPr>
          <w:rStyle w:val="Pogrubienie"/>
          <w:rFonts w:cstheme="minorHAnsi"/>
          <w:b w:val="0"/>
          <w:bCs w:val="0"/>
          <w:szCs w:val="22"/>
        </w:rPr>
        <w:t>Status</w:t>
      </w:r>
      <w:r w:rsidRPr="002B3663">
        <w:t xml:space="preserve"> is </w:t>
      </w:r>
      <w:r w:rsidRPr="002B3663">
        <w:rPr>
          <w:rStyle w:val="Uwydatnienie"/>
          <w:rFonts w:asciiTheme="minorHAnsi" w:hAnsiTheme="minorHAnsi" w:cstheme="minorHAnsi"/>
          <w:szCs w:val="22"/>
        </w:rPr>
        <w:t>3rd Disco Set - Ds MFET Agreed Extension</w:t>
      </w:r>
    </w:p>
    <w:p w14:paraId="715E7B27" w14:textId="77777777" w:rsidR="002B3663" w:rsidRPr="002B3663" w:rsidRDefault="002B3663">
      <w:pPr>
        <w:pStyle w:val="Akapitzlist"/>
        <w:numPr>
          <w:ilvl w:val="1"/>
          <w:numId w:val="89"/>
        </w:numPr>
      </w:pPr>
      <w:r w:rsidRPr="002B3663">
        <w:rPr>
          <w:rStyle w:val="Pogrubienie"/>
          <w:rFonts w:cstheme="minorHAnsi"/>
          <w:b w:val="0"/>
          <w:bCs w:val="0"/>
          <w:szCs w:val="22"/>
        </w:rPr>
        <w:t>Ps 3rd Disco Set - Response Received</w:t>
      </w:r>
      <w:r w:rsidRPr="002B3663">
        <w:t xml:space="preserve"> is empty</w:t>
      </w:r>
    </w:p>
    <w:p w14:paraId="50A77BC1" w14:textId="77777777" w:rsidR="002B3663" w:rsidRPr="002B3663" w:rsidRDefault="002B3663">
      <w:pPr>
        <w:pStyle w:val="Akapitzlist"/>
        <w:numPr>
          <w:ilvl w:val="1"/>
          <w:numId w:val="89"/>
        </w:numPr>
      </w:pPr>
      <w:r w:rsidRPr="002B3663">
        <w:rPr>
          <w:rStyle w:val="Pogrubienie"/>
          <w:rFonts w:cstheme="minorHAnsi"/>
          <w:b w:val="0"/>
          <w:bCs w:val="0"/>
          <w:szCs w:val="22"/>
        </w:rPr>
        <w:t>Ps 3rd Disco Set - Agreed Due Date</w:t>
      </w:r>
      <w:r w:rsidRPr="002B3663">
        <w:t xml:space="preserve"> days ago </w:t>
      </w:r>
      <w:r w:rsidRPr="002B3663">
        <w:rPr>
          <w:rStyle w:val="Uwydatnienie"/>
          <w:rFonts w:asciiTheme="minorHAnsi" w:hAnsiTheme="minorHAnsi" w:cstheme="minorHAnsi"/>
          <w:szCs w:val="22"/>
        </w:rPr>
        <w:t>7</w:t>
      </w:r>
    </w:p>
    <w:p w14:paraId="44438D3B" w14:textId="77777777" w:rsidR="002B3663" w:rsidRPr="002B3663" w:rsidRDefault="002B3663">
      <w:pPr>
        <w:pStyle w:val="Akapitzlist"/>
        <w:numPr>
          <w:ilvl w:val="1"/>
          <w:numId w:val="89"/>
        </w:numPr>
      </w:pPr>
      <w:r w:rsidRPr="002B366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2B3663">
        <w:t xml:space="preserve"> is </w:t>
      </w:r>
      <w:r w:rsidRPr="002B3663">
        <w:rPr>
          <w:rStyle w:val="Uwydatnienie"/>
          <w:rFonts w:asciiTheme="minorHAnsi" w:hAnsiTheme="minorHAnsi" w:cstheme="minorHAnsi"/>
          <w:szCs w:val="22"/>
        </w:rPr>
        <w:t>0</w:t>
      </w:r>
    </w:p>
    <w:p w14:paraId="534D8907" w14:textId="77777777" w:rsidR="002B3663" w:rsidRPr="002B3663" w:rsidRDefault="002B3663" w:rsidP="002B3663">
      <w:r w:rsidRPr="002B3663">
        <w:t>Tasks:</w:t>
      </w:r>
    </w:p>
    <w:p w14:paraId="608EA623" w14:textId="77777777" w:rsidR="002B3663" w:rsidRPr="002B3663" w:rsidRDefault="002B3663">
      <w:pPr>
        <w:pStyle w:val="Akapitzlist"/>
        <w:numPr>
          <w:ilvl w:val="0"/>
          <w:numId w:val="89"/>
        </w:numPr>
      </w:pPr>
      <w:r w:rsidRPr="002B3663">
        <w:t xml:space="preserve">create task for Assigned Attorney to "Review for overdue discovery responses to 3rd Disco Set and draft Motion to Compel with Sanctions if Necessary" </w:t>
      </w:r>
    </w:p>
    <w:p w14:paraId="5B886953" w14:textId="77777777" w:rsidR="002B3663" w:rsidRPr="002B3663" w:rsidRDefault="002B3663" w:rsidP="002B3663">
      <w:pPr>
        <w:pStyle w:val="DBH3"/>
      </w:pPr>
      <w:bookmarkStart w:id="199" w:name="_Toc130299793"/>
      <w:r w:rsidRPr="002B3663">
        <w:lastRenderedPageBreak/>
        <w:t>"1 day before Ps 1st Disco Set - Ds MFET Hearing date create task for Attorney to "</w:t>
      </w:r>
      <w:bookmarkEnd w:id="199"/>
    </w:p>
    <w:p w14:paraId="1B3D827A" w14:textId="77777777" w:rsidR="002B3663" w:rsidRPr="002B3663" w:rsidRDefault="002B3663" w:rsidP="002B3663">
      <w:r w:rsidRPr="002B3663">
        <w:t>Conditions:</w:t>
      </w:r>
    </w:p>
    <w:p w14:paraId="21C33653" w14:textId="77777777" w:rsidR="002B3663" w:rsidRPr="002B3663" w:rsidRDefault="002B3663">
      <w:pPr>
        <w:pStyle w:val="Akapitzlist"/>
        <w:numPr>
          <w:ilvl w:val="0"/>
          <w:numId w:val="89"/>
        </w:numPr>
      </w:pPr>
      <w:r w:rsidRPr="002B3663">
        <w:t xml:space="preserve">All: </w:t>
      </w:r>
    </w:p>
    <w:p w14:paraId="5907C3E0" w14:textId="77777777" w:rsidR="002B3663" w:rsidRPr="002B3663" w:rsidRDefault="002B3663">
      <w:pPr>
        <w:pStyle w:val="Akapitzlist"/>
        <w:numPr>
          <w:ilvl w:val="1"/>
          <w:numId w:val="89"/>
        </w:numPr>
      </w:pPr>
      <w:r w:rsidRPr="002B3663">
        <w:rPr>
          <w:rStyle w:val="Pogrubienie"/>
          <w:rFonts w:cstheme="minorHAnsi"/>
          <w:b w:val="0"/>
          <w:bCs w:val="0"/>
          <w:szCs w:val="22"/>
        </w:rPr>
        <w:t>Ps 1st Disco Set - Ds MFET Hearing</w:t>
      </w:r>
      <w:r w:rsidRPr="002B3663">
        <w:t xml:space="preserve"> is not empty</w:t>
      </w:r>
    </w:p>
    <w:p w14:paraId="19F24B48" w14:textId="77777777" w:rsidR="002B3663" w:rsidRPr="002B3663" w:rsidRDefault="002B3663">
      <w:pPr>
        <w:pStyle w:val="Akapitzlist"/>
        <w:numPr>
          <w:ilvl w:val="1"/>
          <w:numId w:val="89"/>
        </w:numPr>
      </w:pPr>
      <w:r w:rsidRPr="002B3663">
        <w:rPr>
          <w:rStyle w:val="Pogrubienie"/>
          <w:rFonts w:cstheme="minorHAnsi"/>
          <w:b w:val="0"/>
          <w:bCs w:val="0"/>
          <w:szCs w:val="22"/>
        </w:rPr>
        <w:t>Ps 1st Disco Set - Ds MFET Hearing</w:t>
      </w:r>
      <w:r w:rsidRPr="002B3663">
        <w:t xml:space="preserve"> days later </w:t>
      </w:r>
      <w:r w:rsidRPr="002B3663">
        <w:rPr>
          <w:rStyle w:val="Uwydatnienie"/>
          <w:rFonts w:asciiTheme="minorHAnsi" w:hAnsiTheme="minorHAnsi" w:cstheme="minorHAnsi"/>
          <w:szCs w:val="22"/>
        </w:rPr>
        <w:t>1</w:t>
      </w:r>
    </w:p>
    <w:p w14:paraId="7F3EDA00" w14:textId="77777777" w:rsidR="002B3663" w:rsidRPr="002B3663" w:rsidRDefault="002B3663">
      <w:pPr>
        <w:pStyle w:val="Akapitzlist"/>
        <w:numPr>
          <w:ilvl w:val="1"/>
          <w:numId w:val="89"/>
        </w:numPr>
      </w:pPr>
      <w:r w:rsidRPr="002B366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2B3663">
        <w:t xml:space="preserve"> is </w:t>
      </w:r>
      <w:r w:rsidRPr="002B3663">
        <w:rPr>
          <w:rStyle w:val="Uwydatnienie"/>
          <w:rFonts w:asciiTheme="minorHAnsi" w:hAnsiTheme="minorHAnsi" w:cstheme="minorHAnsi"/>
          <w:szCs w:val="22"/>
        </w:rPr>
        <w:t>0</w:t>
      </w:r>
    </w:p>
    <w:p w14:paraId="520A675C" w14:textId="77777777" w:rsidR="002B3663" w:rsidRPr="002B3663" w:rsidRDefault="002B3663" w:rsidP="002B3663">
      <w:r w:rsidRPr="002B3663">
        <w:t>Tasks:</w:t>
      </w:r>
    </w:p>
    <w:p w14:paraId="742C09FD" w14:textId="77777777" w:rsidR="002B3663" w:rsidRPr="002B3663" w:rsidRDefault="002B3663">
      <w:pPr>
        <w:pStyle w:val="Akapitzlist"/>
        <w:numPr>
          <w:ilvl w:val="0"/>
          <w:numId w:val="89"/>
        </w:numPr>
      </w:pPr>
      <w:r w:rsidRPr="002B3663">
        <w:t xml:space="preserve">create task for Assigned Attorney 1 day before to "Prepare for D's MFET - 1st Set in" </w:t>
      </w:r>
    </w:p>
    <w:p w14:paraId="58881962" w14:textId="30A560C9" w:rsidR="002B3663" w:rsidRPr="002B3663" w:rsidRDefault="002B3663" w:rsidP="002B3663">
      <w:pPr>
        <w:pStyle w:val="DBH3"/>
      </w:pPr>
      <w:bookmarkStart w:id="200" w:name="_Toc130299794"/>
      <w:r w:rsidRPr="002B3663">
        <w:t>1 day before Ps 2nd Disco Set - Ds MFET Hearing date create task for Attorney</w:t>
      </w:r>
      <w:bookmarkEnd w:id="200"/>
    </w:p>
    <w:p w14:paraId="7842A2C9" w14:textId="77777777" w:rsidR="002B3663" w:rsidRPr="002B3663" w:rsidRDefault="002B3663" w:rsidP="002B3663">
      <w:r w:rsidRPr="002B3663">
        <w:t>Conditions:</w:t>
      </w:r>
    </w:p>
    <w:p w14:paraId="2F6BDF39" w14:textId="77777777" w:rsidR="002B3663" w:rsidRPr="002B3663" w:rsidRDefault="002B3663">
      <w:pPr>
        <w:pStyle w:val="Akapitzlist"/>
        <w:numPr>
          <w:ilvl w:val="0"/>
          <w:numId w:val="89"/>
        </w:numPr>
      </w:pPr>
      <w:r w:rsidRPr="002B3663">
        <w:t xml:space="preserve">All: </w:t>
      </w:r>
    </w:p>
    <w:p w14:paraId="585F5E41" w14:textId="77777777" w:rsidR="002B3663" w:rsidRPr="002B3663" w:rsidRDefault="002B3663">
      <w:pPr>
        <w:pStyle w:val="Akapitzlist"/>
        <w:numPr>
          <w:ilvl w:val="1"/>
          <w:numId w:val="89"/>
        </w:numPr>
      </w:pPr>
      <w:r w:rsidRPr="002B3663">
        <w:rPr>
          <w:rStyle w:val="Pogrubienie"/>
          <w:rFonts w:cstheme="minorHAnsi"/>
          <w:b w:val="0"/>
          <w:bCs w:val="0"/>
          <w:szCs w:val="22"/>
        </w:rPr>
        <w:t>Ps 2nd Disco Set - Ds MFET Hearing</w:t>
      </w:r>
      <w:r w:rsidRPr="002B3663">
        <w:t xml:space="preserve"> is not empty</w:t>
      </w:r>
    </w:p>
    <w:p w14:paraId="5DAFC791" w14:textId="77777777" w:rsidR="002B3663" w:rsidRPr="002B3663" w:rsidRDefault="002B3663">
      <w:pPr>
        <w:pStyle w:val="Akapitzlist"/>
        <w:numPr>
          <w:ilvl w:val="1"/>
          <w:numId w:val="89"/>
        </w:numPr>
      </w:pPr>
      <w:r w:rsidRPr="002B3663">
        <w:rPr>
          <w:rStyle w:val="Pogrubienie"/>
          <w:rFonts w:cstheme="minorHAnsi"/>
          <w:b w:val="0"/>
          <w:bCs w:val="0"/>
          <w:szCs w:val="22"/>
        </w:rPr>
        <w:t>Ps 2nd Disco Set - Ds MFET Hearing</w:t>
      </w:r>
      <w:r w:rsidRPr="002B3663">
        <w:t xml:space="preserve"> days later </w:t>
      </w:r>
      <w:r w:rsidRPr="002B3663">
        <w:rPr>
          <w:rStyle w:val="Uwydatnienie"/>
          <w:rFonts w:asciiTheme="minorHAnsi" w:hAnsiTheme="minorHAnsi" w:cstheme="minorHAnsi"/>
          <w:szCs w:val="22"/>
        </w:rPr>
        <w:t>1</w:t>
      </w:r>
    </w:p>
    <w:p w14:paraId="3B87EB5B" w14:textId="77777777" w:rsidR="002B3663" w:rsidRPr="002B3663" w:rsidRDefault="002B3663">
      <w:pPr>
        <w:pStyle w:val="Akapitzlist"/>
        <w:numPr>
          <w:ilvl w:val="1"/>
          <w:numId w:val="89"/>
        </w:numPr>
      </w:pPr>
      <w:r w:rsidRPr="002B366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2B3663">
        <w:t xml:space="preserve"> is </w:t>
      </w:r>
      <w:r w:rsidRPr="002B3663">
        <w:rPr>
          <w:rStyle w:val="Uwydatnienie"/>
          <w:rFonts w:asciiTheme="minorHAnsi" w:hAnsiTheme="minorHAnsi" w:cstheme="minorHAnsi"/>
          <w:szCs w:val="22"/>
        </w:rPr>
        <w:t>0</w:t>
      </w:r>
    </w:p>
    <w:p w14:paraId="4A78DA3D" w14:textId="77777777" w:rsidR="002B3663" w:rsidRPr="002B3663" w:rsidRDefault="002B3663" w:rsidP="002B3663">
      <w:r w:rsidRPr="002B3663">
        <w:t>Tasks:</w:t>
      </w:r>
    </w:p>
    <w:p w14:paraId="19593938" w14:textId="77777777" w:rsidR="002B3663" w:rsidRPr="002B3663" w:rsidRDefault="002B3663">
      <w:pPr>
        <w:pStyle w:val="Akapitzlist"/>
        <w:numPr>
          <w:ilvl w:val="0"/>
          <w:numId w:val="89"/>
        </w:numPr>
      </w:pPr>
      <w:r w:rsidRPr="002B3663">
        <w:t xml:space="preserve">1 day before Ps 2nd Disco Set - Ds MFET Hearing create task for Assigned Attorney to "Prepare for D's MFET - 2nd Set in" </w:t>
      </w:r>
    </w:p>
    <w:p w14:paraId="0EF4D1C5" w14:textId="77777777" w:rsidR="002B3663" w:rsidRPr="002B3663" w:rsidRDefault="002B3663" w:rsidP="002B3663">
      <w:pPr>
        <w:pStyle w:val="DBH3"/>
      </w:pPr>
      <w:bookmarkStart w:id="201" w:name="_Toc130299795"/>
      <w:r w:rsidRPr="002B3663">
        <w:t>"1 day before Ps 3rd Disco Set - Ds MFET Hearing create task for Attorney"</w:t>
      </w:r>
      <w:bookmarkEnd w:id="201"/>
    </w:p>
    <w:p w14:paraId="61201D6C" w14:textId="77777777" w:rsidR="002B3663" w:rsidRPr="002B3663" w:rsidRDefault="002B3663" w:rsidP="002B3663">
      <w:r w:rsidRPr="002B3663">
        <w:t>Conditions:</w:t>
      </w:r>
    </w:p>
    <w:p w14:paraId="2815B48B" w14:textId="77777777" w:rsidR="002B3663" w:rsidRPr="002B3663" w:rsidRDefault="002B3663">
      <w:pPr>
        <w:pStyle w:val="Akapitzlist"/>
        <w:numPr>
          <w:ilvl w:val="0"/>
          <w:numId w:val="89"/>
        </w:numPr>
      </w:pPr>
      <w:r w:rsidRPr="002B3663">
        <w:t xml:space="preserve">All: </w:t>
      </w:r>
    </w:p>
    <w:p w14:paraId="63BBF915" w14:textId="77777777" w:rsidR="002B3663" w:rsidRPr="002B3663" w:rsidRDefault="002B3663">
      <w:pPr>
        <w:pStyle w:val="Akapitzlist"/>
        <w:numPr>
          <w:ilvl w:val="1"/>
          <w:numId w:val="89"/>
        </w:numPr>
      </w:pPr>
      <w:r w:rsidRPr="002B3663">
        <w:rPr>
          <w:rStyle w:val="Pogrubienie"/>
          <w:rFonts w:cstheme="minorHAnsi"/>
          <w:b w:val="0"/>
          <w:bCs w:val="0"/>
          <w:szCs w:val="22"/>
        </w:rPr>
        <w:t>Ps 3rd Disco Set - Ds MFET Hearing</w:t>
      </w:r>
      <w:r w:rsidRPr="002B3663">
        <w:t xml:space="preserve"> is not empty</w:t>
      </w:r>
    </w:p>
    <w:p w14:paraId="3D4F8A7F" w14:textId="77777777" w:rsidR="002B3663" w:rsidRPr="002B3663" w:rsidRDefault="002B3663">
      <w:pPr>
        <w:pStyle w:val="Akapitzlist"/>
        <w:numPr>
          <w:ilvl w:val="1"/>
          <w:numId w:val="89"/>
        </w:numPr>
      </w:pPr>
      <w:r w:rsidRPr="002B3663">
        <w:rPr>
          <w:rStyle w:val="Pogrubienie"/>
          <w:rFonts w:cstheme="minorHAnsi"/>
          <w:b w:val="0"/>
          <w:bCs w:val="0"/>
          <w:szCs w:val="22"/>
        </w:rPr>
        <w:t>Ps 3rd Disco Set - Ds MFET Hearing</w:t>
      </w:r>
      <w:r w:rsidRPr="002B3663">
        <w:t xml:space="preserve"> days later </w:t>
      </w:r>
      <w:r w:rsidRPr="002B3663">
        <w:rPr>
          <w:rStyle w:val="Uwydatnienie"/>
          <w:rFonts w:asciiTheme="minorHAnsi" w:hAnsiTheme="minorHAnsi" w:cstheme="minorHAnsi"/>
          <w:szCs w:val="22"/>
        </w:rPr>
        <w:t>1</w:t>
      </w:r>
    </w:p>
    <w:p w14:paraId="2F810B3F" w14:textId="77777777" w:rsidR="002B3663" w:rsidRPr="002B3663" w:rsidRDefault="002B3663">
      <w:pPr>
        <w:pStyle w:val="Akapitzlist"/>
        <w:numPr>
          <w:ilvl w:val="1"/>
          <w:numId w:val="89"/>
        </w:numPr>
      </w:pPr>
      <w:r w:rsidRPr="002B366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2B3663">
        <w:t xml:space="preserve"> is </w:t>
      </w:r>
      <w:r w:rsidRPr="002B3663">
        <w:rPr>
          <w:rStyle w:val="Uwydatnienie"/>
          <w:rFonts w:asciiTheme="minorHAnsi" w:hAnsiTheme="minorHAnsi" w:cstheme="minorHAnsi"/>
          <w:szCs w:val="22"/>
        </w:rPr>
        <w:t>0</w:t>
      </w:r>
    </w:p>
    <w:p w14:paraId="04445D90" w14:textId="77777777" w:rsidR="002B3663" w:rsidRPr="002B3663" w:rsidRDefault="002B3663" w:rsidP="002B3663">
      <w:r w:rsidRPr="002B3663">
        <w:t>Tasks:</w:t>
      </w:r>
    </w:p>
    <w:p w14:paraId="4DC60327" w14:textId="77777777" w:rsidR="002B3663" w:rsidRPr="002B3663" w:rsidRDefault="002B3663">
      <w:pPr>
        <w:pStyle w:val="Akapitzlist"/>
        <w:numPr>
          <w:ilvl w:val="0"/>
          <w:numId w:val="89"/>
        </w:numPr>
      </w:pPr>
      <w:r w:rsidRPr="002B3663">
        <w:t xml:space="preserve">1 day before Ps 3rd Disco Set - Ds MFET Hearing create task for Assigned Attorney to "Prepare for D's MFET - 3rd Set in" </w:t>
      </w:r>
    </w:p>
    <w:p w14:paraId="4073BE98" w14:textId="4A25F45F" w:rsidR="002B3663" w:rsidRPr="002B3663" w:rsidRDefault="002B3663" w:rsidP="002B3663">
      <w:pPr>
        <w:pStyle w:val="DBH3"/>
      </w:pPr>
      <w:bookmarkStart w:id="202" w:name="_Toc130299796"/>
      <w:r w:rsidRPr="002B3663">
        <w:t>1 day before Ps Expert Disco Set - Ds MFET Hearing date create task for Attorney</w:t>
      </w:r>
      <w:bookmarkEnd w:id="202"/>
    </w:p>
    <w:p w14:paraId="33639560" w14:textId="77777777" w:rsidR="002B3663" w:rsidRPr="002B3663" w:rsidRDefault="002B3663" w:rsidP="002B3663">
      <w:r w:rsidRPr="002B3663">
        <w:t>Conditions:</w:t>
      </w:r>
    </w:p>
    <w:p w14:paraId="0E665AA5" w14:textId="77777777" w:rsidR="002B3663" w:rsidRPr="002B3663" w:rsidRDefault="002B3663">
      <w:pPr>
        <w:pStyle w:val="Akapitzlist"/>
        <w:numPr>
          <w:ilvl w:val="0"/>
          <w:numId w:val="89"/>
        </w:numPr>
      </w:pPr>
      <w:r w:rsidRPr="002B3663">
        <w:t xml:space="preserve">All: </w:t>
      </w:r>
    </w:p>
    <w:p w14:paraId="07B02C75" w14:textId="77777777" w:rsidR="002B3663" w:rsidRPr="002B3663" w:rsidRDefault="002B3663">
      <w:pPr>
        <w:pStyle w:val="Akapitzlist"/>
        <w:numPr>
          <w:ilvl w:val="1"/>
          <w:numId w:val="89"/>
        </w:numPr>
      </w:pPr>
      <w:r w:rsidRPr="002B3663">
        <w:rPr>
          <w:rStyle w:val="Pogrubienie"/>
          <w:rFonts w:cstheme="minorHAnsi"/>
          <w:b w:val="0"/>
          <w:bCs w:val="0"/>
          <w:szCs w:val="22"/>
        </w:rPr>
        <w:t>Ps Expert Disco Set - Ds MFET Hearing</w:t>
      </w:r>
      <w:r w:rsidRPr="002B3663">
        <w:t xml:space="preserve"> is not empty</w:t>
      </w:r>
    </w:p>
    <w:p w14:paraId="0CA6470B" w14:textId="77777777" w:rsidR="002B3663" w:rsidRPr="002B3663" w:rsidRDefault="002B3663">
      <w:pPr>
        <w:pStyle w:val="Akapitzlist"/>
        <w:numPr>
          <w:ilvl w:val="1"/>
          <w:numId w:val="89"/>
        </w:numPr>
      </w:pPr>
      <w:r w:rsidRPr="002B3663">
        <w:rPr>
          <w:rStyle w:val="Pogrubienie"/>
          <w:rFonts w:cstheme="minorHAnsi"/>
          <w:b w:val="0"/>
          <w:bCs w:val="0"/>
          <w:szCs w:val="22"/>
        </w:rPr>
        <w:lastRenderedPageBreak/>
        <w:t>Ps Expert Disco Set - Ds MFET Hearing</w:t>
      </w:r>
      <w:r w:rsidRPr="002B3663">
        <w:t xml:space="preserve"> days later </w:t>
      </w:r>
      <w:r w:rsidRPr="002B3663">
        <w:rPr>
          <w:rStyle w:val="Uwydatnienie"/>
          <w:rFonts w:asciiTheme="minorHAnsi" w:hAnsiTheme="minorHAnsi" w:cstheme="minorHAnsi"/>
          <w:szCs w:val="22"/>
        </w:rPr>
        <w:t>1</w:t>
      </w:r>
    </w:p>
    <w:p w14:paraId="62002FDC" w14:textId="77777777" w:rsidR="002B3663" w:rsidRPr="002B3663" w:rsidRDefault="002B3663">
      <w:pPr>
        <w:pStyle w:val="Akapitzlist"/>
        <w:numPr>
          <w:ilvl w:val="1"/>
          <w:numId w:val="89"/>
        </w:numPr>
      </w:pPr>
      <w:r w:rsidRPr="002B366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2B3663">
        <w:t xml:space="preserve"> is </w:t>
      </w:r>
      <w:r w:rsidRPr="002B3663">
        <w:rPr>
          <w:rStyle w:val="Uwydatnienie"/>
          <w:rFonts w:asciiTheme="minorHAnsi" w:hAnsiTheme="minorHAnsi" w:cstheme="minorHAnsi"/>
          <w:szCs w:val="22"/>
        </w:rPr>
        <w:t>0</w:t>
      </w:r>
    </w:p>
    <w:p w14:paraId="6FF46442" w14:textId="77777777" w:rsidR="002B3663" w:rsidRPr="002B3663" w:rsidRDefault="002B3663" w:rsidP="002B3663">
      <w:r w:rsidRPr="002B3663">
        <w:t>Tasks:</w:t>
      </w:r>
    </w:p>
    <w:p w14:paraId="0DB718CA" w14:textId="77777777" w:rsidR="002B3663" w:rsidRPr="002B3663" w:rsidRDefault="002B3663">
      <w:pPr>
        <w:pStyle w:val="Akapitzlist"/>
        <w:numPr>
          <w:ilvl w:val="0"/>
          <w:numId w:val="89"/>
        </w:numPr>
      </w:pPr>
      <w:r w:rsidRPr="002B3663">
        <w:t xml:space="preserve">1 day before Ps Expert Disco Set - Ds MFET Hearing create task for Assigned Attorney to "Prepare for D's MFET - Expert Set in" </w:t>
      </w:r>
    </w:p>
    <w:p w14:paraId="443EA492" w14:textId="4CB44F38" w:rsidR="002B3663" w:rsidRPr="002B3663" w:rsidRDefault="002B3663" w:rsidP="002B3663">
      <w:pPr>
        <w:pStyle w:val="DBH3"/>
      </w:pPr>
      <w:bookmarkStart w:id="203" w:name="_Toc130299797"/>
      <w:r w:rsidRPr="002B3663">
        <w:t>2nd Disco Set - Response Received changed</w:t>
      </w:r>
      <w:bookmarkEnd w:id="203"/>
    </w:p>
    <w:p w14:paraId="323C4ECE" w14:textId="77777777" w:rsidR="002B3663" w:rsidRPr="002B3663" w:rsidRDefault="002B3663" w:rsidP="002B3663">
      <w:r w:rsidRPr="002B3663">
        <w:t>Conditions:</w:t>
      </w:r>
    </w:p>
    <w:p w14:paraId="4EA7FF8A" w14:textId="77777777" w:rsidR="002B3663" w:rsidRPr="002B3663" w:rsidRDefault="002B3663">
      <w:pPr>
        <w:pStyle w:val="Akapitzlist"/>
        <w:numPr>
          <w:ilvl w:val="0"/>
          <w:numId w:val="89"/>
        </w:numPr>
      </w:pPr>
      <w:r w:rsidRPr="002B3663">
        <w:t xml:space="preserve">All: </w:t>
      </w:r>
    </w:p>
    <w:p w14:paraId="1E032EA5" w14:textId="77777777" w:rsidR="002B3663" w:rsidRPr="002B3663" w:rsidRDefault="002B3663">
      <w:pPr>
        <w:pStyle w:val="Akapitzlist"/>
        <w:numPr>
          <w:ilvl w:val="1"/>
          <w:numId w:val="89"/>
        </w:numPr>
      </w:pPr>
      <w:r w:rsidRPr="002B3663">
        <w:rPr>
          <w:rStyle w:val="Pogrubienie"/>
          <w:rFonts w:cstheme="minorHAnsi"/>
          <w:b w:val="0"/>
          <w:bCs w:val="0"/>
          <w:szCs w:val="22"/>
        </w:rPr>
        <w:t>Ps 2nd Disco Set - Response Received</w:t>
      </w:r>
      <w:r w:rsidRPr="002B3663">
        <w:t xml:space="preserve"> has changed</w:t>
      </w:r>
    </w:p>
    <w:p w14:paraId="7B213DCA" w14:textId="77777777" w:rsidR="002B3663" w:rsidRPr="002B3663" w:rsidRDefault="002B3663">
      <w:pPr>
        <w:pStyle w:val="Akapitzlist"/>
        <w:numPr>
          <w:ilvl w:val="1"/>
          <w:numId w:val="89"/>
        </w:numPr>
      </w:pPr>
      <w:r w:rsidRPr="002B3663">
        <w:rPr>
          <w:rStyle w:val="Pogrubienie"/>
          <w:rFonts w:cstheme="minorHAnsi"/>
          <w:b w:val="0"/>
          <w:bCs w:val="0"/>
          <w:szCs w:val="22"/>
        </w:rPr>
        <w:t>Ps 2nd Disco Set - Response Received</w:t>
      </w:r>
      <w:r w:rsidRPr="002B3663">
        <w:t xml:space="preserve"> is not empty</w:t>
      </w:r>
    </w:p>
    <w:p w14:paraId="454C6405" w14:textId="77777777" w:rsidR="002B3663" w:rsidRPr="002B3663" w:rsidRDefault="002B3663">
      <w:pPr>
        <w:pStyle w:val="Akapitzlist"/>
        <w:numPr>
          <w:ilvl w:val="1"/>
          <w:numId w:val="89"/>
        </w:numPr>
      </w:pPr>
      <w:r w:rsidRPr="002B366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2B3663">
        <w:t xml:space="preserve"> is </w:t>
      </w:r>
      <w:r w:rsidRPr="002B3663">
        <w:rPr>
          <w:rStyle w:val="Uwydatnienie"/>
          <w:rFonts w:asciiTheme="minorHAnsi" w:hAnsiTheme="minorHAnsi" w:cstheme="minorHAnsi"/>
          <w:szCs w:val="22"/>
        </w:rPr>
        <w:t>0</w:t>
      </w:r>
    </w:p>
    <w:p w14:paraId="5FA38BCE" w14:textId="77777777" w:rsidR="002B3663" w:rsidRPr="002B3663" w:rsidRDefault="002B3663" w:rsidP="002B3663">
      <w:r w:rsidRPr="002B3663">
        <w:t>Tasks:</w:t>
      </w:r>
    </w:p>
    <w:p w14:paraId="20373BB9" w14:textId="77777777" w:rsidR="002B3663" w:rsidRPr="002B3663" w:rsidRDefault="002B3663">
      <w:pPr>
        <w:pStyle w:val="Akapitzlist"/>
        <w:numPr>
          <w:ilvl w:val="0"/>
          <w:numId w:val="89"/>
        </w:numPr>
      </w:pPr>
      <w:r w:rsidRPr="002B3663">
        <w:t>set Plaintiff Discovery Status to "2nd Disco Set - Response Received"</w:t>
      </w:r>
    </w:p>
    <w:p w14:paraId="01FAF28A" w14:textId="6CB5EF9C" w:rsidR="002B3663" w:rsidRDefault="002B3663">
      <w:pPr>
        <w:pStyle w:val="Akapitzlist"/>
        <w:numPr>
          <w:ilvl w:val="0"/>
          <w:numId w:val="89"/>
        </w:numPr>
      </w:pPr>
      <w:r w:rsidRPr="002B3663">
        <w:t xml:space="preserve">create task for Assigned Attorney to "Review Discovery Responses to 2nd Set of Discovery" </w:t>
      </w:r>
    </w:p>
    <w:p w14:paraId="7B3C7340" w14:textId="77777777" w:rsidR="00E137B8" w:rsidRDefault="00E137B8" w:rsidP="00E137B8">
      <w:pPr>
        <w:pStyle w:val="DBH3"/>
      </w:pPr>
      <w:bookmarkStart w:id="204" w:name="_Toc130299798"/>
      <w:r>
        <w:t>"45 days after Ps 1st Disco Set - Served"</w:t>
      </w:r>
      <w:bookmarkEnd w:id="204"/>
    </w:p>
    <w:p w14:paraId="591E5C21" w14:textId="77777777" w:rsidR="00E137B8" w:rsidRDefault="00E137B8" w:rsidP="00E137B8">
      <w:r>
        <w:t>Conditions:</w:t>
      </w:r>
    </w:p>
    <w:p w14:paraId="7CC13DD1" w14:textId="77777777" w:rsidR="00E137B8" w:rsidRDefault="00E137B8">
      <w:pPr>
        <w:pStyle w:val="Akapitzlist"/>
        <w:numPr>
          <w:ilvl w:val="0"/>
          <w:numId w:val="94"/>
        </w:numPr>
      </w:pPr>
      <w:r>
        <w:t xml:space="preserve">All: </w:t>
      </w:r>
    </w:p>
    <w:p w14:paraId="1C6D8758" w14:textId="77777777" w:rsidR="00E137B8" w:rsidRDefault="00E137B8">
      <w:pPr>
        <w:pStyle w:val="Akapitzlist"/>
        <w:numPr>
          <w:ilvl w:val="1"/>
          <w:numId w:val="94"/>
        </w:numPr>
      </w:pPr>
      <w:r>
        <w:t>Status is 1st Disco Set - Served</w:t>
      </w:r>
    </w:p>
    <w:p w14:paraId="30EDFDBB" w14:textId="77777777" w:rsidR="00E137B8" w:rsidRDefault="00E137B8">
      <w:pPr>
        <w:pStyle w:val="Akapitzlist"/>
        <w:numPr>
          <w:ilvl w:val="1"/>
          <w:numId w:val="94"/>
        </w:numPr>
      </w:pPr>
      <w:r>
        <w:t>Lock Automation is 0</w:t>
      </w:r>
    </w:p>
    <w:p w14:paraId="352BC2B4" w14:textId="77777777" w:rsidR="00E137B8" w:rsidRDefault="00E137B8">
      <w:pPr>
        <w:pStyle w:val="Akapitzlist"/>
        <w:numPr>
          <w:ilvl w:val="1"/>
          <w:numId w:val="94"/>
        </w:numPr>
      </w:pPr>
      <w:r>
        <w:t>Ps 1st Disco Set - Response Received is empty</w:t>
      </w:r>
    </w:p>
    <w:p w14:paraId="6AD95013" w14:textId="77777777" w:rsidR="00E137B8" w:rsidRDefault="00E137B8">
      <w:pPr>
        <w:pStyle w:val="Akapitzlist"/>
        <w:numPr>
          <w:ilvl w:val="1"/>
          <w:numId w:val="94"/>
        </w:numPr>
      </w:pPr>
      <w:r>
        <w:t>Ps 1st Disco Set - Agreed Due Date is empty</w:t>
      </w:r>
    </w:p>
    <w:p w14:paraId="2DE1DD31" w14:textId="77777777" w:rsidR="00E137B8" w:rsidRDefault="00E137B8">
      <w:pPr>
        <w:pStyle w:val="Akapitzlist"/>
        <w:numPr>
          <w:ilvl w:val="1"/>
          <w:numId w:val="94"/>
        </w:numPr>
      </w:pPr>
      <w:r>
        <w:t>Ps 1st Disco Set - Ds MFET is empty</w:t>
      </w:r>
    </w:p>
    <w:p w14:paraId="4CEF770B" w14:textId="77777777" w:rsidR="00E137B8" w:rsidRDefault="00E137B8">
      <w:pPr>
        <w:pStyle w:val="Akapitzlist"/>
        <w:numPr>
          <w:ilvl w:val="1"/>
          <w:numId w:val="94"/>
        </w:numPr>
      </w:pPr>
      <w:r>
        <w:t>Status Age equal to 45</w:t>
      </w:r>
    </w:p>
    <w:p w14:paraId="19B6BD76" w14:textId="77777777" w:rsidR="00E137B8" w:rsidRDefault="00E137B8">
      <w:pPr>
        <w:pStyle w:val="Akapitzlist"/>
        <w:numPr>
          <w:ilvl w:val="1"/>
          <w:numId w:val="94"/>
        </w:numPr>
      </w:pPr>
      <w:r>
        <w:t>Stage is Plaintiff Discovery</w:t>
      </w:r>
    </w:p>
    <w:p w14:paraId="1587B713" w14:textId="77777777" w:rsidR="00E137B8" w:rsidRDefault="00E137B8" w:rsidP="00E137B8">
      <w:r>
        <w:t>Tasks:</w:t>
      </w:r>
    </w:p>
    <w:p w14:paraId="1AB62C9C" w14:textId="128708E1" w:rsidR="00E137B8" w:rsidRPr="002B3663" w:rsidRDefault="00E137B8">
      <w:pPr>
        <w:pStyle w:val="Akapitzlist"/>
        <w:numPr>
          <w:ilvl w:val="0"/>
          <w:numId w:val="94"/>
        </w:numPr>
      </w:pPr>
      <w:r>
        <w:t>send email template "Overdue Discovery Responses - 1st Set" to OPPOSING_COUNSEL_EMAIL</w:t>
      </w:r>
    </w:p>
    <w:p w14:paraId="78FFF7B6" w14:textId="1C5FCE2E" w:rsidR="002B3663" w:rsidRDefault="002B3663" w:rsidP="002B3663">
      <w:pPr>
        <w:pStyle w:val="DBH3"/>
      </w:pPr>
      <w:bookmarkStart w:id="205" w:name="_Toc130299799"/>
      <w:r w:rsidRPr="002B3663">
        <w:t>7 days after Ps 1st Disco Set - Agreed Due Date</w:t>
      </w:r>
      <w:bookmarkEnd w:id="205"/>
    </w:p>
    <w:p w14:paraId="4C7064EE" w14:textId="0ECF0512" w:rsidR="002B3663" w:rsidRPr="002B3663" w:rsidRDefault="002B3663" w:rsidP="002B3663">
      <w:r w:rsidRPr="002B3663">
        <w:t>Conditions</w:t>
      </w:r>
      <w:r>
        <w:t>:</w:t>
      </w:r>
    </w:p>
    <w:p w14:paraId="0EDCE2DE" w14:textId="77777777" w:rsidR="002B3663" w:rsidRPr="002B3663" w:rsidRDefault="002B3663">
      <w:pPr>
        <w:pStyle w:val="Akapitzlist"/>
        <w:numPr>
          <w:ilvl w:val="0"/>
          <w:numId w:val="90"/>
        </w:numPr>
      </w:pPr>
      <w:r w:rsidRPr="002B3663">
        <w:t xml:space="preserve">All: </w:t>
      </w:r>
    </w:p>
    <w:p w14:paraId="4AF82169" w14:textId="77777777" w:rsidR="002B3663" w:rsidRPr="002B3663" w:rsidRDefault="002B3663">
      <w:pPr>
        <w:pStyle w:val="Akapitzlist"/>
        <w:numPr>
          <w:ilvl w:val="1"/>
          <w:numId w:val="90"/>
        </w:numPr>
      </w:pPr>
      <w:r w:rsidRPr="002B3663">
        <w:rPr>
          <w:rStyle w:val="Pogrubienie"/>
          <w:rFonts w:cstheme="minorHAnsi"/>
          <w:b w:val="0"/>
          <w:bCs w:val="0"/>
          <w:szCs w:val="22"/>
        </w:rPr>
        <w:t>Status</w:t>
      </w:r>
      <w:r w:rsidRPr="002B3663">
        <w:t xml:space="preserve"> is </w:t>
      </w:r>
      <w:r w:rsidRPr="002B3663">
        <w:rPr>
          <w:rStyle w:val="Uwydatnienie"/>
          <w:rFonts w:asciiTheme="minorHAnsi" w:hAnsiTheme="minorHAnsi" w:cstheme="minorHAnsi"/>
          <w:szCs w:val="22"/>
        </w:rPr>
        <w:t>1st Disco Set - Ds MFET Agreed Extension</w:t>
      </w:r>
    </w:p>
    <w:p w14:paraId="2C268CEA" w14:textId="77777777" w:rsidR="002B3663" w:rsidRPr="002B3663" w:rsidRDefault="002B3663">
      <w:pPr>
        <w:pStyle w:val="Akapitzlist"/>
        <w:numPr>
          <w:ilvl w:val="1"/>
          <w:numId w:val="90"/>
        </w:numPr>
      </w:pPr>
      <w:r w:rsidRPr="002B3663">
        <w:rPr>
          <w:rStyle w:val="Pogrubienie"/>
          <w:rFonts w:cstheme="minorHAnsi"/>
          <w:b w:val="0"/>
          <w:bCs w:val="0"/>
          <w:szCs w:val="22"/>
        </w:rPr>
        <w:t>Ps 1st Disco Set - Response Received</w:t>
      </w:r>
      <w:r w:rsidRPr="002B3663">
        <w:t xml:space="preserve"> is empty</w:t>
      </w:r>
    </w:p>
    <w:p w14:paraId="5DF8C9B1" w14:textId="77777777" w:rsidR="002B3663" w:rsidRPr="002B3663" w:rsidRDefault="002B3663">
      <w:pPr>
        <w:pStyle w:val="Akapitzlist"/>
        <w:numPr>
          <w:ilvl w:val="1"/>
          <w:numId w:val="90"/>
        </w:numPr>
      </w:pPr>
      <w:r w:rsidRPr="002B3663">
        <w:rPr>
          <w:rStyle w:val="Pogrubienie"/>
          <w:rFonts w:cstheme="minorHAnsi"/>
          <w:b w:val="0"/>
          <w:bCs w:val="0"/>
          <w:szCs w:val="22"/>
        </w:rPr>
        <w:lastRenderedPageBreak/>
        <w:t>Ps 1st Disco Set - Agreed Due Date</w:t>
      </w:r>
      <w:r w:rsidRPr="002B3663">
        <w:t xml:space="preserve"> days ago </w:t>
      </w:r>
      <w:r w:rsidRPr="002B3663">
        <w:rPr>
          <w:rStyle w:val="Uwydatnienie"/>
          <w:rFonts w:asciiTheme="minorHAnsi" w:hAnsiTheme="minorHAnsi" w:cstheme="minorHAnsi"/>
          <w:szCs w:val="22"/>
        </w:rPr>
        <w:t>7</w:t>
      </w:r>
      <w:r w:rsidRPr="002B3663">
        <w:t xml:space="preserve"> ()</w:t>
      </w:r>
    </w:p>
    <w:p w14:paraId="2C5E7F97" w14:textId="77777777" w:rsidR="002B3663" w:rsidRPr="002B3663" w:rsidRDefault="002B3663">
      <w:pPr>
        <w:pStyle w:val="Akapitzlist"/>
        <w:numPr>
          <w:ilvl w:val="1"/>
          <w:numId w:val="90"/>
        </w:numPr>
      </w:pPr>
      <w:r w:rsidRPr="002B366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2B3663">
        <w:t xml:space="preserve"> is </w:t>
      </w:r>
      <w:r w:rsidRPr="002B3663">
        <w:rPr>
          <w:rStyle w:val="Uwydatnienie"/>
          <w:rFonts w:asciiTheme="minorHAnsi" w:hAnsiTheme="minorHAnsi" w:cstheme="minorHAnsi"/>
          <w:szCs w:val="22"/>
        </w:rPr>
        <w:t>0</w:t>
      </w:r>
    </w:p>
    <w:p w14:paraId="15918D8C" w14:textId="77777777" w:rsidR="002B3663" w:rsidRPr="002B3663" w:rsidRDefault="002B3663" w:rsidP="002B3663">
      <w:r w:rsidRPr="002B3663">
        <w:t>Tasks:</w:t>
      </w:r>
    </w:p>
    <w:p w14:paraId="0BEFECE2" w14:textId="77777777" w:rsidR="002B3663" w:rsidRPr="002B3663" w:rsidRDefault="002B3663">
      <w:pPr>
        <w:pStyle w:val="Akapitzlist"/>
        <w:numPr>
          <w:ilvl w:val="0"/>
          <w:numId w:val="90"/>
        </w:numPr>
      </w:pPr>
      <w:r w:rsidRPr="002B3663">
        <w:t xml:space="preserve">create task for Assigned Attorney to "Review for overdue discovery responses to 1st Disco Set and draft Motion to Compel with Sanctions if Necessary" </w:t>
      </w:r>
    </w:p>
    <w:p w14:paraId="0E5F5659" w14:textId="463AF97C" w:rsidR="002B3663" w:rsidRPr="002B3663" w:rsidRDefault="002B3663" w:rsidP="002B3663">
      <w:pPr>
        <w:pStyle w:val="DBH3"/>
      </w:pPr>
      <w:bookmarkStart w:id="206" w:name="_Toc130299800"/>
      <w:r w:rsidRPr="002B3663">
        <w:t>7 days after Ps 2nd Disco Set - Agreed Due Date no date has been entered</w:t>
      </w:r>
      <w:bookmarkEnd w:id="206"/>
    </w:p>
    <w:p w14:paraId="7A80494E" w14:textId="77777777" w:rsidR="002B3663" w:rsidRPr="002B3663" w:rsidRDefault="002B3663" w:rsidP="002B3663">
      <w:r w:rsidRPr="002B3663">
        <w:t>Conditions:</w:t>
      </w:r>
    </w:p>
    <w:p w14:paraId="26891F49" w14:textId="77777777" w:rsidR="002B3663" w:rsidRPr="002B3663" w:rsidRDefault="002B3663">
      <w:pPr>
        <w:pStyle w:val="Akapitzlist"/>
        <w:numPr>
          <w:ilvl w:val="0"/>
          <w:numId w:val="90"/>
        </w:numPr>
      </w:pPr>
      <w:r w:rsidRPr="002B3663">
        <w:t xml:space="preserve">All: </w:t>
      </w:r>
    </w:p>
    <w:p w14:paraId="7582075D" w14:textId="77777777" w:rsidR="002B3663" w:rsidRPr="002B3663" w:rsidRDefault="002B3663">
      <w:pPr>
        <w:pStyle w:val="Akapitzlist"/>
        <w:numPr>
          <w:ilvl w:val="1"/>
          <w:numId w:val="90"/>
        </w:numPr>
      </w:pPr>
      <w:r w:rsidRPr="002B3663">
        <w:rPr>
          <w:rStyle w:val="Pogrubienie"/>
          <w:rFonts w:cstheme="minorHAnsi"/>
          <w:b w:val="0"/>
          <w:bCs w:val="0"/>
          <w:szCs w:val="22"/>
        </w:rPr>
        <w:t>Status</w:t>
      </w:r>
      <w:r w:rsidRPr="002B3663">
        <w:t xml:space="preserve"> is </w:t>
      </w:r>
      <w:r w:rsidRPr="002B3663">
        <w:rPr>
          <w:rStyle w:val="Uwydatnienie"/>
          <w:rFonts w:asciiTheme="minorHAnsi" w:hAnsiTheme="minorHAnsi" w:cstheme="minorHAnsi"/>
          <w:szCs w:val="22"/>
        </w:rPr>
        <w:t>2nd Disco Set - Ds MFET Agreed Extension</w:t>
      </w:r>
    </w:p>
    <w:p w14:paraId="18615E71" w14:textId="77777777" w:rsidR="002B3663" w:rsidRPr="002B3663" w:rsidRDefault="002B3663">
      <w:pPr>
        <w:pStyle w:val="Akapitzlist"/>
        <w:numPr>
          <w:ilvl w:val="1"/>
          <w:numId w:val="90"/>
        </w:numPr>
      </w:pPr>
      <w:r w:rsidRPr="002B3663">
        <w:rPr>
          <w:rStyle w:val="Pogrubienie"/>
          <w:rFonts w:cstheme="minorHAnsi"/>
          <w:b w:val="0"/>
          <w:bCs w:val="0"/>
          <w:szCs w:val="22"/>
        </w:rPr>
        <w:t>Ps 2nd Disco Set - Agreed Due Date</w:t>
      </w:r>
      <w:r w:rsidRPr="002B3663">
        <w:t xml:space="preserve"> days ago </w:t>
      </w:r>
      <w:r w:rsidRPr="002B3663">
        <w:rPr>
          <w:rStyle w:val="Uwydatnienie"/>
          <w:rFonts w:asciiTheme="minorHAnsi" w:hAnsiTheme="minorHAnsi" w:cstheme="minorHAnsi"/>
          <w:szCs w:val="22"/>
        </w:rPr>
        <w:t>7</w:t>
      </w:r>
    </w:p>
    <w:p w14:paraId="6A70DF01" w14:textId="77777777" w:rsidR="002B3663" w:rsidRPr="002B3663" w:rsidRDefault="002B3663">
      <w:pPr>
        <w:pStyle w:val="Akapitzlist"/>
        <w:numPr>
          <w:ilvl w:val="1"/>
          <w:numId w:val="90"/>
        </w:numPr>
      </w:pPr>
      <w:r w:rsidRPr="002B3663">
        <w:rPr>
          <w:rStyle w:val="Pogrubienie"/>
          <w:rFonts w:cstheme="minorHAnsi"/>
          <w:b w:val="0"/>
          <w:bCs w:val="0"/>
          <w:szCs w:val="22"/>
        </w:rPr>
        <w:t>Ps 2nd Disco Set - Response Received</w:t>
      </w:r>
      <w:r w:rsidRPr="002B3663">
        <w:t xml:space="preserve"> is empty</w:t>
      </w:r>
    </w:p>
    <w:p w14:paraId="07280DEC" w14:textId="77777777" w:rsidR="002B3663" w:rsidRPr="002B3663" w:rsidRDefault="002B3663">
      <w:pPr>
        <w:pStyle w:val="Akapitzlist"/>
        <w:numPr>
          <w:ilvl w:val="1"/>
          <w:numId w:val="90"/>
        </w:numPr>
      </w:pPr>
      <w:r w:rsidRPr="002B366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2B3663">
        <w:t xml:space="preserve"> is </w:t>
      </w:r>
      <w:r w:rsidRPr="002B3663">
        <w:rPr>
          <w:rStyle w:val="Uwydatnienie"/>
          <w:rFonts w:asciiTheme="minorHAnsi" w:hAnsiTheme="minorHAnsi" w:cstheme="minorHAnsi"/>
          <w:szCs w:val="22"/>
        </w:rPr>
        <w:t>0</w:t>
      </w:r>
    </w:p>
    <w:p w14:paraId="7FBD9B10" w14:textId="77777777" w:rsidR="002B3663" w:rsidRPr="002B3663" w:rsidRDefault="002B3663" w:rsidP="002B3663">
      <w:r w:rsidRPr="002B3663">
        <w:t>Tasks:</w:t>
      </w:r>
    </w:p>
    <w:p w14:paraId="27F2B89D" w14:textId="77777777" w:rsidR="002B3663" w:rsidRPr="002B3663" w:rsidRDefault="002B3663">
      <w:pPr>
        <w:pStyle w:val="Akapitzlist"/>
        <w:numPr>
          <w:ilvl w:val="0"/>
          <w:numId w:val="90"/>
        </w:numPr>
      </w:pPr>
      <w:r w:rsidRPr="002B3663">
        <w:t xml:space="preserve">create task for Assigned Attorney to "Review for overdue discovery responses to 2nd Disco Set and draft Motion to Compel with Sanctions if Necessary" </w:t>
      </w:r>
    </w:p>
    <w:p w14:paraId="25A125FF" w14:textId="0AF608FF" w:rsidR="002B3663" w:rsidRPr="002B3663" w:rsidRDefault="002B3663" w:rsidP="002B3663">
      <w:pPr>
        <w:pStyle w:val="DBH3"/>
      </w:pPr>
      <w:bookmarkStart w:id="207" w:name="_Toc130299801"/>
      <w:r w:rsidRPr="002B3663">
        <w:t>7 days after Ps Expert Disco Set - Agreed Due Date no date has been entered</w:t>
      </w:r>
      <w:bookmarkEnd w:id="207"/>
    </w:p>
    <w:p w14:paraId="323B5BA3" w14:textId="77777777" w:rsidR="002B3663" w:rsidRPr="002B3663" w:rsidRDefault="002B3663" w:rsidP="002B3663">
      <w:r w:rsidRPr="002B3663">
        <w:t>Conditions:</w:t>
      </w:r>
    </w:p>
    <w:p w14:paraId="2A37584E" w14:textId="77777777" w:rsidR="002B3663" w:rsidRPr="002B3663" w:rsidRDefault="002B3663">
      <w:pPr>
        <w:pStyle w:val="Akapitzlist"/>
        <w:numPr>
          <w:ilvl w:val="0"/>
          <w:numId w:val="90"/>
        </w:numPr>
      </w:pPr>
      <w:r w:rsidRPr="002B3663">
        <w:t xml:space="preserve">All: </w:t>
      </w:r>
    </w:p>
    <w:p w14:paraId="284364E1" w14:textId="77777777" w:rsidR="002B3663" w:rsidRPr="002B3663" w:rsidRDefault="002B3663">
      <w:pPr>
        <w:pStyle w:val="Akapitzlist"/>
        <w:numPr>
          <w:ilvl w:val="1"/>
          <w:numId w:val="90"/>
        </w:numPr>
      </w:pPr>
      <w:r w:rsidRPr="002B3663">
        <w:rPr>
          <w:rStyle w:val="Pogrubienie"/>
          <w:rFonts w:cstheme="minorHAnsi"/>
          <w:b w:val="0"/>
          <w:bCs w:val="0"/>
          <w:szCs w:val="22"/>
        </w:rPr>
        <w:t>Status</w:t>
      </w:r>
      <w:r w:rsidRPr="002B3663">
        <w:t xml:space="preserve"> is </w:t>
      </w:r>
      <w:r w:rsidRPr="002B3663">
        <w:rPr>
          <w:rStyle w:val="Uwydatnienie"/>
          <w:rFonts w:asciiTheme="minorHAnsi" w:hAnsiTheme="minorHAnsi" w:cstheme="minorHAnsi"/>
          <w:szCs w:val="22"/>
        </w:rPr>
        <w:t>Expert Disco Set - Ds MFET Agreed Extension</w:t>
      </w:r>
    </w:p>
    <w:p w14:paraId="3C81DC96" w14:textId="77777777" w:rsidR="002B3663" w:rsidRPr="002B3663" w:rsidRDefault="002B3663">
      <w:pPr>
        <w:pStyle w:val="Akapitzlist"/>
        <w:numPr>
          <w:ilvl w:val="1"/>
          <w:numId w:val="90"/>
        </w:numPr>
      </w:pPr>
      <w:r w:rsidRPr="002B3663">
        <w:rPr>
          <w:rStyle w:val="Pogrubienie"/>
          <w:rFonts w:cstheme="minorHAnsi"/>
          <w:b w:val="0"/>
          <w:bCs w:val="0"/>
          <w:szCs w:val="22"/>
        </w:rPr>
        <w:t>Ps Expert Disco Set - Response Received</w:t>
      </w:r>
      <w:r w:rsidRPr="002B3663">
        <w:t xml:space="preserve"> is empty</w:t>
      </w:r>
    </w:p>
    <w:p w14:paraId="5CF83FF5" w14:textId="77777777" w:rsidR="002B3663" w:rsidRPr="002B3663" w:rsidRDefault="002B3663">
      <w:pPr>
        <w:pStyle w:val="Akapitzlist"/>
        <w:numPr>
          <w:ilvl w:val="1"/>
          <w:numId w:val="90"/>
        </w:numPr>
      </w:pPr>
      <w:r w:rsidRPr="002B3663">
        <w:rPr>
          <w:rStyle w:val="Pogrubienie"/>
          <w:rFonts w:cstheme="minorHAnsi"/>
          <w:b w:val="0"/>
          <w:bCs w:val="0"/>
          <w:szCs w:val="22"/>
        </w:rPr>
        <w:t>Ps Expert Disco Set - Agreed Due Date</w:t>
      </w:r>
      <w:r w:rsidRPr="002B3663">
        <w:t xml:space="preserve"> days ago </w:t>
      </w:r>
      <w:r w:rsidRPr="002B3663">
        <w:rPr>
          <w:rStyle w:val="Uwydatnienie"/>
          <w:rFonts w:asciiTheme="minorHAnsi" w:hAnsiTheme="minorHAnsi" w:cstheme="minorHAnsi"/>
          <w:szCs w:val="22"/>
        </w:rPr>
        <w:t>7</w:t>
      </w:r>
    </w:p>
    <w:p w14:paraId="3ABA6F33" w14:textId="77777777" w:rsidR="002B3663" w:rsidRPr="002B3663" w:rsidRDefault="002B3663">
      <w:pPr>
        <w:pStyle w:val="Akapitzlist"/>
        <w:numPr>
          <w:ilvl w:val="1"/>
          <w:numId w:val="90"/>
        </w:numPr>
      </w:pPr>
      <w:r w:rsidRPr="002B366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2B3663">
        <w:t xml:space="preserve"> is </w:t>
      </w:r>
      <w:r w:rsidRPr="002B3663">
        <w:rPr>
          <w:rStyle w:val="Uwydatnienie"/>
          <w:rFonts w:asciiTheme="minorHAnsi" w:hAnsiTheme="minorHAnsi" w:cstheme="minorHAnsi"/>
          <w:szCs w:val="22"/>
        </w:rPr>
        <w:t>0</w:t>
      </w:r>
    </w:p>
    <w:p w14:paraId="0ADA5440" w14:textId="77777777" w:rsidR="002B3663" w:rsidRPr="002B3663" w:rsidRDefault="002B3663" w:rsidP="002B3663">
      <w:r w:rsidRPr="002B3663">
        <w:t>Tasks:</w:t>
      </w:r>
    </w:p>
    <w:p w14:paraId="74DED23F" w14:textId="380B80CE" w:rsidR="002B3663" w:rsidRDefault="002B3663">
      <w:pPr>
        <w:pStyle w:val="Akapitzlist"/>
        <w:numPr>
          <w:ilvl w:val="0"/>
          <w:numId w:val="90"/>
        </w:numPr>
      </w:pPr>
      <w:r w:rsidRPr="002B3663">
        <w:t xml:space="preserve">create task for Assigned Attorney to "Review for overdue discovery responses to Expert Disco Set and draft Motion to Compel with Sanctions if Necessary" </w:t>
      </w:r>
    </w:p>
    <w:p w14:paraId="3AF6A468" w14:textId="7560D8D1" w:rsidR="00BB7B18" w:rsidRPr="00BB7B18" w:rsidRDefault="00BB7B18" w:rsidP="00BB7B18">
      <w:pPr>
        <w:pStyle w:val="DBH3"/>
        <w:rPr>
          <w:lang w:val="pl-PL" w:eastAsia="pl-PL"/>
        </w:rPr>
      </w:pPr>
      <w:bookmarkStart w:id="208" w:name="_Toc130299802"/>
      <w:r w:rsidRPr="00BB7B18">
        <w:t>Change of Plaintiff Discovery Status</w:t>
      </w:r>
      <w:bookmarkEnd w:id="208"/>
    </w:p>
    <w:p w14:paraId="230E106F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6D994651" w14:textId="77777777" w:rsidR="00BB7B18" w:rsidRPr="00BB7B18" w:rsidRDefault="00BB7B18">
      <w:pPr>
        <w:pStyle w:val="Akapitzlist"/>
        <w:numPr>
          <w:ilvl w:val="0"/>
          <w:numId w:val="90"/>
        </w:num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 xml:space="preserve">All: </w:t>
      </w:r>
    </w:p>
    <w:p w14:paraId="2C2B8305" w14:textId="77777777" w:rsidR="00BB7B18" w:rsidRPr="00BB7B18" w:rsidRDefault="00BB7B18">
      <w:pPr>
        <w:pStyle w:val="Akapitzlist"/>
        <w:numPr>
          <w:ilvl w:val="1"/>
          <w:numId w:val="90"/>
        </w:numPr>
        <w:rPr>
          <w:rFonts w:cstheme="minorHAnsi"/>
          <w:szCs w:val="22"/>
        </w:rPr>
      </w:pPr>
      <w:r w:rsidRPr="00BB7B18">
        <w:rPr>
          <w:rStyle w:val="Pogrubienie"/>
          <w:rFonts w:cstheme="minorHAnsi"/>
          <w:b w:val="0"/>
          <w:bCs w:val="0"/>
          <w:szCs w:val="22"/>
        </w:rPr>
        <w:t>Plaintiff Discovery Status</w:t>
      </w:r>
      <w:r w:rsidRPr="00BB7B18">
        <w:rPr>
          <w:rFonts w:cstheme="minorHAnsi"/>
          <w:szCs w:val="22"/>
        </w:rPr>
        <w:t xml:space="preserve"> has changed</w:t>
      </w:r>
    </w:p>
    <w:p w14:paraId="1C4E1862" w14:textId="77777777" w:rsidR="00BB7B18" w:rsidRPr="00BB7B18" w:rsidRDefault="00BB7B18">
      <w:pPr>
        <w:pStyle w:val="Akapitzlist"/>
        <w:numPr>
          <w:ilvl w:val="1"/>
          <w:numId w:val="90"/>
        </w:numPr>
        <w:rPr>
          <w:rFonts w:cstheme="minorHAnsi"/>
          <w:szCs w:val="22"/>
        </w:rPr>
      </w:pPr>
      <w:r w:rsidRPr="00BB7B18">
        <w:rPr>
          <w:rStyle w:val="Pogrubienie"/>
          <w:rFonts w:cstheme="minorHAnsi"/>
          <w:b w:val="0"/>
          <w:bCs w:val="0"/>
          <w:szCs w:val="22"/>
        </w:rPr>
        <w:t>Plaintiff Discovery Status</w:t>
      </w:r>
      <w:r w:rsidRPr="00BB7B18">
        <w:rPr>
          <w:rFonts w:cstheme="minorHAnsi"/>
          <w:szCs w:val="22"/>
        </w:rPr>
        <w:t xml:space="preserve"> is not empty</w:t>
      </w:r>
    </w:p>
    <w:p w14:paraId="4D5EC434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4799ED43" w14:textId="77777777" w:rsidR="00BB7B18" w:rsidRPr="00BB7B18" w:rsidRDefault="00BB7B18">
      <w:pPr>
        <w:pStyle w:val="Akapitzlist"/>
        <w:numPr>
          <w:ilvl w:val="0"/>
          <w:numId w:val="90"/>
        </w:num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lastRenderedPageBreak/>
        <w:t xml:space="preserve">Update Status, Status Age, Status Date, Stage </w:t>
      </w:r>
    </w:p>
    <w:p w14:paraId="772FEC2B" w14:textId="177D0B8E" w:rsidR="00BB7B18" w:rsidRPr="00BB7B18" w:rsidRDefault="00BB7B18" w:rsidP="00BB7B18">
      <w:pPr>
        <w:pStyle w:val="DBH3"/>
      </w:pPr>
      <w:bookmarkStart w:id="209" w:name="_Toc130299803"/>
      <w:r w:rsidRPr="00BB7B18">
        <w:t>Expert Disco Set - Response Received changed</w:t>
      </w:r>
      <w:bookmarkEnd w:id="209"/>
    </w:p>
    <w:p w14:paraId="04841CBE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5B4F66E2" w14:textId="77777777" w:rsidR="00BB7B18" w:rsidRPr="00BB7B18" w:rsidRDefault="00BB7B18">
      <w:pPr>
        <w:pStyle w:val="Akapitzlist"/>
        <w:numPr>
          <w:ilvl w:val="0"/>
          <w:numId w:val="90"/>
        </w:num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 xml:space="preserve">All: </w:t>
      </w:r>
    </w:p>
    <w:p w14:paraId="102ADF58" w14:textId="77777777" w:rsidR="00BB7B18" w:rsidRPr="00BB7B18" w:rsidRDefault="00BB7B18">
      <w:pPr>
        <w:pStyle w:val="Akapitzlist"/>
        <w:numPr>
          <w:ilvl w:val="1"/>
          <w:numId w:val="90"/>
        </w:numPr>
        <w:rPr>
          <w:rFonts w:cstheme="minorHAnsi"/>
          <w:szCs w:val="22"/>
        </w:rPr>
      </w:pPr>
      <w:r w:rsidRPr="00BB7B18">
        <w:rPr>
          <w:rStyle w:val="Pogrubienie"/>
          <w:rFonts w:cstheme="minorHAnsi"/>
          <w:b w:val="0"/>
          <w:bCs w:val="0"/>
          <w:szCs w:val="22"/>
        </w:rPr>
        <w:t>Ps Expert Disco Set - Response Received</w:t>
      </w:r>
      <w:r w:rsidRPr="00BB7B18">
        <w:rPr>
          <w:rFonts w:cstheme="minorHAnsi"/>
          <w:szCs w:val="22"/>
        </w:rPr>
        <w:t xml:space="preserve"> has changed</w:t>
      </w:r>
    </w:p>
    <w:p w14:paraId="57C6F461" w14:textId="77777777" w:rsidR="00BB7B18" w:rsidRPr="00BB7B18" w:rsidRDefault="00BB7B18">
      <w:pPr>
        <w:pStyle w:val="Akapitzlist"/>
        <w:numPr>
          <w:ilvl w:val="1"/>
          <w:numId w:val="90"/>
        </w:numPr>
        <w:rPr>
          <w:rFonts w:cstheme="minorHAnsi"/>
          <w:szCs w:val="22"/>
        </w:rPr>
      </w:pPr>
      <w:r w:rsidRPr="00BB7B18">
        <w:rPr>
          <w:rStyle w:val="Pogrubienie"/>
          <w:rFonts w:cstheme="minorHAnsi"/>
          <w:b w:val="0"/>
          <w:bCs w:val="0"/>
          <w:szCs w:val="22"/>
        </w:rPr>
        <w:t>Ps Expert Disco Set - Response Received</w:t>
      </w:r>
      <w:r w:rsidRPr="00BB7B18">
        <w:rPr>
          <w:rFonts w:cstheme="minorHAnsi"/>
          <w:szCs w:val="22"/>
        </w:rPr>
        <w:t xml:space="preserve"> is not empty</w:t>
      </w:r>
    </w:p>
    <w:p w14:paraId="069A1D09" w14:textId="77777777" w:rsidR="00BB7B18" w:rsidRPr="00BB7B18" w:rsidRDefault="00BB7B18">
      <w:pPr>
        <w:pStyle w:val="Akapitzlist"/>
        <w:numPr>
          <w:ilvl w:val="1"/>
          <w:numId w:val="90"/>
        </w:numPr>
        <w:rPr>
          <w:rFonts w:cstheme="minorHAnsi"/>
          <w:szCs w:val="22"/>
        </w:rPr>
      </w:pPr>
      <w:r w:rsidRPr="00BB7B18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BB7B18">
        <w:rPr>
          <w:rFonts w:cstheme="minorHAnsi"/>
          <w:szCs w:val="22"/>
        </w:rPr>
        <w:t xml:space="preserve"> is </w:t>
      </w:r>
      <w:r w:rsidRPr="00BB7B18">
        <w:rPr>
          <w:rStyle w:val="Uwydatnienie"/>
          <w:rFonts w:asciiTheme="minorHAnsi" w:hAnsiTheme="minorHAnsi" w:cstheme="minorHAnsi"/>
          <w:szCs w:val="22"/>
        </w:rPr>
        <w:t>0</w:t>
      </w:r>
    </w:p>
    <w:p w14:paraId="1E81118B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588ACA66" w14:textId="77777777" w:rsidR="00BB7B18" w:rsidRPr="00BB7B18" w:rsidRDefault="00BB7B18">
      <w:pPr>
        <w:pStyle w:val="Akapitzlist"/>
        <w:numPr>
          <w:ilvl w:val="0"/>
          <w:numId w:val="90"/>
        </w:num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Set Plaintiff Discovery Status to Expert Disco Set - Response Received</w:t>
      </w:r>
    </w:p>
    <w:p w14:paraId="5F83A124" w14:textId="77777777" w:rsidR="00BB7B18" w:rsidRPr="00BB7B18" w:rsidRDefault="00BB7B18">
      <w:pPr>
        <w:pStyle w:val="Akapitzlist"/>
        <w:numPr>
          <w:ilvl w:val="0"/>
          <w:numId w:val="90"/>
        </w:num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 xml:space="preserve">create task for Assigned Attorney to "Review Discovery Responses to Expert Set of Discovery" </w:t>
      </w:r>
    </w:p>
    <w:p w14:paraId="57C9C61B" w14:textId="14151696" w:rsidR="00BB7B18" w:rsidRPr="00BB7B18" w:rsidRDefault="00BB7B18" w:rsidP="00BB7B18">
      <w:pPr>
        <w:pStyle w:val="DBH3"/>
      </w:pPr>
      <w:bookmarkStart w:id="210" w:name="_Toc130299804"/>
      <w:r w:rsidRPr="00BB7B18">
        <w:t>No date in Request for Disco Update - Received within 30 days of Request for Disco Update - Served</w:t>
      </w:r>
      <w:bookmarkEnd w:id="210"/>
    </w:p>
    <w:p w14:paraId="72C1E674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13B2D885" w14:textId="77777777" w:rsidR="00BB7B18" w:rsidRPr="00BB7B18" w:rsidRDefault="00BB7B18">
      <w:pPr>
        <w:pStyle w:val="Akapitzlist"/>
        <w:numPr>
          <w:ilvl w:val="0"/>
          <w:numId w:val="95"/>
        </w:num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 xml:space="preserve">All: </w:t>
      </w:r>
    </w:p>
    <w:p w14:paraId="4F291AD7" w14:textId="77777777" w:rsidR="00BB7B18" w:rsidRPr="00BB7B18" w:rsidRDefault="00BB7B18">
      <w:pPr>
        <w:pStyle w:val="Akapitzlist"/>
        <w:numPr>
          <w:ilvl w:val="1"/>
          <w:numId w:val="95"/>
        </w:numPr>
        <w:rPr>
          <w:rFonts w:cstheme="minorHAnsi"/>
          <w:szCs w:val="22"/>
        </w:rPr>
      </w:pPr>
      <w:r w:rsidRPr="00BB7B18">
        <w:rPr>
          <w:rStyle w:val="Pogrubienie"/>
          <w:rFonts w:cstheme="minorHAnsi"/>
          <w:b w:val="0"/>
          <w:bCs w:val="0"/>
          <w:szCs w:val="22"/>
        </w:rPr>
        <w:t>Status</w:t>
      </w:r>
      <w:r w:rsidRPr="00BB7B18">
        <w:rPr>
          <w:rFonts w:cstheme="minorHAnsi"/>
          <w:szCs w:val="22"/>
        </w:rPr>
        <w:t xml:space="preserve"> is </w:t>
      </w:r>
      <w:r w:rsidRPr="00BB7B18">
        <w:rPr>
          <w:rStyle w:val="Uwydatnienie"/>
          <w:rFonts w:asciiTheme="minorHAnsi" w:hAnsiTheme="minorHAnsi" w:cstheme="minorHAnsi"/>
          <w:szCs w:val="22"/>
        </w:rPr>
        <w:t>Request for Disco Update - Served</w:t>
      </w:r>
    </w:p>
    <w:p w14:paraId="76F7909B" w14:textId="77777777" w:rsidR="00BB7B18" w:rsidRPr="00BB7B18" w:rsidRDefault="00BB7B18">
      <w:pPr>
        <w:pStyle w:val="Akapitzlist"/>
        <w:numPr>
          <w:ilvl w:val="1"/>
          <w:numId w:val="95"/>
        </w:numPr>
        <w:rPr>
          <w:rFonts w:cstheme="minorHAnsi"/>
          <w:szCs w:val="22"/>
        </w:rPr>
      </w:pPr>
      <w:r w:rsidRPr="00BB7B18">
        <w:rPr>
          <w:rStyle w:val="Pogrubienie"/>
          <w:rFonts w:cstheme="minorHAnsi"/>
          <w:b w:val="0"/>
          <w:bCs w:val="0"/>
          <w:szCs w:val="22"/>
        </w:rPr>
        <w:t>Request for Disco Update - Received</w:t>
      </w:r>
      <w:r w:rsidRPr="00BB7B18">
        <w:rPr>
          <w:rFonts w:cstheme="minorHAnsi"/>
          <w:szCs w:val="22"/>
        </w:rPr>
        <w:t xml:space="preserve"> is empty</w:t>
      </w:r>
    </w:p>
    <w:p w14:paraId="127376BC" w14:textId="77777777" w:rsidR="00BB7B18" w:rsidRPr="00BB7B18" w:rsidRDefault="00BB7B18">
      <w:pPr>
        <w:pStyle w:val="Akapitzlist"/>
        <w:numPr>
          <w:ilvl w:val="1"/>
          <w:numId w:val="95"/>
        </w:numPr>
        <w:rPr>
          <w:rFonts w:cstheme="minorHAnsi"/>
          <w:szCs w:val="22"/>
        </w:rPr>
      </w:pPr>
      <w:r w:rsidRPr="00BB7B18">
        <w:rPr>
          <w:rStyle w:val="Pogrubienie"/>
          <w:rFonts w:cstheme="minorHAnsi"/>
          <w:b w:val="0"/>
          <w:bCs w:val="0"/>
          <w:szCs w:val="22"/>
        </w:rPr>
        <w:t>Request for Disco Update - Served</w:t>
      </w:r>
      <w:r w:rsidRPr="00BB7B18">
        <w:rPr>
          <w:rFonts w:cstheme="minorHAnsi"/>
          <w:szCs w:val="22"/>
        </w:rPr>
        <w:t xml:space="preserve"> days ago </w:t>
      </w:r>
      <w:r w:rsidRPr="00BB7B18">
        <w:rPr>
          <w:rStyle w:val="Uwydatnienie"/>
          <w:rFonts w:asciiTheme="minorHAnsi" w:hAnsiTheme="minorHAnsi" w:cstheme="minorHAnsi"/>
          <w:szCs w:val="22"/>
        </w:rPr>
        <w:t>30</w:t>
      </w:r>
      <w:r w:rsidRPr="00BB7B18">
        <w:rPr>
          <w:rFonts w:cstheme="minorHAnsi"/>
          <w:szCs w:val="22"/>
        </w:rPr>
        <w:t xml:space="preserve"> ()</w:t>
      </w:r>
    </w:p>
    <w:p w14:paraId="729EB77A" w14:textId="77777777" w:rsidR="00BB7B18" w:rsidRPr="00BB7B18" w:rsidRDefault="00BB7B18">
      <w:pPr>
        <w:pStyle w:val="Akapitzlist"/>
        <w:numPr>
          <w:ilvl w:val="1"/>
          <w:numId w:val="95"/>
        </w:numPr>
        <w:rPr>
          <w:rFonts w:cstheme="minorHAnsi"/>
          <w:szCs w:val="22"/>
        </w:rPr>
      </w:pPr>
      <w:r w:rsidRPr="00BB7B18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BB7B18">
        <w:rPr>
          <w:rFonts w:cstheme="minorHAnsi"/>
          <w:szCs w:val="22"/>
        </w:rPr>
        <w:t xml:space="preserve"> is </w:t>
      </w:r>
      <w:r w:rsidRPr="00BB7B18">
        <w:rPr>
          <w:rStyle w:val="Uwydatnienie"/>
          <w:rFonts w:asciiTheme="minorHAnsi" w:hAnsiTheme="minorHAnsi" w:cstheme="minorHAnsi"/>
          <w:szCs w:val="22"/>
        </w:rPr>
        <w:t>0</w:t>
      </w:r>
    </w:p>
    <w:p w14:paraId="4C31FCAB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34B70F2D" w14:textId="77777777" w:rsidR="00BB7B18" w:rsidRPr="00BB7B18" w:rsidRDefault="00BB7B18">
      <w:pPr>
        <w:pStyle w:val="Akapitzlist"/>
        <w:numPr>
          <w:ilvl w:val="0"/>
          <w:numId w:val="95"/>
        </w:num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send email template "Overdue Discovery Responses - Update" to OPPOSING_COUNSEL_EMAIL</w:t>
      </w:r>
    </w:p>
    <w:p w14:paraId="6DCE1021" w14:textId="77777777" w:rsidR="00BB7B18" w:rsidRPr="00BB7B18" w:rsidRDefault="00BB7B18">
      <w:pPr>
        <w:pStyle w:val="Akapitzlist"/>
        <w:numPr>
          <w:ilvl w:val="0"/>
          <w:numId w:val="95"/>
        </w:num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create "Ps Motion to Compel Update"</w:t>
      </w:r>
    </w:p>
    <w:p w14:paraId="154DB994" w14:textId="77777777" w:rsidR="00BB7B18" w:rsidRPr="00BB7B18" w:rsidRDefault="00BB7B18">
      <w:pPr>
        <w:pStyle w:val="Akapitzlist"/>
        <w:numPr>
          <w:ilvl w:val="0"/>
          <w:numId w:val="95"/>
        </w:num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 xml:space="preserve">deposit Ps Motion to Compel Update to Peru Queue </w:t>
      </w:r>
    </w:p>
    <w:p w14:paraId="61D51258" w14:textId="538AB8D1" w:rsidR="00BB7B18" w:rsidRPr="00BB7B18" w:rsidRDefault="00BB7B18" w:rsidP="00BB7B18">
      <w:pPr>
        <w:pStyle w:val="DBH3"/>
      </w:pPr>
      <w:bookmarkStart w:id="211" w:name="_Toc130299805"/>
      <w:r w:rsidRPr="00BB7B18">
        <w:t>Plaintiff Discovery Status = 1st Disco Set - Served and no date has been entered within 60</w:t>
      </w:r>
      <w:bookmarkEnd w:id="211"/>
    </w:p>
    <w:p w14:paraId="462DA0EC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5F83473D" w14:textId="77777777" w:rsidR="00BB7B18" w:rsidRPr="00BB7B18" w:rsidRDefault="00BB7B18">
      <w:pPr>
        <w:pStyle w:val="Akapitzlist"/>
        <w:numPr>
          <w:ilvl w:val="0"/>
          <w:numId w:val="96"/>
        </w:num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 xml:space="preserve">All: </w:t>
      </w:r>
    </w:p>
    <w:p w14:paraId="4A50D044" w14:textId="77777777" w:rsidR="00BB7B18" w:rsidRPr="00BB7B18" w:rsidRDefault="00BB7B18">
      <w:pPr>
        <w:pStyle w:val="Akapitzlist"/>
        <w:numPr>
          <w:ilvl w:val="1"/>
          <w:numId w:val="96"/>
        </w:numPr>
        <w:rPr>
          <w:rFonts w:cstheme="minorHAnsi"/>
          <w:szCs w:val="22"/>
        </w:rPr>
      </w:pPr>
      <w:r w:rsidRPr="00BB7B18">
        <w:rPr>
          <w:rStyle w:val="Pogrubienie"/>
          <w:rFonts w:cstheme="minorHAnsi"/>
          <w:b w:val="0"/>
          <w:bCs w:val="0"/>
          <w:szCs w:val="22"/>
        </w:rPr>
        <w:t>Status</w:t>
      </w:r>
      <w:r w:rsidRPr="00BB7B18">
        <w:rPr>
          <w:rFonts w:cstheme="minorHAnsi"/>
          <w:szCs w:val="22"/>
        </w:rPr>
        <w:t xml:space="preserve"> is </w:t>
      </w:r>
      <w:r w:rsidRPr="00BB7B18">
        <w:rPr>
          <w:rStyle w:val="Uwydatnienie"/>
          <w:rFonts w:asciiTheme="minorHAnsi" w:hAnsiTheme="minorHAnsi" w:cstheme="minorHAnsi"/>
          <w:szCs w:val="22"/>
        </w:rPr>
        <w:t>1st Disco Set - Served</w:t>
      </w:r>
    </w:p>
    <w:p w14:paraId="1952AA21" w14:textId="77777777" w:rsidR="00BB7B18" w:rsidRPr="00BB7B18" w:rsidRDefault="00BB7B18">
      <w:pPr>
        <w:pStyle w:val="Akapitzlist"/>
        <w:numPr>
          <w:ilvl w:val="1"/>
          <w:numId w:val="96"/>
        </w:numPr>
        <w:rPr>
          <w:rFonts w:cstheme="minorHAnsi"/>
          <w:szCs w:val="22"/>
        </w:rPr>
      </w:pPr>
      <w:r w:rsidRPr="00BB7B18">
        <w:rPr>
          <w:rStyle w:val="Pogrubienie"/>
          <w:rFonts w:cstheme="minorHAnsi"/>
          <w:b w:val="0"/>
          <w:bCs w:val="0"/>
          <w:szCs w:val="22"/>
        </w:rPr>
        <w:t>Status Age</w:t>
      </w:r>
      <w:r w:rsidRPr="00BB7B18">
        <w:rPr>
          <w:rFonts w:cstheme="minorHAnsi"/>
          <w:szCs w:val="22"/>
        </w:rPr>
        <w:t xml:space="preserve"> equal to </w:t>
      </w:r>
      <w:r w:rsidRPr="00BB7B18">
        <w:rPr>
          <w:rStyle w:val="Uwydatnienie"/>
          <w:rFonts w:asciiTheme="minorHAnsi" w:hAnsiTheme="minorHAnsi" w:cstheme="minorHAnsi"/>
          <w:szCs w:val="22"/>
        </w:rPr>
        <w:t>60</w:t>
      </w:r>
    </w:p>
    <w:p w14:paraId="13557D45" w14:textId="77777777" w:rsidR="00BB7B18" w:rsidRPr="00BB7B18" w:rsidRDefault="00BB7B18">
      <w:pPr>
        <w:pStyle w:val="Akapitzlist"/>
        <w:numPr>
          <w:ilvl w:val="1"/>
          <w:numId w:val="96"/>
        </w:numPr>
        <w:rPr>
          <w:rFonts w:cstheme="minorHAnsi"/>
          <w:szCs w:val="22"/>
        </w:rPr>
      </w:pPr>
      <w:r w:rsidRPr="00BB7B18">
        <w:rPr>
          <w:rStyle w:val="Pogrubienie"/>
          <w:rFonts w:cstheme="minorHAnsi"/>
          <w:b w:val="0"/>
          <w:bCs w:val="0"/>
          <w:szCs w:val="22"/>
        </w:rPr>
        <w:t>Ps 1st Disco Set - Response Received</w:t>
      </w:r>
      <w:r w:rsidRPr="00BB7B18">
        <w:rPr>
          <w:rFonts w:cstheme="minorHAnsi"/>
          <w:szCs w:val="22"/>
        </w:rPr>
        <w:t xml:space="preserve"> is empty</w:t>
      </w:r>
    </w:p>
    <w:p w14:paraId="51B38C45" w14:textId="77777777" w:rsidR="00BB7B18" w:rsidRPr="00BB7B18" w:rsidRDefault="00BB7B18">
      <w:pPr>
        <w:pStyle w:val="Akapitzlist"/>
        <w:numPr>
          <w:ilvl w:val="1"/>
          <w:numId w:val="96"/>
        </w:numPr>
        <w:rPr>
          <w:rFonts w:cstheme="minorHAnsi"/>
          <w:szCs w:val="22"/>
        </w:rPr>
      </w:pPr>
      <w:r w:rsidRPr="00BB7B18">
        <w:rPr>
          <w:rStyle w:val="Pogrubienie"/>
          <w:rFonts w:cstheme="minorHAnsi"/>
          <w:b w:val="0"/>
          <w:bCs w:val="0"/>
          <w:szCs w:val="22"/>
        </w:rPr>
        <w:t>Ps 1st Disco Set - Agreed Due Date</w:t>
      </w:r>
      <w:r w:rsidRPr="00BB7B18">
        <w:rPr>
          <w:rFonts w:cstheme="minorHAnsi"/>
          <w:szCs w:val="22"/>
        </w:rPr>
        <w:t xml:space="preserve"> is empty</w:t>
      </w:r>
    </w:p>
    <w:p w14:paraId="7019027D" w14:textId="77777777" w:rsidR="00BB7B18" w:rsidRPr="00BB7B18" w:rsidRDefault="00BB7B18">
      <w:pPr>
        <w:pStyle w:val="Akapitzlist"/>
        <w:numPr>
          <w:ilvl w:val="1"/>
          <w:numId w:val="96"/>
        </w:numPr>
        <w:rPr>
          <w:rFonts w:cstheme="minorHAnsi"/>
          <w:szCs w:val="22"/>
        </w:rPr>
      </w:pPr>
      <w:r w:rsidRPr="00BB7B18">
        <w:rPr>
          <w:rStyle w:val="Pogrubienie"/>
          <w:rFonts w:cstheme="minorHAnsi"/>
          <w:b w:val="0"/>
          <w:bCs w:val="0"/>
          <w:szCs w:val="22"/>
        </w:rPr>
        <w:t>Ps 1st Disco Set - Ds MFET</w:t>
      </w:r>
      <w:r w:rsidRPr="00BB7B18">
        <w:rPr>
          <w:rFonts w:cstheme="minorHAnsi"/>
          <w:szCs w:val="22"/>
        </w:rPr>
        <w:t xml:space="preserve"> is empty</w:t>
      </w:r>
    </w:p>
    <w:p w14:paraId="0A8163EF" w14:textId="77777777" w:rsidR="00BB7B18" w:rsidRPr="00BB7B18" w:rsidRDefault="00BB7B18">
      <w:pPr>
        <w:pStyle w:val="Akapitzlist"/>
        <w:numPr>
          <w:ilvl w:val="1"/>
          <w:numId w:val="96"/>
        </w:numPr>
        <w:rPr>
          <w:rFonts w:cstheme="minorHAnsi"/>
          <w:szCs w:val="22"/>
        </w:rPr>
      </w:pPr>
      <w:r w:rsidRPr="00BB7B18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BB7B18">
        <w:rPr>
          <w:rFonts w:cstheme="minorHAnsi"/>
          <w:szCs w:val="22"/>
        </w:rPr>
        <w:t xml:space="preserve"> is </w:t>
      </w:r>
      <w:r w:rsidRPr="00BB7B18">
        <w:rPr>
          <w:rStyle w:val="Uwydatnienie"/>
          <w:rFonts w:asciiTheme="minorHAnsi" w:hAnsiTheme="minorHAnsi" w:cstheme="minorHAnsi"/>
          <w:szCs w:val="22"/>
        </w:rPr>
        <w:t>0</w:t>
      </w:r>
    </w:p>
    <w:p w14:paraId="20E3784E" w14:textId="77777777" w:rsidR="00BB7B18" w:rsidRPr="00BB7B18" w:rsidRDefault="00BB7B18">
      <w:pPr>
        <w:pStyle w:val="Akapitzlist"/>
        <w:numPr>
          <w:ilvl w:val="1"/>
          <w:numId w:val="96"/>
        </w:numPr>
        <w:rPr>
          <w:rFonts w:cstheme="minorHAnsi"/>
          <w:szCs w:val="22"/>
        </w:rPr>
      </w:pPr>
      <w:r w:rsidRPr="00BB7B18">
        <w:rPr>
          <w:rStyle w:val="Pogrubienie"/>
          <w:rFonts w:cstheme="minorHAnsi"/>
          <w:b w:val="0"/>
          <w:bCs w:val="0"/>
          <w:szCs w:val="22"/>
        </w:rPr>
        <w:lastRenderedPageBreak/>
        <w:t>Stage</w:t>
      </w:r>
      <w:r w:rsidRPr="00BB7B18">
        <w:rPr>
          <w:rFonts w:cstheme="minorHAnsi"/>
          <w:szCs w:val="22"/>
        </w:rPr>
        <w:t xml:space="preserve"> is </w:t>
      </w:r>
      <w:r w:rsidRPr="00BB7B18">
        <w:rPr>
          <w:rStyle w:val="Uwydatnienie"/>
          <w:rFonts w:asciiTheme="minorHAnsi" w:hAnsiTheme="minorHAnsi" w:cstheme="minorHAnsi"/>
          <w:szCs w:val="22"/>
        </w:rPr>
        <w:t>Plaintiff Discovery</w:t>
      </w:r>
    </w:p>
    <w:p w14:paraId="5EEAA9B4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6B7D43FE" w14:textId="77777777" w:rsidR="00BB7B18" w:rsidRPr="00BB7B18" w:rsidRDefault="00BB7B18">
      <w:pPr>
        <w:pStyle w:val="Akapitzlist"/>
        <w:numPr>
          <w:ilvl w:val="0"/>
          <w:numId w:val="96"/>
        </w:num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generate Ps Motion to Compel Response to 1st Set of Discovery</w:t>
      </w:r>
    </w:p>
    <w:p w14:paraId="3FA64CCD" w14:textId="77777777" w:rsidR="00BB7B18" w:rsidRPr="00BB7B18" w:rsidRDefault="00BB7B18">
      <w:pPr>
        <w:pStyle w:val="Akapitzlist"/>
        <w:numPr>
          <w:ilvl w:val="0"/>
          <w:numId w:val="96"/>
        </w:num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deposit Ps Motion to Compel Response to 1st Set of Discovery to Peru Queue</w:t>
      </w:r>
    </w:p>
    <w:p w14:paraId="69DD331B" w14:textId="77777777" w:rsidR="00BB7B18" w:rsidRPr="00BB7B18" w:rsidRDefault="00BB7B18">
      <w:pPr>
        <w:pStyle w:val="Akapitzlist"/>
        <w:numPr>
          <w:ilvl w:val="0"/>
          <w:numId w:val="96"/>
        </w:num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 xml:space="preserve">create task for Scheduling Team - Hearings "Coordinate hearing on Ps MTC - 1st Set in @@CASE ID@@ @@INJUREDPARTY_NAME@@" </w:t>
      </w:r>
    </w:p>
    <w:p w14:paraId="65FE7C75" w14:textId="6F78323C" w:rsidR="00BB7B18" w:rsidRPr="00BB7B18" w:rsidRDefault="00BB7B18" w:rsidP="00BB7B18">
      <w:pPr>
        <w:pStyle w:val="DBH3"/>
      </w:pPr>
      <w:bookmarkStart w:id="212" w:name="_Toc130299806"/>
      <w:r w:rsidRPr="00BB7B18">
        <w:t>Plaintiff Discovery Status = 2nd Disco Set - Served and no date has been entered within 45</w:t>
      </w:r>
      <w:bookmarkEnd w:id="212"/>
    </w:p>
    <w:p w14:paraId="6EF972B0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72B1B023" w14:textId="77777777" w:rsidR="00BB7B18" w:rsidRPr="00BB7B18" w:rsidRDefault="00BB7B18">
      <w:pPr>
        <w:pStyle w:val="Akapitzlist"/>
        <w:numPr>
          <w:ilvl w:val="0"/>
          <w:numId w:val="97"/>
        </w:num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 xml:space="preserve">All: </w:t>
      </w:r>
    </w:p>
    <w:p w14:paraId="25BF25A1" w14:textId="77777777" w:rsidR="00BB7B18" w:rsidRPr="00BB7B18" w:rsidRDefault="00BB7B18">
      <w:pPr>
        <w:pStyle w:val="Akapitzlist"/>
        <w:numPr>
          <w:ilvl w:val="1"/>
          <w:numId w:val="97"/>
        </w:numPr>
        <w:rPr>
          <w:rFonts w:cstheme="minorHAnsi"/>
          <w:szCs w:val="22"/>
        </w:rPr>
      </w:pPr>
      <w:r w:rsidRPr="00BB7B18">
        <w:rPr>
          <w:rStyle w:val="Pogrubienie"/>
          <w:rFonts w:cstheme="minorHAnsi"/>
          <w:b w:val="0"/>
          <w:bCs w:val="0"/>
          <w:szCs w:val="22"/>
        </w:rPr>
        <w:t>Status</w:t>
      </w:r>
      <w:r w:rsidRPr="00BB7B18">
        <w:rPr>
          <w:rFonts w:cstheme="minorHAnsi"/>
          <w:szCs w:val="22"/>
        </w:rPr>
        <w:t xml:space="preserve"> is </w:t>
      </w:r>
      <w:r w:rsidRPr="00BB7B18">
        <w:rPr>
          <w:rStyle w:val="Uwydatnienie"/>
          <w:rFonts w:asciiTheme="minorHAnsi" w:hAnsiTheme="minorHAnsi" w:cstheme="minorHAnsi"/>
          <w:szCs w:val="22"/>
        </w:rPr>
        <w:t>2nd Disco Set - Served</w:t>
      </w:r>
    </w:p>
    <w:p w14:paraId="31134F28" w14:textId="77777777" w:rsidR="00BB7B18" w:rsidRPr="00BB7B18" w:rsidRDefault="00BB7B18">
      <w:pPr>
        <w:pStyle w:val="Akapitzlist"/>
        <w:numPr>
          <w:ilvl w:val="1"/>
          <w:numId w:val="97"/>
        </w:numPr>
        <w:rPr>
          <w:rFonts w:cstheme="minorHAnsi"/>
          <w:szCs w:val="22"/>
        </w:rPr>
      </w:pPr>
      <w:r w:rsidRPr="00BB7B18">
        <w:rPr>
          <w:rStyle w:val="Pogrubienie"/>
          <w:rFonts w:cstheme="minorHAnsi"/>
          <w:b w:val="0"/>
          <w:bCs w:val="0"/>
          <w:szCs w:val="22"/>
        </w:rPr>
        <w:t>Status Age</w:t>
      </w:r>
      <w:r w:rsidRPr="00BB7B18">
        <w:rPr>
          <w:rFonts w:cstheme="minorHAnsi"/>
          <w:szCs w:val="22"/>
        </w:rPr>
        <w:t xml:space="preserve"> equal to </w:t>
      </w:r>
      <w:r w:rsidRPr="00BB7B18">
        <w:rPr>
          <w:rStyle w:val="Uwydatnienie"/>
          <w:rFonts w:asciiTheme="minorHAnsi" w:hAnsiTheme="minorHAnsi" w:cstheme="minorHAnsi"/>
          <w:szCs w:val="22"/>
        </w:rPr>
        <w:t>45</w:t>
      </w:r>
    </w:p>
    <w:p w14:paraId="4CD077D0" w14:textId="77777777" w:rsidR="00BB7B18" w:rsidRPr="00BB7B18" w:rsidRDefault="00BB7B18">
      <w:pPr>
        <w:pStyle w:val="Akapitzlist"/>
        <w:numPr>
          <w:ilvl w:val="1"/>
          <w:numId w:val="97"/>
        </w:numPr>
        <w:rPr>
          <w:rFonts w:cstheme="minorHAnsi"/>
          <w:szCs w:val="22"/>
        </w:rPr>
      </w:pPr>
      <w:r w:rsidRPr="00BB7B18">
        <w:rPr>
          <w:rStyle w:val="Pogrubienie"/>
          <w:rFonts w:cstheme="minorHAnsi"/>
          <w:b w:val="0"/>
          <w:bCs w:val="0"/>
          <w:szCs w:val="22"/>
        </w:rPr>
        <w:t>Ps 2nd Disco Set - Response Received</w:t>
      </w:r>
      <w:r w:rsidRPr="00BB7B18">
        <w:rPr>
          <w:rFonts w:cstheme="minorHAnsi"/>
          <w:szCs w:val="22"/>
        </w:rPr>
        <w:t xml:space="preserve"> is empty</w:t>
      </w:r>
    </w:p>
    <w:p w14:paraId="74914EEF" w14:textId="77777777" w:rsidR="00BB7B18" w:rsidRPr="00BB7B18" w:rsidRDefault="00BB7B18">
      <w:pPr>
        <w:pStyle w:val="Akapitzlist"/>
        <w:numPr>
          <w:ilvl w:val="1"/>
          <w:numId w:val="97"/>
        </w:numPr>
        <w:rPr>
          <w:rFonts w:cstheme="minorHAnsi"/>
          <w:szCs w:val="22"/>
        </w:rPr>
      </w:pPr>
      <w:r w:rsidRPr="00BB7B18">
        <w:rPr>
          <w:rStyle w:val="Pogrubienie"/>
          <w:rFonts w:cstheme="minorHAnsi"/>
          <w:b w:val="0"/>
          <w:bCs w:val="0"/>
          <w:szCs w:val="22"/>
        </w:rPr>
        <w:t>Ps 2nd Disco Set - Agreed Due Date</w:t>
      </w:r>
      <w:r w:rsidRPr="00BB7B18">
        <w:rPr>
          <w:rFonts w:cstheme="minorHAnsi"/>
          <w:szCs w:val="22"/>
        </w:rPr>
        <w:t xml:space="preserve"> is empty</w:t>
      </w:r>
    </w:p>
    <w:p w14:paraId="058E2801" w14:textId="77777777" w:rsidR="00BB7B18" w:rsidRPr="00BB7B18" w:rsidRDefault="00BB7B18">
      <w:pPr>
        <w:pStyle w:val="Akapitzlist"/>
        <w:numPr>
          <w:ilvl w:val="1"/>
          <w:numId w:val="97"/>
        </w:numPr>
        <w:rPr>
          <w:rFonts w:cstheme="minorHAnsi"/>
          <w:szCs w:val="22"/>
        </w:rPr>
      </w:pPr>
      <w:r w:rsidRPr="00BB7B18">
        <w:rPr>
          <w:rStyle w:val="Pogrubienie"/>
          <w:rFonts w:cstheme="minorHAnsi"/>
          <w:b w:val="0"/>
          <w:bCs w:val="0"/>
          <w:szCs w:val="22"/>
        </w:rPr>
        <w:t>Ps 2nd Disco Set - Ds MFET</w:t>
      </w:r>
      <w:r w:rsidRPr="00BB7B18">
        <w:rPr>
          <w:rFonts w:cstheme="minorHAnsi"/>
          <w:szCs w:val="22"/>
        </w:rPr>
        <w:t xml:space="preserve"> is empty</w:t>
      </w:r>
    </w:p>
    <w:p w14:paraId="39A16789" w14:textId="77777777" w:rsidR="00BB7B18" w:rsidRPr="00BB7B18" w:rsidRDefault="00BB7B18">
      <w:pPr>
        <w:pStyle w:val="Akapitzlist"/>
        <w:numPr>
          <w:ilvl w:val="1"/>
          <w:numId w:val="97"/>
        </w:numPr>
        <w:rPr>
          <w:rFonts w:cstheme="minorHAnsi"/>
          <w:szCs w:val="22"/>
        </w:rPr>
      </w:pPr>
      <w:r w:rsidRPr="00BB7B18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BB7B18">
        <w:rPr>
          <w:rFonts w:cstheme="minorHAnsi"/>
          <w:szCs w:val="22"/>
        </w:rPr>
        <w:t xml:space="preserve"> is </w:t>
      </w:r>
      <w:r w:rsidRPr="00BB7B18">
        <w:rPr>
          <w:rStyle w:val="Uwydatnienie"/>
          <w:rFonts w:asciiTheme="minorHAnsi" w:hAnsiTheme="minorHAnsi" w:cstheme="minorHAnsi"/>
          <w:szCs w:val="22"/>
        </w:rPr>
        <w:t>0</w:t>
      </w:r>
    </w:p>
    <w:p w14:paraId="000DBCF4" w14:textId="77777777" w:rsidR="00BB7B18" w:rsidRPr="00BB7B18" w:rsidRDefault="00BB7B18">
      <w:pPr>
        <w:pStyle w:val="Akapitzlist"/>
        <w:numPr>
          <w:ilvl w:val="1"/>
          <w:numId w:val="97"/>
        </w:numPr>
        <w:rPr>
          <w:rFonts w:cstheme="minorHAnsi"/>
          <w:szCs w:val="22"/>
        </w:rPr>
      </w:pPr>
      <w:r w:rsidRPr="00BB7B18">
        <w:rPr>
          <w:rStyle w:val="Pogrubienie"/>
          <w:rFonts w:cstheme="minorHAnsi"/>
          <w:b w:val="0"/>
          <w:bCs w:val="0"/>
          <w:szCs w:val="22"/>
        </w:rPr>
        <w:t>Stage</w:t>
      </w:r>
      <w:r w:rsidRPr="00BB7B18">
        <w:rPr>
          <w:rFonts w:cstheme="minorHAnsi"/>
          <w:szCs w:val="22"/>
        </w:rPr>
        <w:t xml:space="preserve"> is </w:t>
      </w:r>
      <w:r w:rsidRPr="00BB7B18">
        <w:rPr>
          <w:rStyle w:val="Uwydatnienie"/>
          <w:rFonts w:asciiTheme="minorHAnsi" w:hAnsiTheme="minorHAnsi" w:cstheme="minorHAnsi"/>
          <w:szCs w:val="22"/>
        </w:rPr>
        <w:t>Plaintiff Discovery</w:t>
      </w:r>
    </w:p>
    <w:p w14:paraId="3DA0EC36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6192ADE7" w14:textId="77777777" w:rsidR="00BB7B18" w:rsidRPr="00BB7B18" w:rsidRDefault="00BB7B18">
      <w:pPr>
        <w:pStyle w:val="Akapitzlist"/>
        <w:numPr>
          <w:ilvl w:val="0"/>
          <w:numId w:val="97"/>
        </w:num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 xml:space="preserve">send email template "Overdue Discovery Responses - 2nd Set" to OPPOSING_COUNSEL_EMAIL;  </w:t>
      </w:r>
    </w:p>
    <w:p w14:paraId="53267266" w14:textId="6B14A47B" w:rsidR="00BB7B18" w:rsidRPr="00BB7B18" w:rsidRDefault="00BB7B18" w:rsidP="00BB7B18">
      <w:pPr>
        <w:pStyle w:val="DBH3"/>
      </w:pPr>
      <w:bookmarkStart w:id="213" w:name="_Toc130299807"/>
      <w:r w:rsidRPr="00BB7B18">
        <w:t>Plaintiff Discovery Status = 2nd Disco Set - Served and no date has been entered within 60</w:t>
      </w:r>
      <w:bookmarkEnd w:id="213"/>
    </w:p>
    <w:p w14:paraId="04FF9A16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5CC6E81A" w14:textId="77777777" w:rsidR="00BB7B18" w:rsidRPr="00BB7B18" w:rsidRDefault="00BB7B18">
      <w:pPr>
        <w:pStyle w:val="Akapitzlist"/>
        <w:numPr>
          <w:ilvl w:val="0"/>
          <w:numId w:val="97"/>
        </w:num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 xml:space="preserve">All: </w:t>
      </w:r>
    </w:p>
    <w:p w14:paraId="55C30A6E" w14:textId="77777777" w:rsidR="00BB7B18" w:rsidRPr="00BB7B18" w:rsidRDefault="00BB7B18">
      <w:pPr>
        <w:pStyle w:val="Akapitzlist"/>
        <w:numPr>
          <w:ilvl w:val="1"/>
          <w:numId w:val="97"/>
        </w:numPr>
        <w:rPr>
          <w:rFonts w:cstheme="minorHAnsi"/>
          <w:szCs w:val="22"/>
        </w:rPr>
      </w:pPr>
      <w:r w:rsidRPr="00BB7B18">
        <w:rPr>
          <w:rStyle w:val="Pogrubienie"/>
          <w:rFonts w:cstheme="minorHAnsi"/>
          <w:b w:val="0"/>
          <w:bCs w:val="0"/>
          <w:szCs w:val="22"/>
        </w:rPr>
        <w:t>Status</w:t>
      </w:r>
      <w:r w:rsidRPr="00BB7B18">
        <w:rPr>
          <w:rFonts w:cstheme="minorHAnsi"/>
          <w:szCs w:val="22"/>
        </w:rPr>
        <w:t xml:space="preserve"> is </w:t>
      </w:r>
      <w:r w:rsidRPr="00BB7B18">
        <w:rPr>
          <w:rStyle w:val="Uwydatnienie"/>
          <w:rFonts w:asciiTheme="minorHAnsi" w:hAnsiTheme="minorHAnsi" w:cstheme="minorHAnsi"/>
          <w:szCs w:val="22"/>
        </w:rPr>
        <w:t>2nd Disco Set - Served</w:t>
      </w:r>
    </w:p>
    <w:p w14:paraId="367407C3" w14:textId="77777777" w:rsidR="00BB7B18" w:rsidRPr="00BB7B18" w:rsidRDefault="00BB7B18">
      <w:pPr>
        <w:pStyle w:val="Akapitzlist"/>
        <w:numPr>
          <w:ilvl w:val="1"/>
          <w:numId w:val="97"/>
        </w:numPr>
        <w:rPr>
          <w:rFonts w:cstheme="minorHAnsi"/>
          <w:szCs w:val="22"/>
        </w:rPr>
      </w:pPr>
      <w:r w:rsidRPr="00BB7B18">
        <w:rPr>
          <w:rStyle w:val="Pogrubienie"/>
          <w:rFonts w:cstheme="minorHAnsi"/>
          <w:b w:val="0"/>
          <w:bCs w:val="0"/>
          <w:szCs w:val="22"/>
        </w:rPr>
        <w:t>Status Age</w:t>
      </w:r>
      <w:r w:rsidRPr="00BB7B18">
        <w:rPr>
          <w:rFonts w:cstheme="minorHAnsi"/>
          <w:szCs w:val="22"/>
        </w:rPr>
        <w:t xml:space="preserve"> equal to </w:t>
      </w:r>
      <w:r w:rsidRPr="00BB7B18">
        <w:rPr>
          <w:rStyle w:val="Uwydatnienie"/>
          <w:rFonts w:asciiTheme="minorHAnsi" w:hAnsiTheme="minorHAnsi" w:cstheme="minorHAnsi"/>
          <w:szCs w:val="22"/>
        </w:rPr>
        <w:t>60</w:t>
      </w:r>
    </w:p>
    <w:p w14:paraId="1C5A899A" w14:textId="77777777" w:rsidR="00BB7B18" w:rsidRPr="00BB7B18" w:rsidRDefault="00BB7B18">
      <w:pPr>
        <w:pStyle w:val="Akapitzlist"/>
        <w:numPr>
          <w:ilvl w:val="1"/>
          <w:numId w:val="97"/>
        </w:numPr>
        <w:rPr>
          <w:rFonts w:cstheme="minorHAnsi"/>
          <w:szCs w:val="22"/>
        </w:rPr>
      </w:pPr>
      <w:r w:rsidRPr="00BB7B18">
        <w:rPr>
          <w:rStyle w:val="Pogrubienie"/>
          <w:rFonts w:cstheme="minorHAnsi"/>
          <w:b w:val="0"/>
          <w:bCs w:val="0"/>
          <w:szCs w:val="22"/>
        </w:rPr>
        <w:t>Ps 2nd Disco Set - Response Received</w:t>
      </w:r>
      <w:r w:rsidRPr="00BB7B18">
        <w:rPr>
          <w:rFonts w:cstheme="minorHAnsi"/>
          <w:szCs w:val="22"/>
        </w:rPr>
        <w:t xml:space="preserve"> is empty</w:t>
      </w:r>
    </w:p>
    <w:p w14:paraId="585D908A" w14:textId="77777777" w:rsidR="00BB7B18" w:rsidRPr="00BB7B18" w:rsidRDefault="00BB7B18">
      <w:pPr>
        <w:pStyle w:val="Akapitzlist"/>
        <w:numPr>
          <w:ilvl w:val="1"/>
          <w:numId w:val="97"/>
        </w:numPr>
        <w:rPr>
          <w:rFonts w:cstheme="minorHAnsi"/>
          <w:szCs w:val="22"/>
        </w:rPr>
      </w:pPr>
      <w:r w:rsidRPr="00BB7B18">
        <w:rPr>
          <w:rStyle w:val="Pogrubienie"/>
          <w:rFonts w:cstheme="minorHAnsi"/>
          <w:b w:val="0"/>
          <w:bCs w:val="0"/>
          <w:szCs w:val="22"/>
        </w:rPr>
        <w:t>Ps 2nd Disco Set - Agreed Due Date</w:t>
      </w:r>
      <w:r w:rsidRPr="00BB7B18">
        <w:rPr>
          <w:rFonts w:cstheme="minorHAnsi"/>
          <w:szCs w:val="22"/>
        </w:rPr>
        <w:t xml:space="preserve"> is empty</w:t>
      </w:r>
    </w:p>
    <w:p w14:paraId="187EF5CC" w14:textId="77777777" w:rsidR="00BB7B18" w:rsidRPr="00BB7B18" w:rsidRDefault="00BB7B18">
      <w:pPr>
        <w:pStyle w:val="Akapitzlist"/>
        <w:numPr>
          <w:ilvl w:val="1"/>
          <w:numId w:val="97"/>
        </w:numPr>
        <w:rPr>
          <w:rFonts w:cstheme="minorHAnsi"/>
          <w:szCs w:val="22"/>
        </w:rPr>
      </w:pPr>
      <w:r w:rsidRPr="00BB7B18">
        <w:rPr>
          <w:rStyle w:val="Pogrubienie"/>
          <w:rFonts w:cstheme="minorHAnsi"/>
          <w:b w:val="0"/>
          <w:bCs w:val="0"/>
          <w:szCs w:val="22"/>
        </w:rPr>
        <w:t>Ps 2nd Disco Set - Ds MFET</w:t>
      </w:r>
      <w:r w:rsidRPr="00BB7B18">
        <w:rPr>
          <w:rFonts w:cstheme="minorHAnsi"/>
          <w:szCs w:val="22"/>
        </w:rPr>
        <w:t xml:space="preserve"> is empty</w:t>
      </w:r>
    </w:p>
    <w:p w14:paraId="59A849A8" w14:textId="77777777" w:rsidR="00BB7B18" w:rsidRPr="00BB7B18" w:rsidRDefault="00BB7B18">
      <w:pPr>
        <w:pStyle w:val="Akapitzlist"/>
        <w:numPr>
          <w:ilvl w:val="1"/>
          <w:numId w:val="97"/>
        </w:numPr>
        <w:rPr>
          <w:rFonts w:cstheme="minorHAnsi"/>
          <w:szCs w:val="22"/>
        </w:rPr>
      </w:pPr>
      <w:r w:rsidRPr="00BB7B18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BB7B18">
        <w:rPr>
          <w:rFonts w:cstheme="minorHAnsi"/>
          <w:szCs w:val="22"/>
        </w:rPr>
        <w:t xml:space="preserve"> is </w:t>
      </w:r>
      <w:r w:rsidRPr="00BB7B18">
        <w:rPr>
          <w:rStyle w:val="Uwydatnienie"/>
          <w:rFonts w:asciiTheme="minorHAnsi" w:hAnsiTheme="minorHAnsi" w:cstheme="minorHAnsi"/>
          <w:szCs w:val="22"/>
        </w:rPr>
        <w:t>0</w:t>
      </w:r>
    </w:p>
    <w:p w14:paraId="281E94DD" w14:textId="77777777" w:rsidR="00BB7B18" w:rsidRPr="00BB7B18" w:rsidRDefault="00BB7B18">
      <w:pPr>
        <w:pStyle w:val="Akapitzlist"/>
        <w:numPr>
          <w:ilvl w:val="1"/>
          <w:numId w:val="97"/>
        </w:numPr>
        <w:rPr>
          <w:rFonts w:cstheme="minorHAnsi"/>
          <w:szCs w:val="22"/>
        </w:rPr>
      </w:pPr>
      <w:r w:rsidRPr="00BB7B18">
        <w:rPr>
          <w:rStyle w:val="Pogrubienie"/>
          <w:rFonts w:cstheme="minorHAnsi"/>
          <w:b w:val="0"/>
          <w:bCs w:val="0"/>
          <w:szCs w:val="22"/>
        </w:rPr>
        <w:t>Stage</w:t>
      </w:r>
      <w:r w:rsidRPr="00BB7B18">
        <w:rPr>
          <w:rFonts w:cstheme="minorHAnsi"/>
          <w:szCs w:val="22"/>
        </w:rPr>
        <w:t xml:space="preserve"> is </w:t>
      </w:r>
      <w:r w:rsidRPr="00BB7B18">
        <w:rPr>
          <w:rStyle w:val="Uwydatnienie"/>
          <w:rFonts w:asciiTheme="minorHAnsi" w:hAnsiTheme="minorHAnsi" w:cstheme="minorHAnsi"/>
          <w:szCs w:val="22"/>
        </w:rPr>
        <w:t>Plaintiff Discovery</w:t>
      </w:r>
    </w:p>
    <w:p w14:paraId="4A76A4D8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449EC74A" w14:textId="77777777" w:rsidR="00BB7B18" w:rsidRPr="00BB7B18" w:rsidRDefault="00BB7B18">
      <w:pPr>
        <w:pStyle w:val="Akapitzlist"/>
        <w:numPr>
          <w:ilvl w:val="0"/>
          <w:numId w:val="97"/>
        </w:num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create Ps Motion to Compel Response to 2nd Set of Discovery</w:t>
      </w:r>
    </w:p>
    <w:p w14:paraId="1A502D0A" w14:textId="77777777" w:rsidR="00BB7B18" w:rsidRPr="00BB7B18" w:rsidRDefault="00BB7B18">
      <w:pPr>
        <w:pStyle w:val="Akapitzlist"/>
        <w:numPr>
          <w:ilvl w:val="0"/>
          <w:numId w:val="97"/>
        </w:num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deposit Ps Motion to Compel Response to 2nd Set of Discovery to Peru Queue</w:t>
      </w:r>
    </w:p>
    <w:p w14:paraId="10DC933B" w14:textId="77777777" w:rsidR="00BB7B18" w:rsidRPr="00BB7B18" w:rsidRDefault="00BB7B18">
      <w:pPr>
        <w:pStyle w:val="Akapitzlist"/>
        <w:numPr>
          <w:ilvl w:val="0"/>
          <w:numId w:val="97"/>
        </w:num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 xml:space="preserve">create task for Scheduling Team - Hearings "Coordinate hearing on Ps MTC - 2nd Set in" </w:t>
      </w:r>
    </w:p>
    <w:p w14:paraId="7908F38E" w14:textId="5761EE12" w:rsidR="00BB7B18" w:rsidRPr="00BB7B18" w:rsidRDefault="00BB7B18" w:rsidP="007D6903">
      <w:pPr>
        <w:pStyle w:val="DBH3"/>
      </w:pPr>
      <w:bookmarkStart w:id="214" w:name="_Toc130299808"/>
      <w:r w:rsidRPr="00BB7B18">
        <w:lastRenderedPageBreak/>
        <w:t>Plaintiff Discovery Status = 3rd Disco Set - Served and no date has been entered within 45</w:t>
      </w:r>
      <w:bookmarkEnd w:id="214"/>
    </w:p>
    <w:p w14:paraId="67748678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7C579B68" w14:textId="77777777" w:rsidR="00BB7B18" w:rsidRPr="007D6903" w:rsidRDefault="00BB7B18">
      <w:pPr>
        <w:pStyle w:val="Akapitzlist"/>
        <w:numPr>
          <w:ilvl w:val="0"/>
          <w:numId w:val="98"/>
        </w:numPr>
        <w:rPr>
          <w:rFonts w:cstheme="minorHAnsi"/>
          <w:szCs w:val="22"/>
        </w:rPr>
      </w:pPr>
      <w:r w:rsidRPr="007D6903">
        <w:rPr>
          <w:rFonts w:cstheme="minorHAnsi"/>
          <w:szCs w:val="22"/>
        </w:rPr>
        <w:t xml:space="preserve">All: </w:t>
      </w:r>
    </w:p>
    <w:p w14:paraId="47F1E19D" w14:textId="77777777" w:rsidR="00BB7B18" w:rsidRPr="007D6903" w:rsidRDefault="00BB7B18">
      <w:pPr>
        <w:pStyle w:val="Akapitzlist"/>
        <w:numPr>
          <w:ilvl w:val="1"/>
          <w:numId w:val="98"/>
        </w:numPr>
        <w:rPr>
          <w:rFonts w:cstheme="minorHAnsi"/>
          <w:szCs w:val="22"/>
        </w:rPr>
      </w:pPr>
      <w:r w:rsidRPr="007D6903">
        <w:rPr>
          <w:rStyle w:val="Pogrubienie"/>
          <w:rFonts w:cstheme="minorHAnsi"/>
          <w:b w:val="0"/>
          <w:bCs w:val="0"/>
          <w:szCs w:val="22"/>
        </w:rPr>
        <w:t>Status</w:t>
      </w:r>
      <w:r w:rsidRPr="007D6903">
        <w:rPr>
          <w:rFonts w:cstheme="minorHAnsi"/>
          <w:szCs w:val="22"/>
        </w:rPr>
        <w:t xml:space="preserve"> is </w:t>
      </w:r>
      <w:r w:rsidRPr="007D6903">
        <w:rPr>
          <w:rStyle w:val="Uwydatnienie"/>
          <w:rFonts w:asciiTheme="minorHAnsi" w:hAnsiTheme="minorHAnsi" w:cstheme="minorHAnsi"/>
          <w:szCs w:val="22"/>
        </w:rPr>
        <w:t>3rd Disco Set - Served</w:t>
      </w:r>
    </w:p>
    <w:p w14:paraId="25690F31" w14:textId="77777777" w:rsidR="00BB7B18" w:rsidRPr="007D6903" w:rsidRDefault="00BB7B18">
      <w:pPr>
        <w:pStyle w:val="Akapitzlist"/>
        <w:numPr>
          <w:ilvl w:val="1"/>
          <w:numId w:val="98"/>
        </w:numPr>
        <w:rPr>
          <w:rFonts w:cstheme="minorHAnsi"/>
          <w:szCs w:val="22"/>
        </w:rPr>
      </w:pPr>
      <w:r w:rsidRPr="007D6903">
        <w:rPr>
          <w:rStyle w:val="Pogrubienie"/>
          <w:rFonts w:cstheme="minorHAnsi"/>
          <w:b w:val="0"/>
          <w:bCs w:val="0"/>
          <w:szCs w:val="22"/>
        </w:rPr>
        <w:t>Status Age</w:t>
      </w:r>
      <w:r w:rsidRPr="007D6903">
        <w:rPr>
          <w:rFonts w:cstheme="minorHAnsi"/>
          <w:szCs w:val="22"/>
        </w:rPr>
        <w:t xml:space="preserve"> equal to </w:t>
      </w:r>
      <w:r w:rsidRPr="007D6903">
        <w:rPr>
          <w:rStyle w:val="Uwydatnienie"/>
          <w:rFonts w:asciiTheme="minorHAnsi" w:hAnsiTheme="minorHAnsi" w:cstheme="minorHAnsi"/>
          <w:szCs w:val="22"/>
        </w:rPr>
        <w:t>45</w:t>
      </w:r>
    </w:p>
    <w:p w14:paraId="4A788565" w14:textId="77777777" w:rsidR="00BB7B18" w:rsidRPr="007D6903" w:rsidRDefault="00BB7B18">
      <w:pPr>
        <w:pStyle w:val="Akapitzlist"/>
        <w:numPr>
          <w:ilvl w:val="1"/>
          <w:numId w:val="98"/>
        </w:numPr>
        <w:rPr>
          <w:rFonts w:cstheme="minorHAnsi"/>
          <w:szCs w:val="22"/>
        </w:rPr>
      </w:pPr>
      <w:r w:rsidRPr="007D6903">
        <w:rPr>
          <w:rStyle w:val="Pogrubienie"/>
          <w:rFonts w:cstheme="minorHAnsi"/>
          <w:b w:val="0"/>
          <w:bCs w:val="0"/>
          <w:szCs w:val="22"/>
        </w:rPr>
        <w:t>Ps 3rd Disco Set - Response Received</w:t>
      </w:r>
      <w:r w:rsidRPr="007D6903">
        <w:rPr>
          <w:rFonts w:cstheme="minorHAnsi"/>
          <w:szCs w:val="22"/>
        </w:rPr>
        <w:t xml:space="preserve"> is empty</w:t>
      </w:r>
    </w:p>
    <w:p w14:paraId="0CA24F2F" w14:textId="77777777" w:rsidR="00BB7B18" w:rsidRPr="007D6903" w:rsidRDefault="00BB7B18">
      <w:pPr>
        <w:pStyle w:val="Akapitzlist"/>
        <w:numPr>
          <w:ilvl w:val="1"/>
          <w:numId w:val="98"/>
        </w:numPr>
        <w:rPr>
          <w:rFonts w:cstheme="minorHAnsi"/>
          <w:szCs w:val="22"/>
        </w:rPr>
      </w:pPr>
      <w:r w:rsidRPr="007D6903">
        <w:rPr>
          <w:rStyle w:val="Pogrubienie"/>
          <w:rFonts w:cstheme="minorHAnsi"/>
          <w:b w:val="0"/>
          <w:bCs w:val="0"/>
          <w:szCs w:val="22"/>
        </w:rPr>
        <w:t>Ps 3rd Disco Set - Agreed Due Date</w:t>
      </w:r>
      <w:r w:rsidRPr="007D6903">
        <w:rPr>
          <w:rFonts w:cstheme="minorHAnsi"/>
          <w:szCs w:val="22"/>
        </w:rPr>
        <w:t xml:space="preserve"> is empty</w:t>
      </w:r>
    </w:p>
    <w:p w14:paraId="49C4693C" w14:textId="77777777" w:rsidR="00BB7B18" w:rsidRPr="007D6903" w:rsidRDefault="00BB7B18">
      <w:pPr>
        <w:pStyle w:val="Akapitzlist"/>
        <w:numPr>
          <w:ilvl w:val="1"/>
          <w:numId w:val="98"/>
        </w:numPr>
        <w:rPr>
          <w:rFonts w:cstheme="minorHAnsi"/>
          <w:szCs w:val="22"/>
        </w:rPr>
      </w:pPr>
      <w:r w:rsidRPr="007D6903">
        <w:rPr>
          <w:rStyle w:val="Pogrubienie"/>
          <w:rFonts w:cstheme="minorHAnsi"/>
          <w:b w:val="0"/>
          <w:bCs w:val="0"/>
          <w:szCs w:val="22"/>
        </w:rPr>
        <w:t>Ps 3rd Disco Set - Ds MFET</w:t>
      </w:r>
      <w:r w:rsidRPr="007D6903">
        <w:rPr>
          <w:rFonts w:cstheme="minorHAnsi"/>
          <w:szCs w:val="22"/>
        </w:rPr>
        <w:t xml:space="preserve"> is empty</w:t>
      </w:r>
    </w:p>
    <w:p w14:paraId="0F05EE41" w14:textId="77777777" w:rsidR="00BB7B18" w:rsidRPr="007D6903" w:rsidRDefault="00BB7B18">
      <w:pPr>
        <w:pStyle w:val="Akapitzlist"/>
        <w:numPr>
          <w:ilvl w:val="1"/>
          <w:numId w:val="98"/>
        </w:numPr>
        <w:rPr>
          <w:rFonts w:cstheme="minorHAnsi"/>
          <w:szCs w:val="22"/>
        </w:rPr>
      </w:pPr>
      <w:r w:rsidRPr="007D690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7D6903">
        <w:rPr>
          <w:rFonts w:cstheme="minorHAnsi"/>
          <w:szCs w:val="22"/>
        </w:rPr>
        <w:t xml:space="preserve"> is </w:t>
      </w:r>
      <w:r w:rsidRPr="007D6903">
        <w:rPr>
          <w:rStyle w:val="Uwydatnienie"/>
          <w:rFonts w:asciiTheme="minorHAnsi" w:hAnsiTheme="minorHAnsi" w:cstheme="minorHAnsi"/>
          <w:szCs w:val="22"/>
        </w:rPr>
        <w:t>0</w:t>
      </w:r>
    </w:p>
    <w:p w14:paraId="7191E3B7" w14:textId="77777777" w:rsidR="00BB7B18" w:rsidRPr="007D6903" w:rsidRDefault="00BB7B18">
      <w:pPr>
        <w:pStyle w:val="Akapitzlist"/>
        <w:numPr>
          <w:ilvl w:val="1"/>
          <w:numId w:val="98"/>
        </w:numPr>
        <w:rPr>
          <w:rFonts w:cstheme="minorHAnsi"/>
          <w:szCs w:val="22"/>
        </w:rPr>
      </w:pPr>
      <w:r w:rsidRPr="007D6903">
        <w:rPr>
          <w:rStyle w:val="Pogrubienie"/>
          <w:rFonts w:cstheme="minorHAnsi"/>
          <w:b w:val="0"/>
          <w:bCs w:val="0"/>
          <w:szCs w:val="22"/>
        </w:rPr>
        <w:t>Stage</w:t>
      </w:r>
      <w:r w:rsidRPr="007D6903">
        <w:rPr>
          <w:rFonts w:cstheme="minorHAnsi"/>
          <w:szCs w:val="22"/>
        </w:rPr>
        <w:t xml:space="preserve"> is </w:t>
      </w:r>
      <w:r w:rsidRPr="007D6903">
        <w:rPr>
          <w:rStyle w:val="Uwydatnienie"/>
          <w:rFonts w:asciiTheme="minorHAnsi" w:hAnsiTheme="minorHAnsi" w:cstheme="minorHAnsi"/>
          <w:szCs w:val="22"/>
        </w:rPr>
        <w:t>Plaintiff Discovery</w:t>
      </w:r>
    </w:p>
    <w:p w14:paraId="33C75BEE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021E7DCD" w14:textId="77777777" w:rsidR="00BB7B18" w:rsidRPr="007D6903" w:rsidRDefault="00BB7B18">
      <w:pPr>
        <w:pStyle w:val="Akapitzlist"/>
        <w:numPr>
          <w:ilvl w:val="0"/>
          <w:numId w:val="98"/>
        </w:numPr>
        <w:rPr>
          <w:rFonts w:cstheme="minorHAnsi"/>
          <w:szCs w:val="22"/>
        </w:rPr>
      </w:pPr>
      <w:r w:rsidRPr="007D6903">
        <w:rPr>
          <w:rFonts w:cstheme="minorHAnsi"/>
          <w:szCs w:val="22"/>
        </w:rPr>
        <w:t xml:space="preserve">send email template "Overdue Discovery Responses - 3rd Set" to OPPOSING_COUNSEL_EMAIL </w:t>
      </w:r>
    </w:p>
    <w:p w14:paraId="66CCC7C2" w14:textId="4C837E7A" w:rsidR="00BB7B18" w:rsidRPr="00BB7B18" w:rsidRDefault="00BB7B18" w:rsidP="007D6903">
      <w:pPr>
        <w:pStyle w:val="DBH3"/>
      </w:pPr>
      <w:bookmarkStart w:id="215" w:name="_Toc130299809"/>
      <w:r w:rsidRPr="00BB7B18">
        <w:t>Plaintiff Discovery Status = 3rd Disco Set - Served and no date has been entered within 60</w:t>
      </w:r>
      <w:bookmarkEnd w:id="215"/>
    </w:p>
    <w:p w14:paraId="591856B6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15C370EA" w14:textId="77777777" w:rsidR="00BB7B18" w:rsidRPr="007D6903" w:rsidRDefault="00BB7B18">
      <w:pPr>
        <w:pStyle w:val="Akapitzlist"/>
        <w:numPr>
          <w:ilvl w:val="0"/>
          <w:numId w:val="98"/>
        </w:numPr>
        <w:rPr>
          <w:rFonts w:cstheme="minorHAnsi"/>
          <w:szCs w:val="22"/>
        </w:rPr>
      </w:pPr>
      <w:r w:rsidRPr="007D6903">
        <w:rPr>
          <w:rFonts w:cstheme="minorHAnsi"/>
          <w:szCs w:val="22"/>
        </w:rPr>
        <w:t xml:space="preserve">All: </w:t>
      </w:r>
    </w:p>
    <w:p w14:paraId="05CF90F6" w14:textId="77777777" w:rsidR="00BB7B18" w:rsidRPr="007D6903" w:rsidRDefault="00BB7B18">
      <w:pPr>
        <w:pStyle w:val="Akapitzlist"/>
        <w:numPr>
          <w:ilvl w:val="1"/>
          <w:numId w:val="98"/>
        </w:numPr>
        <w:rPr>
          <w:rFonts w:cstheme="minorHAnsi"/>
          <w:szCs w:val="22"/>
        </w:rPr>
      </w:pPr>
      <w:r w:rsidRPr="007D6903">
        <w:rPr>
          <w:rStyle w:val="Pogrubienie"/>
          <w:rFonts w:cstheme="minorHAnsi"/>
          <w:b w:val="0"/>
          <w:bCs w:val="0"/>
          <w:szCs w:val="22"/>
        </w:rPr>
        <w:t>Status</w:t>
      </w:r>
      <w:r w:rsidRPr="007D6903">
        <w:rPr>
          <w:rFonts w:cstheme="minorHAnsi"/>
          <w:szCs w:val="22"/>
        </w:rPr>
        <w:t xml:space="preserve"> is </w:t>
      </w:r>
      <w:r w:rsidRPr="007D6903">
        <w:rPr>
          <w:rStyle w:val="Uwydatnienie"/>
          <w:rFonts w:asciiTheme="minorHAnsi" w:hAnsiTheme="minorHAnsi" w:cstheme="minorHAnsi"/>
          <w:szCs w:val="22"/>
        </w:rPr>
        <w:t>3rd Disco Set - Served</w:t>
      </w:r>
    </w:p>
    <w:p w14:paraId="06F8D994" w14:textId="77777777" w:rsidR="00BB7B18" w:rsidRPr="007D6903" w:rsidRDefault="00BB7B18">
      <w:pPr>
        <w:pStyle w:val="Akapitzlist"/>
        <w:numPr>
          <w:ilvl w:val="1"/>
          <w:numId w:val="98"/>
        </w:numPr>
        <w:rPr>
          <w:rFonts w:cstheme="minorHAnsi"/>
          <w:szCs w:val="22"/>
        </w:rPr>
      </w:pPr>
      <w:r w:rsidRPr="007D6903">
        <w:rPr>
          <w:rStyle w:val="Pogrubienie"/>
          <w:rFonts w:cstheme="minorHAnsi"/>
          <w:b w:val="0"/>
          <w:bCs w:val="0"/>
          <w:szCs w:val="22"/>
        </w:rPr>
        <w:t>Status Age</w:t>
      </w:r>
      <w:r w:rsidRPr="007D6903">
        <w:rPr>
          <w:rFonts w:cstheme="minorHAnsi"/>
          <w:szCs w:val="22"/>
        </w:rPr>
        <w:t xml:space="preserve"> equal to </w:t>
      </w:r>
      <w:r w:rsidRPr="007D6903">
        <w:rPr>
          <w:rStyle w:val="Uwydatnienie"/>
          <w:rFonts w:asciiTheme="minorHAnsi" w:hAnsiTheme="minorHAnsi" w:cstheme="minorHAnsi"/>
          <w:szCs w:val="22"/>
        </w:rPr>
        <w:t>60</w:t>
      </w:r>
    </w:p>
    <w:p w14:paraId="13BFBCB0" w14:textId="77777777" w:rsidR="00BB7B18" w:rsidRPr="007D6903" w:rsidRDefault="00BB7B18">
      <w:pPr>
        <w:pStyle w:val="Akapitzlist"/>
        <w:numPr>
          <w:ilvl w:val="1"/>
          <w:numId w:val="98"/>
        </w:numPr>
        <w:rPr>
          <w:rFonts w:cstheme="minorHAnsi"/>
          <w:szCs w:val="22"/>
        </w:rPr>
      </w:pPr>
      <w:r w:rsidRPr="007D6903">
        <w:rPr>
          <w:rStyle w:val="Pogrubienie"/>
          <w:rFonts w:cstheme="minorHAnsi"/>
          <w:b w:val="0"/>
          <w:bCs w:val="0"/>
          <w:szCs w:val="22"/>
        </w:rPr>
        <w:t>Ps 3rd Disco Set - Response Received</w:t>
      </w:r>
      <w:r w:rsidRPr="007D6903">
        <w:rPr>
          <w:rFonts w:cstheme="minorHAnsi"/>
          <w:szCs w:val="22"/>
        </w:rPr>
        <w:t xml:space="preserve"> is empty</w:t>
      </w:r>
    </w:p>
    <w:p w14:paraId="3DB66F13" w14:textId="77777777" w:rsidR="00BB7B18" w:rsidRPr="007D6903" w:rsidRDefault="00BB7B18">
      <w:pPr>
        <w:pStyle w:val="Akapitzlist"/>
        <w:numPr>
          <w:ilvl w:val="1"/>
          <w:numId w:val="98"/>
        </w:numPr>
        <w:rPr>
          <w:rFonts w:cstheme="minorHAnsi"/>
          <w:szCs w:val="22"/>
        </w:rPr>
      </w:pPr>
      <w:r w:rsidRPr="007D6903">
        <w:rPr>
          <w:rStyle w:val="Pogrubienie"/>
          <w:rFonts w:cstheme="minorHAnsi"/>
          <w:b w:val="0"/>
          <w:bCs w:val="0"/>
          <w:szCs w:val="22"/>
        </w:rPr>
        <w:t>Ps 3rd Disco Set - Agreed Due Date</w:t>
      </w:r>
      <w:r w:rsidRPr="007D6903">
        <w:rPr>
          <w:rFonts w:cstheme="minorHAnsi"/>
          <w:szCs w:val="22"/>
        </w:rPr>
        <w:t xml:space="preserve"> is empty</w:t>
      </w:r>
    </w:p>
    <w:p w14:paraId="1ACFFC27" w14:textId="77777777" w:rsidR="00BB7B18" w:rsidRPr="007D6903" w:rsidRDefault="00BB7B18">
      <w:pPr>
        <w:pStyle w:val="Akapitzlist"/>
        <w:numPr>
          <w:ilvl w:val="1"/>
          <w:numId w:val="98"/>
        </w:numPr>
        <w:rPr>
          <w:rFonts w:cstheme="minorHAnsi"/>
          <w:szCs w:val="22"/>
        </w:rPr>
      </w:pPr>
      <w:r w:rsidRPr="007D6903">
        <w:rPr>
          <w:rStyle w:val="Pogrubienie"/>
          <w:rFonts w:cstheme="minorHAnsi"/>
          <w:b w:val="0"/>
          <w:bCs w:val="0"/>
          <w:szCs w:val="22"/>
        </w:rPr>
        <w:t>Ps 3rd Disco Set - Ds MFET</w:t>
      </w:r>
      <w:r w:rsidRPr="007D6903">
        <w:rPr>
          <w:rFonts w:cstheme="minorHAnsi"/>
          <w:szCs w:val="22"/>
        </w:rPr>
        <w:t xml:space="preserve"> is empty</w:t>
      </w:r>
    </w:p>
    <w:p w14:paraId="38092C40" w14:textId="77777777" w:rsidR="00BB7B18" w:rsidRPr="007D6903" w:rsidRDefault="00BB7B18">
      <w:pPr>
        <w:pStyle w:val="Akapitzlist"/>
        <w:numPr>
          <w:ilvl w:val="1"/>
          <w:numId w:val="98"/>
        </w:numPr>
        <w:rPr>
          <w:rFonts w:cstheme="minorHAnsi"/>
          <w:szCs w:val="22"/>
        </w:rPr>
      </w:pPr>
      <w:r w:rsidRPr="007D690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7D6903">
        <w:rPr>
          <w:rFonts w:cstheme="minorHAnsi"/>
          <w:szCs w:val="22"/>
        </w:rPr>
        <w:t xml:space="preserve"> is </w:t>
      </w:r>
      <w:r w:rsidRPr="007D6903">
        <w:rPr>
          <w:rStyle w:val="Uwydatnienie"/>
          <w:rFonts w:asciiTheme="minorHAnsi" w:hAnsiTheme="minorHAnsi" w:cstheme="minorHAnsi"/>
          <w:szCs w:val="22"/>
        </w:rPr>
        <w:t>0</w:t>
      </w:r>
    </w:p>
    <w:p w14:paraId="52F3630C" w14:textId="77777777" w:rsidR="00BB7B18" w:rsidRPr="007D6903" w:rsidRDefault="00BB7B18">
      <w:pPr>
        <w:pStyle w:val="Akapitzlist"/>
        <w:numPr>
          <w:ilvl w:val="1"/>
          <w:numId w:val="98"/>
        </w:numPr>
        <w:rPr>
          <w:rFonts w:cstheme="minorHAnsi"/>
          <w:szCs w:val="22"/>
        </w:rPr>
      </w:pPr>
      <w:r w:rsidRPr="007D6903">
        <w:rPr>
          <w:rStyle w:val="Pogrubienie"/>
          <w:rFonts w:cstheme="minorHAnsi"/>
          <w:b w:val="0"/>
          <w:bCs w:val="0"/>
          <w:szCs w:val="22"/>
        </w:rPr>
        <w:t>Stage</w:t>
      </w:r>
      <w:r w:rsidRPr="007D6903">
        <w:rPr>
          <w:rFonts w:cstheme="minorHAnsi"/>
          <w:szCs w:val="22"/>
        </w:rPr>
        <w:t xml:space="preserve"> is </w:t>
      </w:r>
      <w:r w:rsidRPr="007D6903">
        <w:rPr>
          <w:rStyle w:val="Uwydatnienie"/>
          <w:rFonts w:asciiTheme="minorHAnsi" w:hAnsiTheme="minorHAnsi" w:cstheme="minorHAnsi"/>
          <w:szCs w:val="22"/>
        </w:rPr>
        <w:t>Plaintiff Discovery</w:t>
      </w:r>
    </w:p>
    <w:p w14:paraId="4CCCC195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662B59E0" w14:textId="77777777" w:rsidR="00BB7B18" w:rsidRPr="007D6903" w:rsidRDefault="00BB7B18">
      <w:pPr>
        <w:pStyle w:val="Akapitzlist"/>
        <w:numPr>
          <w:ilvl w:val="0"/>
          <w:numId w:val="98"/>
        </w:numPr>
        <w:rPr>
          <w:rFonts w:cstheme="minorHAnsi"/>
          <w:szCs w:val="22"/>
        </w:rPr>
      </w:pPr>
      <w:r w:rsidRPr="007D6903">
        <w:rPr>
          <w:rFonts w:cstheme="minorHAnsi"/>
          <w:szCs w:val="22"/>
        </w:rPr>
        <w:t>create Ps Motion to Compel Response to 3rd Set of Discovery</w:t>
      </w:r>
    </w:p>
    <w:p w14:paraId="2823E408" w14:textId="77777777" w:rsidR="00BB7B18" w:rsidRPr="007D6903" w:rsidRDefault="00BB7B18">
      <w:pPr>
        <w:pStyle w:val="Akapitzlist"/>
        <w:numPr>
          <w:ilvl w:val="0"/>
          <w:numId w:val="98"/>
        </w:numPr>
        <w:rPr>
          <w:rFonts w:cstheme="minorHAnsi"/>
          <w:szCs w:val="22"/>
        </w:rPr>
      </w:pPr>
      <w:r w:rsidRPr="007D6903">
        <w:rPr>
          <w:rFonts w:cstheme="minorHAnsi"/>
          <w:szCs w:val="22"/>
        </w:rPr>
        <w:t>deposit Ps Motion to Compel Response to 3rd Set of Discovery to Peru Queue</w:t>
      </w:r>
    </w:p>
    <w:p w14:paraId="03EFD1D7" w14:textId="77777777" w:rsidR="00BB7B18" w:rsidRPr="007D6903" w:rsidRDefault="00BB7B18">
      <w:pPr>
        <w:pStyle w:val="Akapitzlist"/>
        <w:numPr>
          <w:ilvl w:val="0"/>
          <w:numId w:val="98"/>
        </w:numPr>
        <w:rPr>
          <w:rFonts w:cstheme="minorHAnsi"/>
          <w:szCs w:val="22"/>
        </w:rPr>
      </w:pPr>
      <w:r w:rsidRPr="007D6903">
        <w:rPr>
          <w:rFonts w:cstheme="minorHAnsi"/>
          <w:szCs w:val="22"/>
        </w:rPr>
        <w:t xml:space="preserve">create task for Scheduling Team - Hearings "Coordinate hearing on Ps MTC - 3rd Set in" </w:t>
      </w:r>
    </w:p>
    <w:p w14:paraId="2251CACC" w14:textId="5F2E29F8" w:rsidR="00BB7B18" w:rsidRPr="00BB7B18" w:rsidRDefault="00BB7B18" w:rsidP="007D6903">
      <w:pPr>
        <w:pStyle w:val="DBH3"/>
      </w:pPr>
      <w:bookmarkStart w:id="216" w:name="_Toc130299810"/>
      <w:r w:rsidRPr="00BB7B18">
        <w:t>Plaintiff Discovery Status = Expert Disco Set - Served and no date has been entered within 45</w:t>
      </w:r>
      <w:bookmarkEnd w:id="216"/>
    </w:p>
    <w:p w14:paraId="36DDB599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728C7EFA" w14:textId="77777777" w:rsidR="00BB7B18" w:rsidRPr="007D6903" w:rsidRDefault="00BB7B18">
      <w:pPr>
        <w:pStyle w:val="Akapitzlist"/>
        <w:numPr>
          <w:ilvl w:val="0"/>
          <w:numId w:val="99"/>
        </w:numPr>
        <w:rPr>
          <w:rFonts w:cstheme="minorHAnsi"/>
          <w:szCs w:val="22"/>
        </w:rPr>
      </w:pPr>
      <w:r w:rsidRPr="007D6903">
        <w:rPr>
          <w:rFonts w:cstheme="minorHAnsi"/>
          <w:szCs w:val="22"/>
        </w:rPr>
        <w:t xml:space="preserve">All: </w:t>
      </w:r>
    </w:p>
    <w:p w14:paraId="12F03934" w14:textId="77777777" w:rsidR="00BB7B18" w:rsidRPr="007D6903" w:rsidRDefault="00BB7B18">
      <w:pPr>
        <w:pStyle w:val="Akapitzlist"/>
        <w:numPr>
          <w:ilvl w:val="1"/>
          <w:numId w:val="99"/>
        </w:numPr>
        <w:rPr>
          <w:rFonts w:cstheme="minorHAnsi"/>
          <w:szCs w:val="22"/>
        </w:rPr>
      </w:pPr>
      <w:r w:rsidRPr="007D6903">
        <w:rPr>
          <w:rStyle w:val="Pogrubienie"/>
          <w:rFonts w:cstheme="minorHAnsi"/>
          <w:b w:val="0"/>
          <w:bCs w:val="0"/>
          <w:szCs w:val="22"/>
        </w:rPr>
        <w:t>Status</w:t>
      </w:r>
      <w:r w:rsidRPr="007D6903">
        <w:rPr>
          <w:rFonts w:cstheme="minorHAnsi"/>
          <w:szCs w:val="22"/>
        </w:rPr>
        <w:t xml:space="preserve"> is </w:t>
      </w:r>
      <w:r w:rsidRPr="007D6903">
        <w:rPr>
          <w:rStyle w:val="Uwydatnienie"/>
          <w:rFonts w:asciiTheme="minorHAnsi" w:hAnsiTheme="minorHAnsi" w:cstheme="minorHAnsi"/>
          <w:szCs w:val="22"/>
        </w:rPr>
        <w:t>Expert Disco Set - Served</w:t>
      </w:r>
    </w:p>
    <w:p w14:paraId="24CF4773" w14:textId="77777777" w:rsidR="00BB7B18" w:rsidRPr="007D6903" w:rsidRDefault="00BB7B18">
      <w:pPr>
        <w:pStyle w:val="Akapitzlist"/>
        <w:numPr>
          <w:ilvl w:val="1"/>
          <w:numId w:val="99"/>
        </w:numPr>
        <w:rPr>
          <w:rFonts w:cstheme="minorHAnsi"/>
          <w:szCs w:val="22"/>
        </w:rPr>
      </w:pPr>
      <w:r w:rsidRPr="007D6903">
        <w:rPr>
          <w:rStyle w:val="Pogrubienie"/>
          <w:rFonts w:cstheme="minorHAnsi"/>
          <w:b w:val="0"/>
          <w:bCs w:val="0"/>
          <w:szCs w:val="22"/>
        </w:rPr>
        <w:t>Status Age</w:t>
      </w:r>
      <w:r w:rsidRPr="007D6903">
        <w:rPr>
          <w:rFonts w:cstheme="minorHAnsi"/>
          <w:szCs w:val="22"/>
        </w:rPr>
        <w:t xml:space="preserve"> equal to </w:t>
      </w:r>
      <w:r w:rsidRPr="007D6903">
        <w:rPr>
          <w:rStyle w:val="Uwydatnienie"/>
          <w:rFonts w:asciiTheme="minorHAnsi" w:hAnsiTheme="minorHAnsi" w:cstheme="minorHAnsi"/>
          <w:szCs w:val="22"/>
        </w:rPr>
        <w:t>45</w:t>
      </w:r>
    </w:p>
    <w:p w14:paraId="3EF4CC29" w14:textId="77777777" w:rsidR="00BB7B18" w:rsidRPr="007D6903" w:rsidRDefault="00BB7B18">
      <w:pPr>
        <w:pStyle w:val="Akapitzlist"/>
        <w:numPr>
          <w:ilvl w:val="1"/>
          <w:numId w:val="99"/>
        </w:numPr>
        <w:rPr>
          <w:rFonts w:cstheme="minorHAnsi"/>
          <w:szCs w:val="22"/>
        </w:rPr>
      </w:pPr>
      <w:r w:rsidRPr="007D6903">
        <w:rPr>
          <w:rStyle w:val="Pogrubienie"/>
          <w:rFonts w:cstheme="minorHAnsi"/>
          <w:b w:val="0"/>
          <w:bCs w:val="0"/>
          <w:szCs w:val="22"/>
        </w:rPr>
        <w:lastRenderedPageBreak/>
        <w:t>Ps Expert Disco Set - Response Received</w:t>
      </w:r>
      <w:r w:rsidRPr="007D6903">
        <w:rPr>
          <w:rFonts w:cstheme="minorHAnsi"/>
          <w:szCs w:val="22"/>
        </w:rPr>
        <w:t xml:space="preserve"> is empty</w:t>
      </w:r>
    </w:p>
    <w:p w14:paraId="50492260" w14:textId="77777777" w:rsidR="00BB7B18" w:rsidRPr="007D6903" w:rsidRDefault="00BB7B18">
      <w:pPr>
        <w:pStyle w:val="Akapitzlist"/>
        <w:numPr>
          <w:ilvl w:val="1"/>
          <w:numId w:val="99"/>
        </w:numPr>
        <w:rPr>
          <w:rFonts w:cstheme="minorHAnsi"/>
          <w:szCs w:val="22"/>
        </w:rPr>
      </w:pPr>
      <w:r w:rsidRPr="007D6903">
        <w:rPr>
          <w:rStyle w:val="Pogrubienie"/>
          <w:rFonts w:cstheme="minorHAnsi"/>
          <w:b w:val="0"/>
          <w:bCs w:val="0"/>
          <w:szCs w:val="22"/>
        </w:rPr>
        <w:t>Ps Expert Disco Set - Agreed Due Date</w:t>
      </w:r>
      <w:r w:rsidRPr="007D6903">
        <w:rPr>
          <w:rFonts w:cstheme="minorHAnsi"/>
          <w:szCs w:val="22"/>
        </w:rPr>
        <w:t xml:space="preserve"> is empty</w:t>
      </w:r>
    </w:p>
    <w:p w14:paraId="20B8A2C8" w14:textId="77777777" w:rsidR="00BB7B18" w:rsidRPr="007D6903" w:rsidRDefault="00BB7B18">
      <w:pPr>
        <w:pStyle w:val="Akapitzlist"/>
        <w:numPr>
          <w:ilvl w:val="1"/>
          <w:numId w:val="99"/>
        </w:numPr>
        <w:rPr>
          <w:rFonts w:cstheme="minorHAnsi"/>
          <w:szCs w:val="22"/>
        </w:rPr>
      </w:pPr>
      <w:r w:rsidRPr="007D6903">
        <w:rPr>
          <w:rStyle w:val="Pogrubienie"/>
          <w:rFonts w:cstheme="minorHAnsi"/>
          <w:b w:val="0"/>
          <w:bCs w:val="0"/>
          <w:szCs w:val="22"/>
        </w:rPr>
        <w:t>Ps Expert Disco Set - Ds MFET</w:t>
      </w:r>
      <w:r w:rsidRPr="007D6903">
        <w:rPr>
          <w:rFonts w:cstheme="minorHAnsi"/>
          <w:szCs w:val="22"/>
        </w:rPr>
        <w:t xml:space="preserve"> is empty</w:t>
      </w:r>
    </w:p>
    <w:p w14:paraId="66498754" w14:textId="77777777" w:rsidR="00BB7B18" w:rsidRPr="007D6903" w:rsidRDefault="00BB7B18">
      <w:pPr>
        <w:pStyle w:val="Akapitzlist"/>
        <w:numPr>
          <w:ilvl w:val="1"/>
          <w:numId w:val="99"/>
        </w:numPr>
        <w:rPr>
          <w:rFonts w:cstheme="minorHAnsi"/>
          <w:szCs w:val="22"/>
        </w:rPr>
      </w:pPr>
      <w:r w:rsidRPr="007D690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7D6903">
        <w:rPr>
          <w:rFonts w:cstheme="minorHAnsi"/>
          <w:szCs w:val="22"/>
        </w:rPr>
        <w:t xml:space="preserve"> is </w:t>
      </w:r>
      <w:r w:rsidRPr="007D6903">
        <w:rPr>
          <w:rStyle w:val="Uwydatnienie"/>
          <w:rFonts w:asciiTheme="minorHAnsi" w:hAnsiTheme="minorHAnsi" w:cstheme="minorHAnsi"/>
          <w:szCs w:val="22"/>
        </w:rPr>
        <w:t>0</w:t>
      </w:r>
    </w:p>
    <w:p w14:paraId="2DD995F5" w14:textId="77777777" w:rsidR="00BB7B18" w:rsidRPr="007D6903" w:rsidRDefault="00BB7B18">
      <w:pPr>
        <w:pStyle w:val="Akapitzlist"/>
        <w:numPr>
          <w:ilvl w:val="1"/>
          <w:numId w:val="99"/>
        </w:numPr>
        <w:rPr>
          <w:rFonts w:cstheme="minorHAnsi"/>
          <w:szCs w:val="22"/>
        </w:rPr>
      </w:pPr>
      <w:r w:rsidRPr="007D6903">
        <w:rPr>
          <w:rStyle w:val="Pogrubienie"/>
          <w:rFonts w:cstheme="minorHAnsi"/>
          <w:b w:val="0"/>
          <w:bCs w:val="0"/>
          <w:szCs w:val="22"/>
        </w:rPr>
        <w:t>Stage</w:t>
      </w:r>
      <w:r w:rsidRPr="007D6903">
        <w:rPr>
          <w:rFonts w:cstheme="minorHAnsi"/>
          <w:szCs w:val="22"/>
        </w:rPr>
        <w:t xml:space="preserve"> is </w:t>
      </w:r>
      <w:r w:rsidRPr="007D6903">
        <w:rPr>
          <w:rStyle w:val="Uwydatnienie"/>
          <w:rFonts w:asciiTheme="minorHAnsi" w:hAnsiTheme="minorHAnsi" w:cstheme="minorHAnsi"/>
          <w:szCs w:val="22"/>
        </w:rPr>
        <w:t>Plaintiff Discovery</w:t>
      </w:r>
    </w:p>
    <w:p w14:paraId="21326D83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269FF45D" w14:textId="77777777" w:rsidR="00BB7B18" w:rsidRPr="007D6903" w:rsidRDefault="00BB7B18">
      <w:pPr>
        <w:pStyle w:val="Akapitzlist"/>
        <w:numPr>
          <w:ilvl w:val="0"/>
          <w:numId w:val="99"/>
        </w:numPr>
        <w:rPr>
          <w:rFonts w:cstheme="minorHAnsi"/>
          <w:szCs w:val="22"/>
        </w:rPr>
      </w:pPr>
      <w:r w:rsidRPr="007D6903">
        <w:rPr>
          <w:rFonts w:cstheme="minorHAnsi"/>
          <w:szCs w:val="22"/>
        </w:rPr>
        <w:t xml:space="preserve">send email template "Overdue Discovery Responses - Expert" to OPPOSING_COUNSEL_EMAIL </w:t>
      </w:r>
    </w:p>
    <w:p w14:paraId="616E48FC" w14:textId="36C65791" w:rsidR="00BB7B18" w:rsidRPr="00BB7B18" w:rsidRDefault="00BB7B18" w:rsidP="007D6903">
      <w:pPr>
        <w:pStyle w:val="DBH3"/>
      </w:pPr>
      <w:bookmarkStart w:id="217" w:name="_Toc130299811"/>
      <w:r w:rsidRPr="00BB7B18">
        <w:t>Plaintiff Discovery Status = Expert Disco Set - Served and no date has been entered within 60</w:t>
      </w:r>
      <w:bookmarkEnd w:id="217"/>
    </w:p>
    <w:p w14:paraId="5EF2C409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22577AF7" w14:textId="77777777" w:rsidR="00BB7B18" w:rsidRPr="00D15B41" w:rsidRDefault="00BB7B18">
      <w:pPr>
        <w:pStyle w:val="Akapitzlist"/>
        <w:numPr>
          <w:ilvl w:val="0"/>
          <w:numId w:val="99"/>
        </w:numPr>
        <w:rPr>
          <w:rFonts w:cstheme="minorHAnsi"/>
          <w:szCs w:val="22"/>
        </w:rPr>
      </w:pPr>
      <w:r w:rsidRPr="00D15B41">
        <w:rPr>
          <w:rFonts w:cstheme="minorHAnsi"/>
          <w:szCs w:val="22"/>
        </w:rPr>
        <w:t xml:space="preserve">All: </w:t>
      </w:r>
    </w:p>
    <w:p w14:paraId="11152C93" w14:textId="77777777" w:rsidR="00BB7B18" w:rsidRPr="00D15B41" w:rsidRDefault="00BB7B18">
      <w:pPr>
        <w:pStyle w:val="Akapitzlist"/>
        <w:numPr>
          <w:ilvl w:val="1"/>
          <w:numId w:val="99"/>
        </w:numPr>
        <w:rPr>
          <w:rFonts w:cstheme="minorHAnsi"/>
          <w:szCs w:val="22"/>
        </w:rPr>
      </w:pPr>
      <w:r w:rsidRPr="00D15B41">
        <w:rPr>
          <w:rStyle w:val="Pogrubienie"/>
          <w:rFonts w:cstheme="minorHAnsi"/>
          <w:b w:val="0"/>
          <w:bCs w:val="0"/>
          <w:szCs w:val="22"/>
        </w:rPr>
        <w:t>Status</w:t>
      </w:r>
      <w:r w:rsidRPr="00D15B41">
        <w:rPr>
          <w:rFonts w:cstheme="minorHAnsi"/>
          <w:szCs w:val="22"/>
        </w:rPr>
        <w:t xml:space="preserve"> is </w:t>
      </w:r>
      <w:r w:rsidRPr="00D15B41">
        <w:rPr>
          <w:rStyle w:val="Uwydatnienie"/>
          <w:rFonts w:asciiTheme="minorHAnsi" w:hAnsiTheme="minorHAnsi" w:cstheme="minorHAnsi"/>
          <w:szCs w:val="22"/>
        </w:rPr>
        <w:t>Expert Disco Set - Served</w:t>
      </w:r>
    </w:p>
    <w:p w14:paraId="745BCAE2" w14:textId="77777777" w:rsidR="00BB7B18" w:rsidRPr="00D15B41" w:rsidRDefault="00BB7B18">
      <w:pPr>
        <w:pStyle w:val="Akapitzlist"/>
        <w:numPr>
          <w:ilvl w:val="1"/>
          <w:numId w:val="99"/>
        </w:numPr>
        <w:rPr>
          <w:rFonts w:cstheme="minorHAnsi"/>
          <w:szCs w:val="22"/>
        </w:rPr>
      </w:pPr>
      <w:r w:rsidRPr="00D15B41">
        <w:rPr>
          <w:rStyle w:val="Pogrubienie"/>
          <w:rFonts w:cstheme="minorHAnsi"/>
          <w:b w:val="0"/>
          <w:bCs w:val="0"/>
          <w:szCs w:val="22"/>
        </w:rPr>
        <w:t>Status Age</w:t>
      </w:r>
      <w:r w:rsidRPr="00D15B41">
        <w:rPr>
          <w:rFonts w:cstheme="minorHAnsi"/>
          <w:szCs w:val="22"/>
        </w:rPr>
        <w:t xml:space="preserve"> equal to </w:t>
      </w:r>
      <w:r w:rsidRPr="00D15B41">
        <w:rPr>
          <w:rStyle w:val="Uwydatnienie"/>
          <w:rFonts w:asciiTheme="minorHAnsi" w:hAnsiTheme="minorHAnsi" w:cstheme="minorHAnsi"/>
          <w:szCs w:val="22"/>
        </w:rPr>
        <w:t>60</w:t>
      </w:r>
    </w:p>
    <w:p w14:paraId="008324E2" w14:textId="77777777" w:rsidR="00BB7B18" w:rsidRPr="00D15B41" w:rsidRDefault="00BB7B18">
      <w:pPr>
        <w:pStyle w:val="Akapitzlist"/>
        <w:numPr>
          <w:ilvl w:val="1"/>
          <w:numId w:val="99"/>
        </w:numPr>
        <w:rPr>
          <w:rFonts w:cstheme="minorHAnsi"/>
          <w:szCs w:val="22"/>
        </w:rPr>
      </w:pPr>
      <w:r w:rsidRPr="00D15B41">
        <w:rPr>
          <w:rStyle w:val="Pogrubienie"/>
          <w:rFonts w:cstheme="minorHAnsi"/>
          <w:b w:val="0"/>
          <w:bCs w:val="0"/>
          <w:szCs w:val="22"/>
        </w:rPr>
        <w:t>Ps Expert Disco Set - Response Received</w:t>
      </w:r>
      <w:r w:rsidRPr="00D15B41">
        <w:rPr>
          <w:rFonts w:cstheme="minorHAnsi"/>
          <w:szCs w:val="22"/>
        </w:rPr>
        <w:t xml:space="preserve"> is empty</w:t>
      </w:r>
    </w:p>
    <w:p w14:paraId="422AB16B" w14:textId="77777777" w:rsidR="00BB7B18" w:rsidRPr="00D15B41" w:rsidRDefault="00BB7B18">
      <w:pPr>
        <w:pStyle w:val="Akapitzlist"/>
        <w:numPr>
          <w:ilvl w:val="1"/>
          <w:numId w:val="99"/>
        </w:numPr>
        <w:rPr>
          <w:rFonts w:cstheme="minorHAnsi"/>
          <w:szCs w:val="22"/>
        </w:rPr>
      </w:pPr>
      <w:r w:rsidRPr="00D15B41">
        <w:rPr>
          <w:rStyle w:val="Pogrubienie"/>
          <w:rFonts w:cstheme="minorHAnsi"/>
          <w:b w:val="0"/>
          <w:bCs w:val="0"/>
          <w:szCs w:val="22"/>
        </w:rPr>
        <w:t>Ps Expert Disco Set - Agreed Due Date</w:t>
      </w:r>
      <w:r w:rsidRPr="00D15B41">
        <w:rPr>
          <w:rFonts w:cstheme="minorHAnsi"/>
          <w:szCs w:val="22"/>
        </w:rPr>
        <w:t xml:space="preserve"> is empty</w:t>
      </w:r>
    </w:p>
    <w:p w14:paraId="7AE51C00" w14:textId="77777777" w:rsidR="00BB7B18" w:rsidRPr="00D15B41" w:rsidRDefault="00BB7B18">
      <w:pPr>
        <w:pStyle w:val="Akapitzlist"/>
        <w:numPr>
          <w:ilvl w:val="1"/>
          <w:numId w:val="99"/>
        </w:numPr>
        <w:rPr>
          <w:rFonts w:cstheme="minorHAnsi"/>
          <w:szCs w:val="22"/>
        </w:rPr>
      </w:pPr>
      <w:r w:rsidRPr="00D15B41">
        <w:rPr>
          <w:rStyle w:val="Pogrubienie"/>
          <w:rFonts w:cstheme="minorHAnsi"/>
          <w:b w:val="0"/>
          <w:bCs w:val="0"/>
          <w:szCs w:val="22"/>
        </w:rPr>
        <w:t>Ps Expert Disco Set - Ds MFET</w:t>
      </w:r>
      <w:r w:rsidRPr="00D15B41">
        <w:rPr>
          <w:rFonts w:cstheme="minorHAnsi"/>
          <w:szCs w:val="22"/>
        </w:rPr>
        <w:t xml:space="preserve"> is empty</w:t>
      </w:r>
    </w:p>
    <w:p w14:paraId="42703844" w14:textId="77777777" w:rsidR="00BB7B18" w:rsidRPr="00D15B41" w:rsidRDefault="00BB7B18">
      <w:pPr>
        <w:pStyle w:val="Akapitzlist"/>
        <w:numPr>
          <w:ilvl w:val="1"/>
          <w:numId w:val="99"/>
        </w:numPr>
        <w:rPr>
          <w:rFonts w:cstheme="minorHAnsi"/>
          <w:szCs w:val="22"/>
        </w:rPr>
      </w:pPr>
      <w:r w:rsidRPr="00D15B41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D15B41">
        <w:rPr>
          <w:rFonts w:cstheme="minorHAnsi"/>
          <w:szCs w:val="22"/>
        </w:rPr>
        <w:t xml:space="preserve"> is </w:t>
      </w:r>
      <w:r w:rsidRPr="00D15B41">
        <w:rPr>
          <w:rStyle w:val="Uwydatnienie"/>
          <w:rFonts w:asciiTheme="minorHAnsi" w:hAnsiTheme="minorHAnsi" w:cstheme="minorHAnsi"/>
          <w:szCs w:val="22"/>
        </w:rPr>
        <w:t>0</w:t>
      </w:r>
    </w:p>
    <w:p w14:paraId="662B63BD" w14:textId="77777777" w:rsidR="00BB7B18" w:rsidRPr="00D15B41" w:rsidRDefault="00BB7B18">
      <w:pPr>
        <w:pStyle w:val="Akapitzlist"/>
        <w:numPr>
          <w:ilvl w:val="1"/>
          <w:numId w:val="99"/>
        </w:numPr>
        <w:rPr>
          <w:rFonts w:cstheme="minorHAnsi"/>
          <w:szCs w:val="22"/>
        </w:rPr>
      </w:pPr>
      <w:r w:rsidRPr="00D15B41">
        <w:rPr>
          <w:rStyle w:val="Pogrubienie"/>
          <w:rFonts w:cstheme="minorHAnsi"/>
          <w:b w:val="0"/>
          <w:bCs w:val="0"/>
          <w:szCs w:val="22"/>
        </w:rPr>
        <w:t>Stage</w:t>
      </w:r>
      <w:r w:rsidRPr="00D15B41">
        <w:rPr>
          <w:rFonts w:cstheme="minorHAnsi"/>
          <w:szCs w:val="22"/>
        </w:rPr>
        <w:t xml:space="preserve"> is </w:t>
      </w:r>
      <w:r w:rsidRPr="00D15B41">
        <w:rPr>
          <w:rStyle w:val="Uwydatnienie"/>
          <w:rFonts w:asciiTheme="minorHAnsi" w:hAnsiTheme="minorHAnsi" w:cstheme="minorHAnsi"/>
          <w:szCs w:val="22"/>
        </w:rPr>
        <w:t>Plaintiff Discovery</w:t>
      </w:r>
    </w:p>
    <w:p w14:paraId="36C12943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2B58C390" w14:textId="77777777" w:rsidR="00BB7B18" w:rsidRPr="00D15B41" w:rsidRDefault="00BB7B18">
      <w:pPr>
        <w:pStyle w:val="Akapitzlist"/>
        <w:numPr>
          <w:ilvl w:val="0"/>
          <w:numId w:val="99"/>
        </w:numPr>
        <w:rPr>
          <w:rFonts w:cstheme="minorHAnsi"/>
          <w:szCs w:val="22"/>
        </w:rPr>
      </w:pPr>
      <w:r w:rsidRPr="00D15B41">
        <w:rPr>
          <w:rFonts w:cstheme="minorHAnsi"/>
          <w:szCs w:val="22"/>
        </w:rPr>
        <w:t>generate Ps Motion to Compel Response to Expert Set of Discovery</w:t>
      </w:r>
    </w:p>
    <w:p w14:paraId="07532516" w14:textId="77777777" w:rsidR="00BB7B18" w:rsidRPr="00D15B41" w:rsidRDefault="00BB7B18">
      <w:pPr>
        <w:pStyle w:val="Akapitzlist"/>
        <w:numPr>
          <w:ilvl w:val="0"/>
          <w:numId w:val="99"/>
        </w:numPr>
        <w:rPr>
          <w:rFonts w:cstheme="minorHAnsi"/>
          <w:szCs w:val="22"/>
        </w:rPr>
      </w:pPr>
      <w:r w:rsidRPr="00D15B41">
        <w:rPr>
          <w:rFonts w:cstheme="minorHAnsi"/>
          <w:szCs w:val="22"/>
        </w:rPr>
        <w:t>deposit Ps Motion to Compel Response to Expert Set of Discovery to Peru Queue</w:t>
      </w:r>
    </w:p>
    <w:p w14:paraId="1BC27232" w14:textId="77777777" w:rsidR="00BB7B18" w:rsidRPr="00D15B41" w:rsidRDefault="00BB7B18">
      <w:pPr>
        <w:pStyle w:val="Akapitzlist"/>
        <w:numPr>
          <w:ilvl w:val="0"/>
          <w:numId w:val="99"/>
        </w:numPr>
        <w:rPr>
          <w:rFonts w:cstheme="minorHAnsi"/>
          <w:szCs w:val="22"/>
        </w:rPr>
      </w:pPr>
      <w:r w:rsidRPr="00D15B41">
        <w:rPr>
          <w:rFonts w:cstheme="minorHAnsi"/>
          <w:szCs w:val="22"/>
        </w:rPr>
        <w:t xml:space="preserve">create task for Scheduling Team - Hearings "Coordinate hearing on Ps MTC - Expert Set in" </w:t>
      </w:r>
    </w:p>
    <w:p w14:paraId="0DA39A4B" w14:textId="1863D14A" w:rsidR="00BB7B18" w:rsidRPr="00BB7B18" w:rsidRDefault="00BB7B18" w:rsidP="00D15B41">
      <w:pPr>
        <w:pStyle w:val="DBH3"/>
      </w:pPr>
      <w:bookmarkStart w:id="218" w:name="_Toc130299812"/>
      <w:r w:rsidRPr="00BB7B18">
        <w:t>Plaintiff Discovery Status change to 1st Disco Set - MTC Better Responses</w:t>
      </w:r>
      <w:bookmarkEnd w:id="218"/>
    </w:p>
    <w:p w14:paraId="5862F694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679A629B" w14:textId="77777777" w:rsidR="00BB7B18" w:rsidRPr="00D15B41" w:rsidRDefault="00BB7B18">
      <w:pPr>
        <w:pStyle w:val="Akapitzlist"/>
        <w:numPr>
          <w:ilvl w:val="0"/>
          <w:numId w:val="100"/>
        </w:numPr>
        <w:rPr>
          <w:rFonts w:cstheme="minorHAnsi"/>
          <w:szCs w:val="22"/>
        </w:rPr>
      </w:pPr>
      <w:r w:rsidRPr="00D15B41">
        <w:rPr>
          <w:rFonts w:cstheme="minorHAnsi"/>
          <w:szCs w:val="22"/>
        </w:rPr>
        <w:t xml:space="preserve">All: </w:t>
      </w:r>
    </w:p>
    <w:p w14:paraId="28C5C228" w14:textId="77777777" w:rsidR="00BB7B18" w:rsidRPr="00D15B41" w:rsidRDefault="00BB7B18">
      <w:pPr>
        <w:pStyle w:val="Akapitzlist"/>
        <w:numPr>
          <w:ilvl w:val="1"/>
          <w:numId w:val="100"/>
        </w:numPr>
        <w:rPr>
          <w:rFonts w:cstheme="minorHAnsi"/>
          <w:szCs w:val="22"/>
        </w:rPr>
      </w:pPr>
      <w:r w:rsidRPr="00D15B41">
        <w:rPr>
          <w:rStyle w:val="Pogrubienie"/>
          <w:rFonts w:cstheme="minorHAnsi"/>
          <w:b w:val="0"/>
          <w:bCs w:val="0"/>
          <w:szCs w:val="22"/>
        </w:rPr>
        <w:t>Plaintiff Discovery Status</w:t>
      </w:r>
      <w:r w:rsidRPr="00D15B41">
        <w:rPr>
          <w:rFonts w:cstheme="minorHAnsi"/>
          <w:szCs w:val="22"/>
        </w:rPr>
        <w:t xml:space="preserve"> has changed</w:t>
      </w:r>
    </w:p>
    <w:p w14:paraId="45B636F2" w14:textId="77777777" w:rsidR="00BB7B18" w:rsidRPr="00D15B41" w:rsidRDefault="00BB7B18">
      <w:pPr>
        <w:pStyle w:val="Akapitzlist"/>
        <w:numPr>
          <w:ilvl w:val="1"/>
          <w:numId w:val="100"/>
        </w:numPr>
        <w:rPr>
          <w:rFonts w:cstheme="minorHAnsi"/>
          <w:szCs w:val="22"/>
        </w:rPr>
      </w:pPr>
      <w:r w:rsidRPr="00D15B41">
        <w:rPr>
          <w:rStyle w:val="Pogrubienie"/>
          <w:rFonts w:cstheme="minorHAnsi"/>
          <w:b w:val="0"/>
          <w:bCs w:val="0"/>
          <w:szCs w:val="22"/>
        </w:rPr>
        <w:t>Plaintiff Discovery Status</w:t>
      </w:r>
      <w:r w:rsidRPr="00D15B41">
        <w:rPr>
          <w:rFonts w:cstheme="minorHAnsi"/>
          <w:szCs w:val="22"/>
        </w:rPr>
        <w:t xml:space="preserve"> is </w:t>
      </w:r>
      <w:r w:rsidRPr="00D15B41">
        <w:rPr>
          <w:rStyle w:val="Uwydatnienie"/>
          <w:rFonts w:asciiTheme="minorHAnsi" w:hAnsiTheme="minorHAnsi" w:cstheme="minorHAnsi"/>
          <w:szCs w:val="22"/>
        </w:rPr>
        <w:t>1st Disco Set - MTC Better Responses</w:t>
      </w:r>
    </w:p>
    <w:p w14:paraId="7A66C783" w14:textId="77777777" w:rsidR="00BB7B18" w:rsidRPr="00D15B41" w:rsidRDefault="00BB7B18">
      <w:pPr>
        <w:pStyle w:val="Akapitzlist"/>
        <w:numPr>
          <w:ilvl w:val="1"/>
          <w:numId w:val="100"/>
        </w:numPr>
        <w:rPr>
          <w:rFonts w:cstheme="minorHAnsi"/>
          <w:szCs w:val="22"/>
        </w:rPr>
      </w:pPr>
      <w:r w:rsidRPr="00D15B41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D15B41">
        <w:rPr>
          <w:rFonts w:cstheme="minorHAnsi"/>
          <w:szCs w:val="22"/>
        </w:rPr>
        <w:t xml:space="preserve"> is </w:t>
      </w:r>
      <w:r w:rsidRPr="00D15B41">
        <w:rPr>
          <w:rStyle w:val="Uwydatnienie"/>
          <w:rFonts w:asciiTheme="minorHAnsi" w:hAnsiTheme="minorHAnsi" w:cstheme="minorHAnsi"/>
          <w:szCs w:val="22"/>
        </w:rPr>
        <w:t>0</w:t>
      </w:r>
    </w:p>
    <w:p w14:paraId="44496551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4EC0BE13" w14:textId="77777777" w:rsidR="00BB7B18" w:rsidRPr="00D15B41" w:rsidRDefault="00BB7B18">
      <w:pPr>
        <w:pStyle w:val="Akapitzlist"/>
        <w:numPr>
          <w:ilvl w:val="0"/>
          <w:numId w:val="100"/>
        </w:numPr>
        <w:rPr>
          <w:rFonts w:cstheme="minorHAnsi"/>
          <w:szCs w:val="22"/>
        </w:rPr>
      </w:pPr>
      <w:r w:rsidRPr="00D15B41">
        <w:rPr>
          <w:rFonts w:cstheme="minorHAnsi"/>
          <w:szCs w:val="22"/>
        </w:rPr>
        <w:t xml:space="preserve">create task for Scheduling Team - Hearing to "Coordinate hearing on 's Motion to Compel Better Responses to s 1st Disco Set in" </w:t>
      </w:r>
    </w:p>
    <w:p w14:paraId="5348BD16" w14:textId="362026FB" w:rsidR="00BB7B18" w:rsidRPr="00BB7B18" w:rsidRDefault="00BB7B18" w:rsidP="00D15B41">
      <w:pPr>
        <w:pStyle w:val="DBH3"/>
      </w:pPr>
      <w:bookmarkStart w:id="219" w:name="_Toc130299813"/>
      <w:r w:rsidRPr="00BB7B18">
        <w:lastRenderedPageBreak/>
        <w:t>Plaintiff Discovery Status change to 1st Disco Set - MTC Responses</w:t>
      </w:r>
      <w:bookmarkEnd w:id="219"/>
    </w:p>
    <w:p w14:paraId="288ADB32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7207DDB6" w14:textId="77777777" w:rsidR="00BB7B18" w:rsidRPr="00D15B41" w:rsidRDefault="00BB7B18">
      <w:pPr>
        <w:pStyle w:val="Akapitzlist"/>
        <w:numPr>
          <w:ilvl w:val="0"/>
          <w:numId w:val="100"/>
        </w:numPr>
        <w:rPr>
          <w:rFonts w:cstheme="minorHAnsi"/>
          <w:szCs w:val="22"/>
        </w:rPr>
      </w:pPr>
      <w:r w:rsidRPr="00D15B41">
        <w:rPr>
          <w:rFonts w:cstheme="minorHAnsi"/>
          <w:szCs w:val="22"/>
        </w:rPr>
        <w:t xml:space="preserve">All: </w:t>
      </w:r>
    </w:p>
    <w:p w14:paraId="32D17313" w14:textId="77777777" w:rsidR="00BB7B18" w:rsidRPr="00D15B41" w:rsidRDefault="00BB7B18">
      <w:pPr>
        <w:pStyle w:val="Akapitzlist"/>
        <w:numPr>
          <w:ilvl w:val="1"/>
          <w:numId w:val="100"/>
        </w:numPr>
        <w:rPr>
          <w:rFonts w:cstheme="minorHAnsi"/>
          <w:szCs w:val="22"/>
        </w:rPr>
      </w:pPr>
      <w:r w:rsidRPr="00D15B41">
        <w:rPr>
          <w:rStyle w:val="Pogrubienie"/>
          <w:rFonts w:cstheme="minorHAnsi"/>
          <w:b w:val="0"/>
          <w:bCs w:val="0"/>
          <w:szCs w:val="22"/>
        </w:rPr>
        <w:t>Plaintiff Discovery Status</w:t>
      </w:r>
      <w:r w:rsidRPr="00D15B41">
        <w:rPr>
          <w:rFonts w:cstheme="minorHAnsi"/>
          <w:szCs w:val="22"/>
        </w:rPr>
        <w:t xml:space="preserve"> has changed</w:t>
      </w:r>
    </w:p>
    <w:p w14:paraId="28385F5E" w14:textId="77777777" w:rsidR="00BB7B18" w:rsidRPr="00D15B41" w:rsidRDefault="00BB7B18">
      <w:pPr>
        <w:pStyle w:val="Akapitzlist"/>
        <w:numPr>
          <w:ilvl w:val="1"/>
          <w:numId w:val="100"/>
        </w:numPr>
        <w:rPr>
          <w:rFonts w:cstheme="minorHAnsi"/>
          <w:szCs w:val="22"/>
        </w:rPr>
      </w:pPr>
      <w:r w:rsidRPr="00D15B41">
        <w:rPr>
          <w:rStyle w:val="Pogrubienie"/>
          <w:rFonts w:cstheme="minorHAnsi"/>
          <w:b w:val="0"/>
          <w:bCs w:val="0"/>
          <w:szCs w:val="22"/>
        </w:rPr>
        <w:t>Plaintiff Discovery Status</w:t>
      </w:r>
      <w:r w:rsidRPr="00D15B41">
        <w:rPr>
          <w:rFonts w:cstheme="minorHAnsi"/>
          <w:szCs w:val="22"/>
        </w:rPr>
        <w:t xml:space="preserve"> is </w:t>
      </w:r>
      <w:r w:rsidRPr="00D15B41">
        <w:rPr>
          <w:rStyle w:val="Uwydatnienie"/>
          <w:rFonts w:asciiTheme="minorHAnsi" w:hAnsiTheme="minorHAnsi" w:cstheme="minorHAnsi"/>
          <w:szCs w:val="22"/>
        </w:rPr>
        <w:t>1st Disco Set - MTC Responses</w:t>
      </w:r>
    </w:p>
    <w:p w14:paraId="15AF6D39" w14:textId="77777777" w:rsidR="00BB7B18" w:rsidRPr="00D15B41" w:rsidRDefault="00BB7B18">
      <w:pPr>
        <w:pStyle w:val="Akapitzlist"/>
        <w:numPr>
          <w:ilvl w:val="1"/>
          <w:numId w:val="100"/>
        </w:numPr>
        <w:rPr>
          <w:rFonts w:cstheme="minorHAnsi"/>
          <w:szCs w:val="22"/>
        </w:rPr>
      </w:pPr>
      <w:r w:rsidRPr="00D15B41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D15B41">
        <w:rPr>
          <w:rFonts w:cstheme="minorHAnsi"/>
          <w:szCs w:val="22"/>
        </w:rPr>
        <w:t xml:space="preserve"> is </w:t>
      </w:r>
      <w:r w:rsidRPr="00D15B41">
        <w:rPr>
          <w:rStyle w:val="Uwydatnienie"/>
          <w:rFonts w:asciiTheme="minorHAnsi" w:hAnsiTheme="minorHAnsi" w:cstheme="minorHAnsi"/>
          <w:szCs w:val="22"/>
        </w:rPr>
        <w:t>0</w:t>
      </w:r>
    </w:p>
    <w:p w14:paraId="750FC4EF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790302ED" w14:textId="77777777" w:rsidR="00BB7B18" w:rsidRPr="00D15B41" w:rsidRDefault="00BB7B18">
      <w:pPr>
        <w:pStyle w:val="Akapitzlist"/>
        <w:numPr>
          <w:ilvl w:val="0"/>
          <w:numId w:val="100"/>
        </w:numPr>
        <w:rPr>
          <w:rFonts w:cstheme="minorHAnsi"/>
          <w:szCs w:val="22"/>
        </w:rPr>
      </w:pPr>
      <w:r w:rsidRPr="00D15B41">
        <w:rPr>
          <w:rFonts w:cstheme="minorHAnsi"/>
          <w:szCs w:val="22"/>
        </w:rPr>
        <w:t xml:space="preserve">create task for Scheduling Team - Hearings "Coordinate hearing on Plaintiff's Motion to Compel Responses to Plaintiff's 1st Disco Set in" </w:t>
      </w:r>
    </w:p>
    <w:p w14:paraId="039432EA" w14:textId="45867A31" w:rsidR="00BB7B18" w:rsidRPr="00BB7B18" w:rsidRDefault="00BB7B18" w:rsidP="00D15B41">
      <w:pPr>
        <w:pStyle w:val="DBH3"/>
      </w:pPr>
      <w:bookmarkStart w:id="220" w:name="_Toc130299814"/>
      <w:r w:rsidRPr="00BB7B18">
        <w:t>Plaintiff Discovery Status change to 2nd Disco Set - MTC Better Responses</w:t>
      </w:r>
      <w:bookmarkEnd w:id="220"/>
    </w:p>
    <w:p w14:paraId="6771F560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19DF50D3" w14:textId="77777777" w:rsidR="00BB7B18" w:rsidRPr="00D15B41" w:rsidRDefault="00BB7B18">
      <w:pPr>
        <w:pStyle w:val="Akapitzlist"/>
        <w:numPr>
          <w:ilvl w:val="0"/>
          <w:numId w:val="100"/>
        </w:numPr>
        <w:rPr>
          <w:rFonts w:cstheme="minorHAnsi"/>
          <w:szCs w:val="22"/>
        </w:rPr>
      </w:pPr>
      <w:r w:rsidRPr="00D15B41">
        <w:rPr>
          <w:rFonts w:cstheme="minorHAnsi"/>
          <w:szCs w:val="22"/>
        </w:rPr>
        <w:t xml:space="preserve">All: </w:t>
      </w:r>
    </w:p>
    <w:p w14:paraId="272C662D" w14:textId="77777777" w:rsidR="00BB7B18" w:rsidRPr="00D15B41" w:rsidRDefault="00BB7B18">
      <w:pPr>
        <w:pStyle w:val="Akapitzlist"/>
        <w:numPr>
          <w:ilvl w:val="1"/>
          <w:numId w:val="100"/>
        </w:numPr>
        <w:rPr>
          <w:rFonts w:cstheme="minorHAnsi"/>
          <w:szCs w:val="22"/>
        </w:rPr>
      </w:pPr>
      <w:r w:rsidRPr="00D15B41">
        <w:rPr>
          <w:rStyle w:val="Pogrubienie"/>
          <w:rFonts w:cstheme="minorHAnsi"/>
          <w:b w:val="0"/>
          <w:bCs w:val="0"/>
          <w:szCs w:val="22"/>
        </w:rPr>
        <w:t>Plaintiff Discovery Status</w:t>
      </w:r>
      <w:r w:rsidRPr="00D15B41">
        <w:rPr>
          <w:rFonts w:cstheme="minorHAnsi"/>
          <w:szCs w:val="22"/>
        </w:rPr>
        <w:t xml:space="preserve"> has changed</w:t>
      </w:r>
    </w:p>
    <w:p w14:paraId="6D5896AD" w14:textId="77777777" w:rsidR="00BB7B18" w:rsidRPr="00D15B41" w:rsidRDefault="00BB7B18">
      <w:pPr>
        <w:pStyle w:val="Akapitzlist"/>
        <w:numPr>
          <w:ilvl w:val="1"/>
          <w:numId w:val="100"/>
        </w:numPr>
        <w:rPr>
          <w:rFonts w:cstheme="minorHAnsi"/>
          <w:szCs w:val="22"/>
        </w:rPr>
      </w:pPr>
      <w:r w:rsidRPr="00D15B41">
        <w:rPr>
          <w:rStyle w:val="Pogrubienie"/>
          <w:rFonts w:cstheme="minorHAnsi"/>
          <w:b w:val="0"/>
          <w:bCs w:val="0"/>
          <w:szCs w:val="22"/>
        </w:rPr>
        <w:t>Plaintiff Discovery Status</w:t>
      </w:r>
      <w:r w:rsidRPr="00D15B41">
        <w:rPr>
          <w:rFonts w:cstheme="minorHAnsi"/>
          <w:szCs w:val="22"/>
        </w:rPr>
        <w:t xml:space="preserve"> is </w:t>
      </w:r>
      <w:r w:rsidRPr="00D15B41">
        <w:rPr>
          <w:rStyle w:val="Uwydatnienie"/>
          <w:rFonts w:asciiTheme="minorHAnsi" w:hAnsiTheme="minorHAnsi" w:cstheme="minorHAnsi"/>
          <w:szCs w:val="22"/>
        </w:rPr>
        <w:t>2nd Disco Set - MTC Better Responses</w:t>
      </w:r>
    </w:p>
    <w:p w14:paraId="7A994BE0" w14:textId="77777777" w:rsidR="00BB7B18" w:rsidRPr="00D15B41" w:rsidRDefault="00BB7B18">
      <w:pPr>
        <w:pStyle w:val="Akapitzlist"/>
        <w:numPr>
          <w:ilvl w:val="1"/>
          <w:numId w:val="100"/>
        </w:numPr>
        <w:rPr>
          <w:rFonts w:cstheme="minorHAnsi"/>
          <w:szCs w:val="22"/>
        </w:rPr>
      </w:pPr>
      <w:r w:rsidRPr="00D15B41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D15B41">
        <w:rPr>
          <w:rFonts w:cstheme="minorHAnsi"/>
          <w:szCs w:val="22"/>
        </w:rPr>
        <w:t xml:space="preserve"> is </w:t>
      </w:r>
      <w:r w:rsidRPr="00D15B41">
        <w:rPr>
          <w:rStyle w:val="Uwydatnienie"/>
          <w:rFonts w:asciiTheme="minorHAnsi" w:hAnsiTheme="minorHAnsi" w:cstheme="minorHAnsi"/>
          <w:szCs w:val="22"/>
        </w:rPr>
        <w:t>0</w:t>
      </w:r>
    </w:p>
    <w:p w14:paraId="499C0083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00CC7045" w14:textId="77777777" w:rsidR="00BB7B18" w:rsidRPr="00D15B41" w:rsidRDefault="00BB7B18">
      <w:pPr>
        <w:pStyle w:val="Akapitzlist"/>
        <w:numPr>
          <w:ilvl w:val="0"/>
          <w:numId w:val="100"/>
        </w:numPr>
        <w:rPr>
          <w:rFonts w:cstheme="minorHAnsi"/>
          <w:szCs w:val="22"/>
        </w:rPr>
      </w:pPr>
      <w:r w:rsidRPr="00D15B41">
        <w:rPr>
          <w:rFonts w:cstheme="minorHAnsi"/>
          <w:szCs w:val="22"/>
        </w:rPr>
        <w:t xml:space="preserve">create task for Scheduling Team - Hearing to "Coordinate hearing on 's Motion to Compel Better Responses to Ps 2nd Disco Set in" </w:t>
      </w:r>
    </w:p>
    <w:p w14:paraId="3DFBAFE7" w14:textId="7914115E" w:rsidR="00BB7B18" w:rsidRPr="00BB7B18" w:rsidRDefault="00BB7B18" w:rsidP="00D15B41">
      <w:pPr>
        <w:pStyle w:val="DBH3"/>
      </w:pPr>
      <w:bookmarkStart w:id="221" w:name="_Toc130299815"/>
      <w:r w:rsidRPr="00BB7B18">
        <w:t>Plaintiff Discovery Status change to 2nd Disco Set - MTC Responses</w:t>
      </w:r>
      <w:bookmarkEnd w:id="221"/>
    </w:p>
    <w:p w14:paraId="7B980A88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12D8F201" w14:textId="77777777" w:rsidR="00BB7B18" w:rsidRPr="00D15B41" w:rsidRDefault="00BB7B18">
      <w:pPr>
        <w:pStyle w:val="Akapitzlist"/>
        <w:numPr>
          <w:ilvl w:val="0"/>
          <w:numId w:val="100"/>
        </w:numPr>
        <w:rPr>
          <w:rFonts w:cstheme="minorHAnsi"/>
          <w:szCs w:val="22"/>
        </w:rPr>
      </w:pPr>
      <w:r w:rsidRPr="00D15B41">
        <w:rPr>
          <w:rFonts w:cstheme="minorHAnsi"/>
          <w:szCs w:val="22"/>
        </w:rPr>
        <w:t xml:space="preserve">All: </w:t>
      </w:r>
    </w:p>
    <w:p w14:paraId="27C8C7BD" w14:textId="77777777" w:rsidR="00BB7B18" w:rsidRPr="00D15B41" w:rsidRDefault="00BB7B18">
      <w:pPr>
        <w:pStyle w:val="Akapitzlist"/>
        <w:numPr>
          <w:ilvl w:val="1"/>
          <w:numId w:val="100"/>
        </w:numPr>
        <w:rPr>
          <w:rFonts w:cstheme="minorHAnsi"/>
          <w:szCs w:val="22"/>
        </w:rPr>
      </w:pPr>
      <w:r w:rsidRPr="00D15B41">
        <w:rPr>
          <w:rStyle w:val="Pogrubienie"/>
          <w:rFonts w:cstheme="minorHAnsi"/>
          <w:b w:val="0"/>
          <w:bCs w:val="0"/>
          <w:szCs w:val="22"/>
        </w:rPr>
        <w:t>Plaintiff Discovery Status</w:t>
      </w:r>
      <w:r w:rsidRPr="00D15B41">
        <w:rPr>
          <w:rFonts w:cstheme="minorHAnsi"/>
          <w:szCs w:val="22"/>
        </w:rPr>
        <w:t xml:space="preserve"> has changed</w:t>
      </w:r>
    </w:p>
    <w:p w14:paraId="5CA35A0D" w14:textId="77777777" w:rsidR="00BB7B18" w:rsidRPr="00D15B41" w:rsidRDefault="00BB7B18">
      <w:pPr>
        <w:pStyle w:val="Akapitzlist"/>
        <w:numPr>
          <w:ilvl w:val="1"/>
          <w:numId w:val="100"/>
        </w:numPr>
        <w:rPr>
          <w:rFonts w:cstheme="minorHAnsi"/>
          <w:szCs w:val="22"/>
        </w:rPr>
      </w:pPr>
      <w:r w:rsidRPr="00D15B41">
        <w:rPr>
          <w:rStyle w:val="Pogrubienie"/>
          <w:rFonts w:cstheme="minorHAnsi"/>
          <w:b w:val="0"/>
          <w:bCs w:val="0"/>
          <w:szCs w:val="22"/>
        </w:rPr>
        <w:t>Plaintiff Discovery Status</w:t>
      </w:r>
      <w:r w:rsidRPr="00D15B41">
        <w:rPr>
          <w:rFonts w:cstheme="minorHAnsi"/>
          <w:szCs w:val="22"/>
        </w:rPr>
        <w:t xml:space="preserve"> is </w:t>
      </w:r>
      <w:r w:rsidRPr="00D15B41">
        <w:rPr>
          <w:rStyle w:val="Uwydatnienie"/>
          <w:rFonts w:asciiTheme="minorHAnsi" w:hAnsiTheme="minorHAnsi" w:cstheme="minorHAnsi"/>
          <w:szCs w:val="22"/>
        </w:rPr>
        <w:t>2nd Disco Set - MTC Responses</w:t>
      </w:r>
    </w:p>
    <w:p w14:paraId="01C28E00" w14:textId="77777777" w:rsidR="00BB7B18" w:rsidRPr="00D15B41" w:rsidRDefault="00BB7B18">
      <w:pPr>
        <w:pStyle w:val="Akapitzlist"/>
        <w:numPr>
          <w:ilvl w:val="1"/>
          <w:numId w:val="100"/>
        </w:numPr>
        <w:rPr>
          <w:rFonts w:cstheme="minorHAnsi"/>
          <w:szCs w:val="22"/>
        </w:rPr>
      </w:pPr>
      <w:r w:rsidRPr="00D15B41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D15B41">
        <w:rPr>
          <w:rFonts w:cstheme="minorHAnsi"/>
          <w:szCs w:val="22"/>
        </w:rPr>
        <w:t xml:space="preserve"> is </w:t>
      </w:r>
      <w:r w:rsidRPr="00D15B41">
        <w:rPr>
          <w:rStyle w:val="Uwydatnienie"/>
          <w:rFonts w:asciiTheme="minorHAnsi" w:hAnsiTheme="minorHAnsi" w:cstheme="minorHAnsi"/>
          <w:szCs w:val="22"/>
        </w:rPr>
        <w:t>0</w:t>
      </w:r>
    </w:p>
    <w:p w14:paraId="4913716A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09F2D530" w14:textId="77777777" w:rsidR="00BB7B18" w:rsidRPr="00D15B41" w:rsidRDefault="00BB7B18">
      <w:pPr>
        <w:pStyle w:val="Akapitzlist"/>
        <w:numPr>
          <w:ilvl w:val="0"/>
          <w:numId w:val="100"/>
        </w:numPr>
        <w:rPr>
          <w:rFonts w:cstheme="minorHAnsi"/>
          <w:szCs w:val="22"/>
        </w:rPr>
      </w:pPr>
      <w:r w:rsidRPr="00D15B41">
        <w:rPr>
          <w:rFonts w:cstheme="minorHAnsi"/>
          <w:szCs w:val="22"/>
        </w:rPr>
        <w:t xml:space="preserve">create task for Scheduling Team - Hearings "Coordinate hearing on Plaintiff's Motion to Compel Responses to Plaintiff's 2nd Disco Set in" </w:t>
      </w:r>
    </w:p>
    <w:p w14:paraId="43E95892" w14:textId="0056E048" w:rsidR="00BB7B18" w:rsidRPr="00BB7B18" w:rsidRDefault="00BB7B18" w:rsidP="002B1C7A">
      <w:pPr>
        <w:pStyle w:val="DBH3"/>
      </w:pPr>
      <w:bookmarkStart w:id="222" w:name="_Toc130299816"/>
      <w:r w:rsidRPr="00BB7B18">
        <w:t>Plaintiff Discovery Status change to 3rd Disco Set - MTC Better Responses</w:t>
      </w:r>
      <w:bookmarkEnd w:id="222"/>
    </w:p>
    <w:p w14:paraId="69F7B37A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5EAD3260" w14:textId="77777777" w:rsidR="00BB7B18" w:rsidRPr="002B1C7A" w:rsidRDefault="00BB7B18">
      <w:pPr>
        <w:pStyle w:val="Akapitzlist"/>
        <w:numPr>
          <w:ilvl w:val="1"/>
          <w:numId w:val="100"/>
        </w:numPr>
        <w:rPr>
          <w:rFonts w:cstheme="minorHAnsi"/>
          <w:szCs w:val="22"/>
        </w:rPr>
      </w:pPr>
      <w:r w:rsidRPr="002B1C7A">
        <w:rPr>
          <w:rFonts w:cstheme="minorHAnsi"/>
          <w:szCs w:val="22"/>
        </w:rPr>
        <w:t xml:space="preserve">All: </w:t>
      </w:r>
    </w:p>
    <w:p w14:paraId="35726BA9" w14:textId="77777777" w:rsidR="00BB7B18" w:rsidRPr="002B1C7A" w:rsidRDefault="00BB7B18">
      <w:pPr>
        <w:pStyle w:val="Akapitzlist"/>
        <w:numPr>
          <w:ilvl w:val="1"/>
          <w:numId w:val="100"/>
        </w:numPr>
        <w:rPr>
          <w:rFonts w:cstheme="minorHAnsi"/>
          <w:szCs w:val="22"/>
        </w:rPr>
      </w:pPr>
      <w:r w:rsidRPr="002B1C7A">
        <w:rPr>
          <w:rStyle w:val="Pogrubienie"/>
          <w:rFonts w:cstheme="minorHAnsi"/>
          <w:b w:val="0"/>
          <w:bCs w:val="0"/>
          <w:szCs w:val="22"/>
        </w:rPr>
        <w:lastRenderedPageBreak/>
        <w:t>Plaintiff Discovery Status</w:t>
      </w:r>
      <w:r w:rsidRPr="002B1C7A">
        <w:rPr>
          <w:rFonts w:cstheme="minorHAnsi"/>
          <w:szCs w:val="22"/>
        </w:rPr>
        <w:t xml:space="preserve"> has changed</w:t>
      </w:r>
    </w:p>
    <w:p w14:paraId="0199039F" w14:textId="77777777" w:rsidR="00BB7B18" w:rsidRPr="002B1C7A" w:rsidRDefault="00BB7B18">
      <w:pPr>
        <w:pStyle w:val="Akapitzlist"/>
        <w:numPr>
          <w:ilvl w:val="1"/>
          <w:numId w:val="100"/>
        </w:numPr>
        <w:rPr>
          <w:rFonts w:cstheme="minorHAnsi"/>
          <w:szCs w:val="22"/>
        </w:rPr>
      </w:pPr>
      <w:r w:rsidRPr="002B1C7A">
        <w:rPr>
          <w:rStyle w:val="Pogrubienie"/>
          <w:rFonts w:cstheme="minorHAnsi"/>
          <w:b w:val="0"/>
          <w:bCs w:val="0"/>
          <w:szCs w:val="22"/>
        </w:rPr>
        <w:t>Plaintiff Discovery Status</w:t>
      </w:r>
      <w:r w:rsidRPr="002B1C7A">
        <w:rPr>
          <w:rFonts w:cstheme="minorHAnsi"/>
          <w:szCs w:val="22"/>
        </w:rPr>
        <w:t xml:space="preserve"> is </w:t>
      </w:r>
      <w:r w:rsidRPr="002B1C7A">
        <w:rPr>
          <w:rStyle w:val="Uwydatnienie"/>
          <w:rFonts w:asciiTheme="minorHAnsi" w:hAnsiTheme="minorHAnsi" w:cstheme="minorHAnsi"/>
          <w:szCs w:val="22"/>
        </w:rPr>
        <w:t>3rd Disco Set - MTC Better Responses</w:t>
      </w:r>
    </w:p>
    <w:p w14:paraId="662C9A57" w14:textId="77777777" w:rsidR="00BB7B18" w:rsidRPr="002B1C7A" w:rsidRDefault="00BB7B18">
      <w:pPr>
        <w:pStyle w:val="Akapitzlist"/>
        <w:numPr>
          <w:ilvl w:val="1"/>
          <w:numId w:val="100"/>
        </w:numPr>
        <w:rPr>
          <w:rFonts w:cstheme="minorHAnsi"/>
          <w:szCs w:val="22"/>
        </w:rPr>
      </w:pPr>
      <w:r w:rsidRPr="002B1C7A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2B1C7A">
        <w:rPr>
          <w:rFonts w:cstheme="minorHAnsi"/>
          <w:szCs w:val="22"/>
        </w:rPr>
        <w:t xml:space="preserve"> is </w:t>
      </w:r>
      <w:r w:rsidRPr="002B1C7A">
        <w:rPr>
          <w:rStyle w:val="Uwydatnienie"/>
          <w:rFonts w:asciiTheme="minorHAnsi" w:hAnsiTheme="minorHAnsi" w:cstheme="minorHAnsi"/>
          <w:szCs w:val="22"/>
        </w:rPr>
        <w:t>0</w:t>
      </w:r>
    </w:p>
    <w:p w14:paraId="59E55CEB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4F2A7C76" w14:textId="77777777" w:rsidR="00BB7B18" w:rsidRPr="002B1C7A" w:rsidRDefault="00BB7B18">
      <w:pPr>
        <w:pStyle w:val="Akapitzlist"/>
        <w:numPr>
          <w:ilvl w:val="0"/>
          <w:numId w:val="100"/>
        </w:numPr>
        <w:rPr>
          <w:rFonts w:cstheme="minorHAnsi"/>
          <w:szCs w:val="22"/>
        </w:rPr>
      </w:pPr>
      <w:r w:rsidRPr="002B1C7A">
        <w:rPr>
          <w:rFonts w:cstheme="minorHAnsi"/>
          <w:szCs w:val="22"/>
        </w:rPr>
        <w:t xml:space="preserve">create task for Scheduling Team - Hearing to "Coordinate hearing on 's Motion to Compel Better Responses to Ps 3rd Disco Set in" </w:t>
      </w:r>
    </w:p>
    <w:p w14:paraId="2BF59395" w14:textId="61B15EBE" w:rsidR="00BB7B18" w:rsidRPr="00BB7B18" w:rsidRDefault="00BB7B18" w:rsidP="002B1C7A">
      <w:pPr>
        <w:pStyle w:val="DBH3"/>
      </w:pPr>
      <w:bookmarkStart w:id="223" w:name="_Toc130299817"/>
      <w:r w:rsidRPr="00BB7B18">
        <w:t>Plaintiff Discovery Status change to 3rd Disco Set - MTC Responses</w:t>
      </w:r>
      <w:bookmarkEnd w:id="223"/>
    </w:p>
    <w:p w14:paraId="072B975F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2E5ABBA1" w14:textId="77777777" w:rsidR="00BB7B18" w:rsidRPr="002B1C7A" w:rsidRDefault="00BB7B18">
      <w:pPr>
        <w:pStyle w:val="Akapitzlist"/>
        <w:numPr>
          <w:ilvl w:val="0"/>
          <w:numId w:val="100"/>
        </w:numPr>
        <w:rPr>
          <w:rFonts w:cstheme="minorHAnsi"/>
          <w:szCs w:val="22"/>
        </w:rPr>
      </w:pPr>
      <w:r w:rsidRPr="002B1C7A">
        <w:rPr>
          <w:rFonts w:cstheme="minorHAnsi"/>
          <w:szCs w:val="22"/>
        </w:rPr>
        <w:t xml:space="preserve">All: </w:t>
      </w:r>
    </w:p>
    <w:p w14:paraId="69DCD817" w14:textId="77777777" w:rsidR="00BB7B18" w:rsidRPr="002B1C7A" w:rsidRDefault="00BB7B18">
      <w:pPr>
        <w:pStyle w:val="Akapitzlist"/>
        <w:numPr>
          <w:ilvl w:val="1"/>
          <w:numId w:val="100"/>
        </w:numPr>
        <w:rPr>
          <w:rFonts w:cstheme="minorHAnsi"/>
          <w:szCs w:val="22"/>
        </w:rPr>
      </w:pPr>
      <w:r w:rsidRPr="002B1C7A">
        <w:rPr>
          <w:rStyle w:val="Pogrubienie"/>
          <w:rFonts w:cstheme="minorHAnsi"/>
          <w:b w:val="0"/>
          <w:bCs w:val="0"/>
          <w:szCs w:val="22"/>
        </w:rPr>
        <w:t>Plaintiff Discovery Status</w:t>
      </w:r>
      <w:r w:rsidRPr="002B1C7A">
        <w:rPr>
          <w:rFonts w:cstheme="minorHAnsi"/>
          <w:szCs w:val="22"/>
        </w:rPr>
        <w:t xml:space="preserve"> has changed</w:t>
      </w:r>
    </w:p>
    <w:p w14:paraId="585AEAEE" w14:textId="77777777" w:rsidR="00BB7B18" w:rsidRPr="002B1C7A" w:rsidRDefault="00BB7B18">
      <w:pPr>
        <w:pStyle w:val="Akapitzlist"/>
        <w:numPr>
          <w:ilvl w:val="1"/>
          <w:numId w:val="100"/>
        </w:numPr>
        <w:rPr>
          <w:rFonts w:cstheme="minorHAnsi"/>
          <w:szCs w:val="22"/>
        </w:rPr>
      </w:pPr>
      <w:r w:rsidRPr="002B1C7A">
        <w:rPr>
          <w:rStyle w:val="Pogrubienie"/>
          <w:rFonts w:cstheme="minorHAnsi"/>
          <w:b w:val="0"/>
          <w:bCs w:val="0"/>
          <w:szCs w:val="22"/>
        </w:rPr>
        <w:t>Plaintiff Discovery Status</w:t>
      </w:r>
      <w:r w:rsidRPr="002B1C7A">
        <w:rPr>
          <w:rFonts w:cstheme="minorHAnsi"/>
          <w:szCs w:val="22"/>
        </w:rPr>
        <w:t xml:space="preserve"> is </w:t>
      </w:r>
      <w:r w:rsidRPr="002B1C7A">
        <w:rPr>
          <w:rStyle w:val="Uwydatnienie"/>
          <w:rFonts w:asciiTheme="minorHAnsi" w:hAnsiTheme="minorHAnsi" w:cstheme="minorHAnsi"/>
          <w:szCs w:val="22"/>
        </w:rPr>
        <w:t>3rd Disco Set - MTC Responses</w:t>
      </w:r>
    </w:p>
    <w:p w14:paraId="32F3A0FA" w14:textId="77777777" w:rsidR="00BB7B18" w:rsidRPr="002B1C7A" w:rsidRDefault="00BB7B18">
      <w:pPr>
        <w:pStyle w:val="Akapitzlist"/>
        <w:numPr>
          <w:ilvl w:val="1"/>
          <w:numId w:val="100"/>
        </w:numPr>
        <w:rPr>
          <w:rFonts w:cstheme="minorHAnsi"/>
          <w:szCs w:val="22"/>
        </w:rPr>
      </w:pPr>
      <w:r w:rsidRPr="002B1C7A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2B1C7A">
        <w:rPr>
          <w:rFonts w:cstheme="minorHAnsi"/>
          <w:szCs w:val="22"/>
        </w:rPr>
        <w:t xml:space="preserve"> is </w:t>
      </w:r>
      <w:r w:rsidRPr="002B1C7A">
        <w:rPr>
          <w:rStyle w:val="Uwydatnienie"/>
          <w:rFonts w:asciiTheme="minorHAnsi" w:hAnsiTheme="minorHAnsi" w:cstheme="minorHAnsi"/>
          <w:szCs w:val="22"/>
        </w:rPr>
        <w:t>0</w:t>
      </w:r>
    </w:p>
    <w:p w14:paraId="2F8E1969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79718B49" w14:textId="77777777" w:rsidR="00BB7B18" w:rsidRPr="002B1C7A" w:rsidRDefault="00BB7B18">
      <w:pPr>
        <w:pStyle w:val="Akapitzlist"/>
        <w:numPr>
          <w:ilvl w:val="0"/>
          <w:numId w:val="100"/>
        </w:numPr>
        <w:rPr>
          <w:rFonts w:cstheme="minorHAnsi"/>
          <w:szCs w:val="22"/>
        </w:rPr>
      </w:pPr>
      <w:r w:rsidRPr="002B1C7A">
        <w:rPr>
          <w:rFonts w:cstheme="minorHAnsi"/>
          <w:szCs w:val="22"/>
        </w:rPr>
        <w:t xml:space="preserve">create task for Scheduling Team - Hearings "Coordinate hearing on Plaintiff's Motion to Compel Responses to Plaintiff's 3rd Disco Set in" </w:t>
      </w:r>
    </w:p>
    <w:p w14:paraId="13F96DED" w14:textId="766B1DAF" w:rsidR="00BB7B18" w:rsidRPr="00BB7B18" w:rsidRDefault="00BB7B18" w:rsidP="002B1C7A">
      <w:pPr>
        <w:pStyle w:val="DBH3"/>
      </w:pPr>
      <w:bookmarkStart w:id="224" w:name="_Toc130299818"/>
      <w:r w:rsidRPr="00BB7B18">
        <w:t>Plaintiff Discovery Status change to Expert Disco Set - MTC Better Responses</w:t>
      </w:r>
      <w:bookmarkEnd w:id="224"/>
    </w:p>
    <w:p w14:paraId="62FAE10E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4D98CC9F" w14:textId="77777777" w:rsidR="00BB7B18" w:rsidRPr="002B1C7A" w:rsidRDefault="00BB7B18">
      <w:pPr>
        <w:pStyle w:val="Akapitzlist"/>
        <w:numPr>
          <w:ilvl w:val="0"/>
          <w:numId w:val="100"/>
        </w:numPr>
        <w:rPr>
          <w:rFonts w:cstheme="minorHAnsi"/>
          <w:szCs w:val="22"/>
        </w:rPr>
      </w:pPr>
      <w:r w:rsidRPr="002B1C7A">
        <w:rPr>
          <w:rFonts w:cstheme="minorHAnsi"/>
          <w:szCs w:val="22"/>
        </w:rPr>
        <w:t xml:space="preserve">All: </w:t>
      </w:r>
    </w:p>
    <w:p w14:paraId="79EED73C" w14:textId="77777777" w:rsidR="00BB7B18" w:rsidRPr="002B1C7A" w:rsidRDefault="00BB7B18">
      <w:pPr>
        <w:pStyle w:val="Akapitzlist"/>
        <w:numPr>
          <w:ilvl w:val="1"/>
          <w:numId w:val="100"/>
        </w:numPr>
        <w:rPr>
          <w:rFonts w:cstheme="minorHAnsi"/>
          <w:szCs w:val="22"/>
        </w:rPr>
      </w:pPr>
      <w:r w:rsidRPr="002B1C7A">
        <w:rPr>
          <w:rStyle w:val="Pogrubienie"/>
          <w:rFonts w:cstheme="minorHAnsi"/>
          <w:b w:val="0"/>
          <w:bCs w:val="0"/>
          <w:szCs w:val="22"/>
        </w:rPr>
        <w:t>Plaintiff Discovery Status</w:t>
      </w:r>
      <w:r w:rsidRPr="002B1C7A">
        <w:rPr>
          <w:rFonts w:cstheme="minorHAnsi"/>
          <w:szCs w:val="22"/>
        </w:rPr>
        <w:t xml:space="preserve"> has changed</w:t>
      </w:r>
    </w:p>
    <w:p w14:paraId="5AC41314" w14:textId="77777777" w:rsidR="00BB7B18" w:rsidRPr="002B1C7A" w:rsidRDefault="00BB7B18">
      <w:pPr>
        <w:pStyle w:val="Akapitzlist"/>
        <w:numPr>
          <w:ilvl w:val="1"/>
          <w:numId w:val="100"/>
        </w:numPr>
        <w:rPr>
          <w:rFonts w:cstheme="minorHAnsi"/>
          <w:szCs w:val="22"/>
        </w:rPr>
      </w:pPr>
      <w:r w:rsidRPr="002B1C7A">
        <w:rPr>
          <w:rStyle w:val="Pogrubienie"/>
          <w:rFonts w:cstheme="minorHAnsi"/>
          <w:b w:val="0"/>
          <w:bCs w:val="0"/>
          <w:szCs w:val="22"/>
        </w:rPr>
        <w:t>Plaintiff Discovery Status</w:t>
      </w:r>
      <w:r w:rsidRPr="002B1C7A">
        <w:rPr>
          <w:rFonts w:cstheme="minorHAnsi"/>
          <w:szCs w:val="22"/>
        </w:rPr>
        <w:t xml:space="preserve"> is </w:t>
      </w:r>
      <w:r w:rsidRPr="002B1C7A">
        <w:rPr>
          <w:rStyle w:val="Uwydatnienie"/>
          <w:rFonts w:asciiTheme="minorHAnsi" w:hAnsiTheme="minorHAnsi" w:cstheme="minorHAnsi"/>
          <w:szCs w:val="22"/>
        </w:rPr>
        <w:t>Expert Disco Set - MTC Better Responses</w:t>
      </w:r>
    </w:p>
    <w:p w14:paraId="2F1CD0E4" w14:textId="77777777" w:rsidR="00BB7B18" w:rsidRPr="002B1C7A" w:rsidRDefault="00BB7B18">
      <w:pPr>
        <w:pStyle w:val="Akapitzlist"/>
        <w:numPr>
          <w:ilvl w:val="1"/>
          <w:numId w:val="100"/>
        </w:numPr>
        <w:rPr>
          <w:rFonts w:cstheme="minorHAnsi"/>
          <w:szCs w:val="22"/>
        </w:rPr>
      </w:pPr>
      <w:r w:rsidRPr="002B1C7A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2B1C7A">
        <w:rPr>
          <w:rFonts w:cstheme="minorHAnsi"/>
          <w:szCs w:val="22"/>
        </w:rPr>
        <w:t xml:space="preserve"> is </w:t>
      </w:r>
      <w:r w:rsidRPr="002B1C7A">
        <w:rPr>
          <w:rStyle w:val="Uwydatnienie"/>
          <w:rFonts w:asciiTheme="minorHAnsi" w:hAnsiTheme="minorHAnsi" w:cstheme="minorHAnsi"/>
          <w:szCs w:val="22"/>
        </w:rPr>
        <w:t>0</w:t>
      </w:r>
    </w:p>
    <w:p w14:paraId="65FCF894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34D941A0" w14:textId="77777777" w:rsidR="00BB7B18" w:rsidRPr="002B1C7A" w:rsidRDefault="00BB7B18">
      <w:pPr>
        <w:pStyle w:val="Akapitzlist"/>
        <w:numPr>
          <w:ilvl w:val="0"/>
          <w:numId w:val="100"/>
        </w:numPr>
        <w:rPr>
          <w:rFonts w:cstheme="minorHAnsi"/>
          <w:szCs w:val="22"/>
        </w:rPr>
      </w:pPr>
      <w:r w:rsidRPr="002B1C7A">
        <w:rPr>
          <w:rFonts w:cstheme="minorHAnsi"/>
          <w:szCs w:val="22"/>
        </w:rPr>
        <w:t xml:space="preserve">create task for Scheduling Team - Hearing to "Coordinate hearing on 's Motion to Compel Better Responses to Ps Expert Disco Set in" </w:t>
      </w:r>
    </w:p>
    <w:p w14:paraId="0DB75445" w14:textId="49C433F6" w:rsidR="00BB7B18" w:rsidRPr="00BB7B18" w:rsidRDefault="00BB7B18" w:rsidP="002B1C7A">
      <w:pPr>
        <w:pStyle w:val="DBH3"/>
      </w:pPr>
      <w:bookmarkStart w:id="225" w:name="_Toc130299819"/>
      <w:r w:rsidRPr="00BB7B18">
        <w:t>Plaintiff Discovery Status change to Expert Disco Set - MTC Responses</w:t>
      </w:r>
      <w:bookmarkEnd w:id="225"/>
    </w:p>
    <w:p w14:paraId="4D2896EF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29332DAF" w14:textId="77777777" w:rsidR="00BB7B18" w:rsidRPr="00A65543" w:rsidRDefault="00BB7B18">
      <w:pPr>
        <w:pStyle w:val="Akapitzlist"/>
        <w:numPr>
          <w:ilvl w:val="0"/>
          <w:numId w:val="100"/>
        </w:numPr>
        <w:rPr>
          <w:rFonts w:cstheme="minorHAnsi"/>
          <w:szCs w:val="22"/>
        </w:rPr>
      </w:pPr>
      <w:r w:rsidRPr="00A65543">
        <w:rPr>
          <w:rFonts w:cstheme="minorHAnsi"/>
          <w:szCs w:val="22"/>
        </w:rPr>
        <w:t xml:space="preserve">All: </w:t>
      </w:r>
    </w:p>
    <w:p w14:paraId="2B6C6AC4" w14:textId="77777777" w:rsidR="00BB7B18" w:rsidRPr="00A65543" w:rsidRDefault="00BB7B18">
      <w:pPr>
        <w:pStyle w:val="Akapitzlist"/>
        <w:numPr>
          <w:ilvl w:val="1"/>
          <w:numId w:val="100"/>
        </w:numPr>
        <w:rPr>
          <w:rFonts w:cstheme="minorHAnsi"/>
          <w:szCs w:val="22"/>
        </w:rPr>
      </w:pPr>
      <w:r w:rsidRPr="00A65543">
        <w:rPr>
          <w:rStyle w:val="Pogrubienie"/>
          <w:rFonts w:cstheme="minorHAnsi"/>
          <w:b w:val="0"/>
          <w:bCs w:val="0"/>
          <w:szCs w:val="22"/>
        </w:rPr>
        <w:t>Plaintiff Discovery Status</w:t>
      </w:r>
      <w:r w:rsidRPr="00A65543">
        <w:rPr>
          <w:rFonts w:cstheme="minorHAnsi"/>
          <w:szCs w:val="22"/>
        </w:rPr>
        <w:t xml:space="preserve"> has changed</w:t>
      </w:r>
    </w:p>
    <w:p w14:paraId="7948B306" w14:textId="77777777" w:rsidR="00BB7B18" w:rsidRPr="00A65543" w:rsidRDefault="00BB7B18">
      <w:pPr>
        <w:pStyle w:val="Akapitzlist"/>
        <w:numPr>
          <w:ilvl w:val="1"/>
          <w:numId w:val="100"/>
        </w:numPr>
        <w:rPr>
          <w:rFonts w:cstheme="minorHAnsi"/>
          <w:szCs w:val="22"/>
        </w:rPr>
      </w:pPr>
      <w:r w:rsidRPr="00A65543">
        <w:rPr>
          <w:rStyle w:val="Pogrubienie"/>
          <w:rFonts w:cstheme="minorHAnsi"/>
          <w:b w:val="0"/>
          <w:bCs w:val="0"/>
          <w:szCs w:val="22"/>
        </w:rPr>
        <w:t>Plaintiff Discovery Status</w:t>
      </w:r>
      <w:r w:rsidRPr="00A65543">
        <w:rPr>
          <w:rFonts w:cstheme="minorHAnsi"/>
          <w:szCs w:val="22"/>
        </w:rPr>
        <w:t xml:space="preserve"> is </w:t>
      </w:r>
      <w:r w:rsidRPr="00A65543">
        <w:rPr>
          <w:rStyle w:val="Uwydatnienie"/>
          <w:rFonts w:asciiTheme="minorHAnsi" w:hAnsiTheme="minorHAnsi" w:cstheme="minorHAnsi"/>
          <w:szCs w:val="22"/>
        </w:rPr>
        <w:t>Expert Disco Set - MTC Responses</w:t>
      </w:r>
    </w:p>
    <w:p w14:paraId="7508D481" w14:textId="77777777" w:rsidR="00BB7B18" w:rsidRPr="00A65543" w:rsidRDefault="00BB7B18">
      <w:pPr>
        <w:pStyle w:val="Akapitzlist"/>
        <w:numPr>
          <w:ilvl w:val="1"/>
          <w:numId w:val="100"/>
        </w:numPr>
        <w:rPr>
          <w:rFonts w:cstheme="minorHAnsi"/>
          <w:szCs w:val="22"/>
        </w:rPr>
      </w:pPr>
      <w:r w:rsidRPr="00A6554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A65543">
        <w:rPr>
          <w:rFonts w:cstheme="minorHAnsi"/>
          <w:szCs w:val="22"/>
        </w:rPr>
        <w:t xml:space="preserve"> is </w:t>
      </w:r>
      <w:r w:rsidRPr="00A65543">
        <w:rPr>
          <w:rStyle w:val="Uwydatnienie"/>
          <w:rFonts w:asciiTheme="minorHAnsi" w:hAnsiTheme="minorHAnsi" w:cstheme="minorHAnsi"/>
          <w:szCs w:val="22"/>
        </w:rPr>
        <w:t>0</w:t>
      </w:r>
    </w:p>
    <w:p w14:paraId="53E7D510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7FE5B507" w14:textId="77777777" w:rsidR="00BB7B18" w:rsidRPr="00A65543" w:rsidRDefault="00BB7B18">
      <w:pPr>
        <w:pStyle w:val="Akapitzlist"/>
        <w:numPr>
          <w:ilvl w:val="0"/>
          <w:numId w:val="100"/>
        </w:numPr>
        <w:rPr>
          <w:rFonts w:cstheme="minorHAnsi"/>
          <w:szCs w:val="22"/>
        </w:rPr>
      </w:pPr>
      <w:r w:rsidRPr="00A65543">
        <w:rPr>
          <w:rFonts w:cstheme="minorHAnsi"/>
          <w:szCs w:val="22"/>
        </w:rPr>
        <w:lastRenderedPageBreak/>
        <w:t xml:space="preserve">create task for Scheduling Team - Hearings "Coordinate hearing on Plaintiff's Motion to Compel Responses to Plaintiff's Expert Disco Set in" </w:t>
      </w:r>
    </w:p>
    <w:p w14:paraId="2A5ED52A" w14:textId="3DA0F38A" w:rsidR="00BB7B18" w:rsidRPr="00BB7B18" w:rsidRDefault="00BB7B18" w:rsidP="00A65543">
      <w:pPr>
        <w:pStyle w:val="DBH3"/>
      </w:pPr>
      <w:bookmarkStart w:id="226" w:name="_Toc130299820"/>
      <w:r w:rsidRPr="00BB7B18">
        <w:t>Ps 1st Disco Set - Agreed Due Date changed</w:t>
      </w:r>
      <w:bookmarkEnd w:id="226"/>
    </w:p>
    <w:p w14:paraId="13247D69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79EBCDC1" w14:textId="77777777" w:rsidR="00BB7B18" w:rsidRPr="00F56531" w:rsidRDefault="00BB7B18">
      <w:pPr>
        <w:pStyle w:val="Akapitzlist"/>
        <w:numPr>
          <w:ilvl w:val="0"/>
          <w:numId w:val="100"/>
        </w:numPr>
        <w:rPr>
          <w:rFonts w:cstheme="minorHAnsi"/>
          <w:szCs w:val="22"/>
        </w:rPr>
      </w:pPr>
      <w:r w:rsidRPr="00F56531">
        <w:rPr>
          <w:rFonts w:cstheme="minorHAnsi"/>
          <w:szCs w:val="22"/>
        </w:rPr>
        <w:t xml:space="preserve">All: </w:t>
      </w:r>
    </w:p>
    <w:p w14:paraId="6641502F" w14:textId="77777777" w:rsidR="00BB7B18" w:rsidRPr="00F56531" w:rsidRDefault="00BB7B18">
      <w:pPr>
        <w:pStyle w:val="Akapitzlist"/>
        <w:numPr>
          <w:ilvl w:val="1"/>
          <w:numId w:val="100"/>
        </w:numPr>
        <w:rPr>
          <w:rFonts w:cstheme="minorHAnsi"/>
          <w:szCs w:val="22"/>
        </w:rPr>
      </w:pPr>
      <w:r w:rsidRPr="00F56531">
        <w:rPr>
          <w:rStyle w:val="Pogrubienie"/>
          <w:rFonts w:cstheme="minorHAnsi"/>
          <w:b w:val="0"/>
          <w:bCs w:val="0"/>
          <w:szCs w:val="22"/>
        </w:rPr>
        <w:t>Ps 1st Disco Set - Agreed Due Date</w:t>
      </w:r>
      <w:r w:rsidRPr="00F56531">
        <w:rPr>
          <w:rFonts w:cstheme="minorHAnsi"/>
          <w:szCs w:val="22"/>
        </w:rPr>
        <w:t xml:space="preserve"> has changed</w:t>
      </w:r>
    </w:p>
    <w:p w14:paraId="72AE0AA4" w14:textId="77777777" w:rsidR="00BB7B18" w:rsidRPr="00F56531" w:rsidRDefault="00BB7B18">
      <w:pPr>
        <w:pStyle w:val="Akapitzlist"/>
        <w:numPr>
          <w:ilvl w:val="1"/>
          <w:numId w:val="100"/>
        </w:numPr>
        <w:rPr>
          <w:rFonts w:cstheme="minorHAnsi"/>
          <w:szCs w:val="22"/>
        </w:rPr>
      </w:pPr>
      <w:r w:rsidRPr="00F56531">
        <w:rPr>
          <w:rStyle w:val="Pogrubienie"/>
          <w:rFonts w:cstheme="minorHAnsi"/>
          <w:b w:val="0"/>
          <w:bCs w:val="0"/>
          <w:szCs w:val="22"/>
        </w:rPr>
        <w:t>Ps 1st Disco Set - Agreed Due Date</w:t>
      </w:r>
      <w:r w:rsidRPr="00F56531">
        <w:rPr>
          <w:rFonts w:cstheme="minorHAnsi"/>
          <w:szCs w:val="22"/>
        </w:rPr>
        <w:t xml:space="preserve"> is not empty</w:t>
      </w:r>
    </w:p>
    <w:p w14:paraId="19DB212E" w14:textId="77777777" w:rsidR="00BB7B18" w:rsidRPr="00F56531" w:rsidRDefault="00BB7B18">
      <w:pPr>
        <w:pStyle w:val="Akapitzlist"/>
        <w:numPr>
          <w:ilvl w:val="1"/>
          <w:numId w:val="100"/>
        </w:numPr>
        <w:rPr>
          <w:rFonts w:cstheme="minorHAnsi"/>
          <w:szCs w:val="22"/>
        </w:rPr>
      </w:pPr>
      <w:r w:rsidRPr="00F56531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F56531">
        <w:rPr>
          <w:rFonts w:cstheme="minorHAnsi"/>
          <w:szCs w:val="22"/>
        </w:rPr>
        <w:t xml:space="preserve"> is </w:t>
      </w:r>
      <w:r w:rsidRPr="00F56531">
        <w:rPr>
          <w:rStyle w:val="Uwydatnienie"/>
          <w:rFonts w:asciiTheme="minorHAnsi" w:hAnsiTheme="minorHAnsi" w:cstheme="minorHAnsi"/>
          <w:szCs w:val="22"/>
        </w:rPr>
        <w:t>0</w:t>
      </w:r>
    </w:p>
    <w:p w14:paraId="0C3AAEFA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425760BF" w14:textId="77777777" w:rsidR="00BB7B18" w:rsidRPr="00F56531" w:rsidRDefault="00BB7B18">
      <w:pPr>
        <w:pStyle w:val="Akapitzlist"/>
        <w:numPr>
          <w:ilvl w:val="0"/>
          <w:numId w:val="100"/>
        </w:numPr>
        <w:rPr>
          <w:rFonts w:cstheme="minorHAnsi"/>
          <w:szCs w:val="22"/>
        </w:rPr>
      </w:pPr>
      <w:r w:rsidRPr="00F56531">
        <w:rPr>
          <w:rFonts w:cstheme="minorHAnsi"/>
          <w:szCs w:val="22"/>
        </w:rPr>
        <w:t xml:space="preserve">Plaintiff Discovery Status to to 1st Disco Set - Ds MFET Agreed Extenstion </w:t>
      </w:r>
    </w:p>
    <w:p w14:paraId="2D275482" w14:textId="3C6CE051" w:rsidR="00BB7B18" w:rsidRPr="00BB7B18" w:rsidRDefault="00BB7B18" w:rsidP="00F56531">
      <w:pPr>
        <w:pStyle w:val="DBH3"/>
      </w:pPr>
      <w:bookmarkStart w:id="227" w:name="_Toc130299821"/>
      <w:r w:rsidRPr="00BB7B18">
        <w:t>Ps 1st Disco Set - Ds MFET changed</w:t>
      </w:r>
      <w:bookmarkEnd w:id="227"/>
    </w:p>
    <w:p w14:paraId="58E1BFE3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678B5E4D" w14:textId="77777777" w:rsidR="00BB7B18" w:rsidRPr="00F56531" w:rsidRDefault="00BB7B18">
      <w:pPr>
        <w:pStyle w:val="Akapitzlist"/>
        <w:numPr>
          <w:ilvl w:val="0"/>
          <w:numId w:val="100"/>
        </w:numPr>
        <w:rPr>
          <w:rFonts w:cstheme="minorHAnsi"/>
          <w:szCs w:val="22"/>
        </w:rPr>
      </w:pPr>
      <w:r w:rsidRPr="00F56531">
        <w:rPr>
          <w:rFonts w:cstheme="minorHAnsi"/>
          <w:szCs w:val="22"/>
        </w:rPr>
        <w:t xml:space="preserve">All: </w:t>
      </w:r>
    </w:p>
    <w:p w14:paraId="68AD8CF5" w14:textId="77777777" w:rsidR="00BB7B18" w:rsidRPr="00F56531" w:rsidRDefault="00BB7B18">
      <w:pPr>
        <w:pStyle w:val="Akapitzlist"/>
        <w:numPr>
          <w:ilvl w:val="1"/>
          <w:numId w:val="100"/>
        </w:numPr>
        <w:rPr>
          <w:rFonts w:cstheme="minorHAnsi"/>
          <w:szCs w:val="22"/>
        </w:rPr>
      </w:pPr>
      <w:r w:rsidRPr="00F56531">
        <w:rPr>
          <w:rStyle w:val="Pogrubienie"/>
          <w:rFonts w:cstheme="minorHAnsi"/>
          <w:b w:val="0"/>
          <w:bCs w:val="0"/>
          <w:szCs w:val="22"/>
        </w:rPr>
        <w:t>Ps 1st Disco Set - Ds MFET</w:t>
      </w:r>
      <w:r w:rsidRPr="00F56531">
        <w:rPr>
          <w:rFonts w:cstheme="minorHAnsi"/>
          <w:szCs w:val="22"/>
        </w:rPr>
        <w:t xml:space="preserve"> has changed</w:t>
      </w:r>
    </w:p>
    <w:p w14:paraId="65057CCD" w14:textId="77777777" w:rsidR="00BB7B18" w:rsidRPr="00F56531" w:rsidRDefault="00BB7B18">
      <w:pPr>
        <w:pStyle w:val="Akapitzlist"/>
        <w:numPr>
          <w:ilvl w:val="1"/>
          <w:numId w:val="100"/>
        </w:numPr>
        <w:rPr>
          <w:rFonts w:cstheme="minorHAnsi"/>
          <w:szCs w:val="22"/>
        </w:rPr>
      </w:pPr>
      <w:r w:rsidRPr="00F56531">
        <w:rPr>
          <w:rStyle w:val="Pogrubienie"/>
          <w:rFonts w:cstheme="minorHAnsi"/>
          <w:b w:val="0"/>
          <w:bCs w:val="0"/>
          <w:szCs w:val="22"/>
        </w:rPr>
        <w:t>Ps 1st Disco Set - Ds MFET</w:t>
      </w:r>
      <w:r w:rsidRPr="00F56531">
        <w:rPr>
          <w:rFonts w:cstheme="minorHAnsi"/>
          <w:szCs w:val="22"/>
        </w:rPr>
        <w:t xml:space="preserve"> is not empty</w:t>
      </w:r>
    </w:p>
    <w:p w14:paraId="1E91B099" w14:textId="77777777" w:rsidR="00BB7B18" w:rsidRPr="00F56531" w:rsidRDefault="00BB7B18">
      <w:pPr>
        <w:pStyle w:val="Akapitzlist"/>
        <w:numPr>
          <w:ilvl w:val="1"/>
          <w:numId w:val="100"/>
        </w:numPr>
        <w:rPr>
          <w:rFonts w:cstheme="minorHAnsi"/>
          <w:szCs w:val="22"/>
        </w:rPr>
      </w:pPr>
      <w:r w:rsidRPr="00F56531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F56531">
        <w:rPr>
          <w:rFonts w:cstheme="minorHAnsi"/>
          <w:szCs w:val="22"/>
        </w:rPr>
        <w:t xml:space="preserve"> is </w:t>
      </w:r>
      <w:r w:rsidRPr="00F56531">
        <w:rPr>
          <w:rStyle w:val="Uwydatnienie"/>
          <w:rFonts w:asciiTheme="minorHAnsi" w:hAnsiTheme="minorHAnsi" w:cstheme="minorHAnsi"/>
          <w:szCs w:val="22"/>
        </w:rPr>
        <w:t>0</w:t>
      </w:r>
    </w:p>
    <w:p w14:paraId="20D7D703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136044A4" w14:textId="77777777" w:rsidR="00BB7B18" w:rsidRPr="00F56531" w:rsidRDefault="00BB7B18">
      <w:pPr>
        <w:pStyle w:val="Akapitzlist"/>
        <w:numPr>
          <w:ilvl w:val="0"/>
          <w:numId w:val="100"/>
        </w:numPr>
        <w:rPr>
          <w:rFonts w:cstheme="minorHAnsi"/>
          <w:szCs w:val="22"/>
        </w:rPr>
      </w:pPr>
      <w:r w:rsidRPr="00F56531">
        <w:rPr>
          <w:rFonts w:cstheme="minorHAnsi"/>
          <w:szCs w:val="22"/>
        </w:rPr>
        <w:t>send email template "Response to MFET Disco - 1st Set" to OPPOSING_COUNSEL_EMAIL</w:t>
      </w:r>
    </w:p>
    <w:p w14:paraId="6F36040B" w14:textId="77777777" w:rsidR="00BB7B18" w:rsidRPr="00F56531" w:rsidRDefault="00BB7B18">
      <w:pPr>
        <w:pStyle w:val="Akapitzlist"/>
        <w:numPr>
          <w:ilvl w:val="0"/>
          <w:numId w:val="100"/>
        </w:numPr>
        <w:rPr>
          <w:rFonts w:cstheme="minorHAnsi"/>
          <w:szCs w:val="22"/>
        </w:rPr>
      </w:pPr>
      <w:r w:rsidRPr="00F56531">
        <w:rPr>
          <w:rFonts w:cstheme="minorHAnsi"/>
          <w:szCs w:val="22"/>
        </w:rPr>
        <w:t>create task for Scheduling Team - Hearings to "Reach out to OC in for Agreed Order (no more than 30 days); if not sent for hearing ASAP"</w:t>
      </w:r>
    </w:p>
    <w:p w14:paraId="06460A3E" w14:textId="77777777" w:rsidR="00BB7B18" w:rsidRPr="00F56531" w:rsidRDefault="00BB7B18">
      <w:pPr>
        <w:pStyle w:val="Akapitzlist"/>
        <w:numPr>
          <w:ilvl w:val="0"/>
          <w:numId w:val="100"/>
        </w:numPr>
        <w:rPr>
          <w:rFonts w:cstheme="minorHAnsi"/>
          <w:szCs w:val="22"/>
        </w:rPr>
      </w:pPr>
      <w:r w:rsidRPr="00F56531">
        <w:rPr>
          <w:rFonts w:cstheme="minorHAnsi"/>
          <w:szCs w:val="22"/>
        </w:rPr>
        <w:t xml:space="preserve">Set Plaintiff Discovery Status to 1st Disco Set - Ds MFET </w:t>
      </w:r>
    </w:p>
    <w:p w14:paraId="4803A3E5" w14:textId="26B51538" w:rsidR="00BB7B18" w:rsidRPr="00BB7B18" w:rsidRDefault="00BB7B18" w:rsidP="00F56531">
      <w:pPr>
        <w:pStyle w:val="DBH3"/>
      </w:pPr>
      <w:bookmarkStart w:id="228" w:name="_Toc130299822"/>
      <w:r w:rsidRPr="00BB7B18">
        <w:t>Ps 1st Disco Set - Ds MFET Hearing date changed</w:t>
      </w:r>
      <w:bookmarkEnd w:id="228"/>
    </w:p>
    <w:p w14:paraId="4EB36AF2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541AAF30" w14:textId="77777777" w:rsidR="00BB7B18" w:rsidRPr="00F56531" w:rsidRDefault="00BB7B18">
      <w:pPr>
        <w:pStyle w:val="Akapitzlist"/>
        <w:numPr>
          <w:ilvl w:val="0"/>
          <w:numId w:val="101"/>
        </w:numPr>
        <w:rPr>
          <w:rFonts w:cstheme="minorHAnsi"/>
          <w:szCs w:val="22"/>
        </w:rPr>
      </w:pPr>
      <w:r w:rsidRPr="00F56531">
        <w:rPr>
          <w:rFonts w:cstheme="minorHAnsi"/>
          <w:szCs w:val="22"/>
        </w:rPr>
        <w:t xml:space="preserve">All: </w:t>
      </w:r>
    </w:p>
    <w:p w14:paraId="1EBFA625" w14:textId="77777777" w:rsidR="00BB7B18" w:rsidRPr="00F56531" w:rsidRDefault="00BB7B18">
      <w:pPr>
        <w:pStyle w:val="Akapitzlist"/>
        <w:numPr>
          <w:ilvl w:val="1"/>
          <w:numId w:val="101"/>
        </w:numPr>
        <w:rPr>
          <w:rFonts w:cstheme="minorHAnsi"/>
          <w:szCs w:val="22"/>
        </w:rPr>
      </w:pPr>
      <w:r w:rsidRPr="00F56531">
        <w:rPr>
          <w:rStyle w:val="Pogrubienie"/>
          <w:rFonts w:cstheme="minorHAnsi"/>
          <w:b w:val="0"/>
          <w:bCs w:val="0"/>
          <w:szCs w:val="22"/>
        </w:rPr>
        <w:t>Ps 1st Disco Set - Ds MFET Hearing</w:t>
      </w:r>
      <w:r w:rsidRPr="00F56531">
        <w:rPr>
          <w:rFonts w:cstheme="minorHAnsi"/>
          <w:szCs w:val="22"/>
        </w:rPr>
        <w:t xml:space="preserve"> has changed</w:t>
      </w:r>
    </w:p>
    <w:p w14:paraId="3955ADE3" w14:textId="77777777" w:rsidR="00BB7B18" w:rsidRPr="00F56531" w:rsidRDefault="00BB7B18">
      <w:pPr>
        <w:pStyle w:val="Akapitzlist"/>
        <w:numPr>
          <w:ilvl w:val="1"/>
          <w:numId w:val="101"/>
        </w:numPr>
        <w:rPr>
          <w:rFonts w:cstheme="minorHAnsi"/>
          <w:szCs w:val="22"/>
        </w:rPr>
      </w:pPr>
      <w:r w:rsidRPr="00F56531">
        <w:rPr>
          <w:rStyle w:val="Pogrubienie"/>
          <w:rFonts w:cstheme="minorHAnsi"/>
          <w:b w:val="0"/>
          <w:bCs w:val="0"/>
          <w:szCs w:val="22"/>
        </w:rPr>
        <w:t>Ps 1st Disco Set - Ds MFET Hearing</w:t>
      </w:r>
      <w:r w:rsidRPr="00F56531">
        <w:rPr>
          <w:rFonts w:cstheme="minorHAnsi"/>
          <w:szCs w:val="22"/>
        </w:rPr>
        <w:t xml:space="preserve"> is not empty</w:t>
      </w:r>
    </w:p>
    <w:p w14:paraId="26FCAC24" w14:textId="77777777" w:rsidR="00BB7B18" w:rsidRPr="00F56531" w:rsidRDefault="00BB7B18">
      <w:pPr>
        <w:pStyle w:val="Akapitzlist"/>
        <w:numPr>
          <w:ilvl w:val="1"/>
          <w:numId w:val="101"/>
        </w:numPr>
        <w:rPr>
          <w:rFonts w:cstheme="minorHAnsi"/>
          <w:szCs w:val="22"/>
        </w:rPr>
      </w:pPr>
      <w:r w:rsidRPr="00F56531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F56531">
        <w:rPr>
          <w:rFonts w:cstheme="minorHAnsi"/>
          <w:szCs w:val="22"/>
        </w:rPr>
        <w:t xml:space="preserve"> is </w:t>
      </w:r>
      <w:r w:rsidRPr="00F56531">
        <w:rPr>
          <w:rStyle w:val="Uwydatnienie"/>
          <w:rFonts w:asciiTheme="minorHAnsi" w:hAnsiTheme="minorHAnsi" w:cstheme="minorHAnsi"/>
          <w:szCs w:val="22"/>
        </w:rPr>
        <w:t>0</w:t>
      </w:r>
    </w:p>
    <w:p w14:paraId="1FCB6D69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5A3111E9" w14:textId="77777777" w:rsidR="00BB7B18" w:rsidRPr="00F56531" w:rsidRDefault="00BB7B18">
      <w:pPr>
        <w:pStyle w:val="Akapitzlist"/>
        <w:numPr>
          <w:ilvl w:val="0"/>
          <w:numId w:val="101"/>
        </w:numPr>
        <w:rPr>
          <w:rFonts w:cstheme="minorHAnsi"/>
          <w:szCs w:val="22"/>
        </w:rPr>
      </w:pPr>
      <w:r w:rsidRPr="00F56531">
        <w:rPr>
          <w:rFonts w:cstheme="minorHAnsi"/>
          <w:szCs w:val="22"/>
        </w:rPr>
        <w:t>set Plaintiff Discovery Status to 1st Disco Set - Ds MFET Hearing Set</w:t>
      </w:r>
    </w:p>
    <w:p w14:paraId="2788FD66" w14:textId="77777777" w:rsidR="00BB7B18" w:rsidRPr="00F56531" w:rsidRDefault="00BB7B18">
      <w:pPr>
        <w:pStyle w:val="Akapitzlist"/>
        <w:numPr>
          <w:ilvl w:val="0"/>
          <w:numId w:val="101"/>
        </w:numPr>
        <w:rPr>
          <w:rFonts w:cstheme="minorHAnsi"/>
          <w:szCs w:val="22"/>
        </w:rPr>
      </w:pPr>
      <w:r w:rsidRPr="00F56531">
        <w:rPr>
          <w:rFonts w:cstheme="minorHAnsi"/>
          <w:szCs w:val="22"/>
        </w:rPr>
        <w:t xml:space="preserve">create calendar event to Assigned and Case Manager "Ds MFET Hearing re: 1st Disco Set in" </w:t>
      </w:r>
    </w:p>
    <w:p w14:paraId="4D6DFF28" w14:textId="6FF2753E" w:rsidR="00BB7B18" w:rsidRPr="00BB7B18" w:rsidRDefault="00BB7B18" w:rsidP="00F56531">
      <w:pPr>
        <w:pStyle w:val="DBH3"/>
      </w:pPr>
      <w:bookmarkStart w:id="229" w:name="_Toc130299823"/>
      <w:r w:rsidRPr="00BB7B18">
        <w:lastRenderedPageBreak/>
        <w:t>Ps 1st Disco Set - Response Received changed</w:t>
      </w:r>
      <w:bookmarkEnd w:id="229"/>
    </w:p>
    <w:p w14:paraId="0FE277DA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7E1CA342" w14:textId="77777777" w:rsidR="00BB7B18" w:rsidRPr="00D95B80" w:rsidRDefault="00BB7B18">
      <w:pPr>
        <w:pStyle w:val="Akapitzlist"/>
        <w:numPr>
          <w:ilvl w:val="0"/>
          <w:numId w:val="102"/>
        </w:numPr>
        <w:rPr>
          <w:rFonts w:cstheme="minorHAnsi"/>
          <w:szCs w:val="22"/>
        </w:rPr>
      </w:pPr>
      <w:r w:rsidRPr="00D95B80">
        <w:rPr>
          <w:rFonts w:cstheme="minorHAnsi"/>
          <w:szCs w:val="22"/>
        </w:rPr>
        <w:t xml:space="preserve">All: </w:t>
      </w:r>
    </w:p>
    <w:p w14:paraId="2BB01C9B" w14:textId="77777777" w:rsidR="00BB7B18" w:rsidRPr="00D95B80" w:rsidRDefault="00BB7B18">
      <w:pPr>
        <w:pStyle w:val="Akapitzlist"/>
        <w:numPr>
          <w:ilvl w:val="0"/>
          <w:numId w:val="103"/>
        </w:numPr>
        <w:rPr>
          <w:rFonts w:cstheme="minorHAnsi"/>
          <w:szCs w:val="22"/>
        </w:rPr>
      </w:pPr>
      <w:r w:rsidRPr="00D95B80">
        <w:rPr>
          <w:rStyle w:val="Pogrubienie"/>
          <w:rFonts w:cstheme="minorHAnsi"/>
          <w:b w:val="0"/>
          <w:bCs w:val="0"/>
          <w:szCs w:val="22"/>
        </w:rPr>
        <w:t>Ps 1st Disco Set - Response Received</w:t>
      </w:r>
      <w:r w:rsidRPr="00D95B80">
        <w:rPr>
          <w:rFonts w:cstheme="minorHAnsi"/>
          <w:szCs w:val="22"/>
        </w:rPr>
        <w:t xml:space="preserve"> has changed</w:t>
      </w:r>
    </w:p>
    <w:p w14:paraId="1E462314" w14:textId="77777777" w:rsidR="00BB7B18" w:rsidRPr="00D95B80" w:rsidRDefault="00BB7B18">
      <w:pPr>
        <w:pStyle w:val="Akapitzlist"/>
        <w:numPr>
          <w:ilvl w:val="0"/>
          <w:numId w:val="103"/>
        </w:numPr>
        <w:rPr>
          <w:rFonts w:cstheme="minorHAnsi"/>
          <w:szCs w:val="22"/>
        </w:rPr>
      </w:pPr>
      <w:r w:rsidRPr="00D95B80">
        <w:rPr>
          <w:rStyle w:val="Pogrubienie"/>
          <w:rFonts w:cstheme="minorHAnsi"/>
          <w:b w:val="0"/>
          <w:bCs w:val="0"/>
          <w:szCs w:val="22"/>
        </w:rPr>
        <w:t>Ps 1st Disco Set - Response Received</w:t>
      </w:r>
      <w:r w:rsidRPr="00D95B80">
        <w:rPr>
          <w:rFonts w:cstheme="minorHAnsi"/>
          <w:szCs w:val="22"/>
        </w:rPr>
        <w:t xml:space="preserve"> is not empty</w:t>
      </w:r>
    </w:p>
    <w:p w14:paraId="03BC75A9" w14:textId="77777777" w:rsidR="00BB7B18" w:rsidRPr="00D95B80" w:rsidRDefault="00BB7B18">
      <w:pPr>
        <w:pStyle w:val="Akapitzlist"/>
        <w:numPr>
          <w:ilvl w:val="0"/>
          <w:numId w:val="103"/>
        </w:numPr>
        <w:rPr>
          <w:rFonts w:cstheme="minorHAnsi"/>
          <w:szCs w:val="22"/>
        </w:rPr>
      </w:pPr>
      <w:r w:rsidRPr="00D95B80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D95B80">
        <w:rPr>
          <w:rFonts w:cstheme="minorHAnsi"/>
          <w:szCs w:val="22"/>
        </w:rPr>
        <w:t xml:space="preserve"> is </w:t>
      </w:r>
      <w:r w:rsidRPr="00D95B80">
        <w:rPr>
          <w:rStyle w:val="Uwydatnienie"/>
          <w:rFonts w:asciiTheme="minorHAnsi" w:hAnsiTheme="minorHAnsi" w:cstheme="minorHAnsi"/>
          <w:szCs w:val="22"/>
        </w:rPr>
        <w:t>0</w:t>
      </w:r>
    </w:p>
    <w:p w14:paraId="77529DAA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37778C8D" w14:textId="77777777" w:rsidR="00BB7B18" w:rsidRPr="00D95B80" w:rsidRDefault="00BB7B18">
      <w:pPr>
        <w:pStyle w:val="Akapitzlist"/>
        <w:numPr>
          <w:ilvl w:val="0"/>
          <w:numId w:val="104"/>
        </w:numPr>
        <w:rPr>
          <w:rFonts w:cstheme="minorHAnsi"/>
          <w:szCs w:val="22"/>
        </w:rPr>
      </w:pPr>
      <w:r w:rsidRPr="00D95B80">
        <w:rPr>
          <w:rFonts w:cstheme="minorHAnsi"/>
          <w:szCs w:val="22"/>
        </w:rPr>
        <w:t>Set Plaintiff Discovery Status to 1st Disco Set - Response Received</w:t>
      </w:r>
    </w:p>
    <w:p w14:paraId="0057D891" w14:textId="77777777" w:rsidR="00BB7B18" w:rsidRPr="00D95B80" w:rsidRDefault="00BB7B18">
      <w:pPr>
        <w:pStyle w:val="Akapitzlist"/>
        <w:numPr>
          <w:ilvl w:val="0"/>
          <w:numId w:val="104"/>
        </w:numPr>
        <w:rPr>
          <w:rFonts w:cstheme="minorHAnsi"/>
          <w:szCs w:val="22"/>
        </w:rPr>
      </w:pPr>
      <w:r w:rsidRPr="00D95B80">
        <w:rPr>
          <w:rFonts w:cstheme="minorHAnsi"/>
          <w:szCs w:val="22"/>
        </w:rPr>
        <w:t xml:space="preserve">create task for Attorney(User) to "Review Discovery Responses to 1st Set of Discovery" </w:t>
      </w:r>
    </w:p>
    <w:p w14:paraId="451BCFE6" w14:textId="353914E2" w:rsidR="00BB7B18" w:rsidRPr="00BB7B18" w:rsidRDefault="00BB7B18" w:rsidP="00D95B80">
      <w:pPr>
        <w:pStyle w:val="DBH3"/>
      </w:pPr>
      <w:bookmarkStart w:id="230" w:name="_Toc130299824"/>
      <w:r w:rsidRPr="00BB7B18">
        <w:t>Ps 2nd Disco Set - Agreed Due Date changed</w:t>
      </w:r>
      <w:bookmarkEnd w:id="230"/>
    </w:p>
    <w:p w14:paraId="57037E40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3C0F415B" w14:textId="77777777" w:rsidR="00BB7B18" w:rsidRPr="00D95B80" w:rsidRDefault="00BB7B18">
      <w:pPr>
        <w:pStyle w:val="Akapitzlist"/>
        <w:numPr>
          <w:ilvl w:val="0"/>
          <w:numId w:val="105"/>
        </w:numPr>
        <w:rPr>
          <w:rFonts w:cstheme="minorHAnsi"/>
          <w:szCs w:val="22"/>
        </w:rPr>
      </w:pPr>
      <w:r w:rsidRPr="00D95B80">
        <w:rPr>
          <w:rFonts w:cstheme="minorHAnsi"/>
          <w:szCs w:val="22"/>
        </w:rPr>
        <w:t xml:space="preserve">All: </w:t>
      </w:r>
    </w:p>
    <w:p w14:paraId="304B0D50" w14:textId="77777777" w:rsidR="00BB7B18" w:rsidRPr="00D95B80" w:rsidRDefault="00BB7B18">
      <w:pPr>
        <w:pStyle w:val="Akapitzlist"/>
        <w:numPr>
          <w:ilvl w:val="1"/>
          <w:numId w:val="105"/>
        </w:numPr>
        <w:rPr>
          <w:rFonts w:cstheme="minorHAnsi"/>
          <w:szCs w:val="22"/>
        </w:rPr>
      </w:pPr>
      <w:r w:rsidRPr="00D95B80">
        <w:rPr>
          <w:rStyle w:val="Pogrubienie"/>
          <w:rFonts w:cstheme="minorHAnsi"/>
          <w:b w:val="0"/>
          <w:bCs w:val="0"/>
          <w:szCs w:val="22"/>
        </w:rPr>
        <w:t>Ps 2nd Disco Set - Agreed Due Date</w:t>
      </w:r>
      <w:r w:rsidRPr="00D95B80">
        <w:rPr>
          <w:rFonts w:cstheme="minorHAnsi"/>
          <w:szCs w:val="22"/>
        </w:rPr>
        <w:t xml:space="preserve"> has changed</w:t>
      </w:r>
    </w:p>
    <w:p w14:paraId="4A4A73F4" w14:textId="77777777" w:rsidR="00BB7B18" w:rsidRPr="00D95B80" w:rsidRDefault="00BB7B18">
      <w:pPr>
        <w:pStyle w:val="Akapitzlist"/>
        <w:numPr>
          <w:ilvl w:val="1"/>
          <w:numId w:val="105"/>
        </w:numPr>
        <w:rPr>
          <w:rFonts w:cstheme="minorHAnsi"/>
          <w:szCs w:val="22"/>
        </w:rPr>
      </w:pPr>
      <w:r w:rsidRPr="00D95B80">
        <w:rPr>
          <w:rStyle w:val="Pogrubienie"/>
          <w:rFonts w:cstheme="minorHAnsi"/>
          <w:b w:val="0"/>
          <w:bCs w:val="0"/>
          <w:szCs w:val="22"/>
        </w:rPr>
        <w:t>Ps 2nd Disco Set - Agreed Due Date</w:t>
      </w:r>
      <w:r w:rsidRPr="00D95B80">
        <w:rPr>
          <w:rFonts w:cstheme="minorHAnsi"/>
          <w:szCs w:val="22"/>
        </w:rPr>
        <w:t xml:space="preserve"> is not empty</w:t>
      </w:r>
    </w:p>
    <w:p w14:paraId="254F32D5" w14:textId="77777777" w:rsidR="00BB7B18" w:rsidRPr="00D95B80" w:rsidRDefault="00BB7B18">
      <w:pPr>
        <w:pStyle w:val="Akapitzlist"/>
        <w:numPr>
          <w:ilvl w:val="1"/>
          <w:numId w:val="105"/>
        </w:numPr>
        <w:rPr>
          <w:rFonts w:cstheme="minorHAnsi"/>
          <w:szCs w:val="22"/>
        </w:rPr>
      </w:pPr>
      <w:r w:rsidRPr="00D95B80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D95B80">
        <w:rPr>
          <w:rFonts w:cstheme="minorHAnsi"/>
          <w:szCs w:val="22"/>
        </w:rPr>
        <w:t xml:space="preserve"> is </w:t>
      </w:r>
      <w:r w:rsidRPr="00D95B80">
        <w:rPr>
          <w:rStyle w:val="Uwydatnienie"/>
          <w:rFonts w:asciiTheme="minorHAnsi" w:hAnsiTheme="minorHAnsi" w:cstheme="minorHAnsi"/>
          <w:szCs w:val="22"/>
        </w:rPr>
        <w:t>0</w:t>
      </w:r>
    </w:p>
    <w:p w14:paraId="2B42A77B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371FEEA7" w14:textId="77777777" w:rsidR="00BB7B18" w:rsidRPr="00D95B80" w:rsidRDefault="00BB7B18">
      <w:pPr>
        <w:pStyle w:val="Akapitzlist"/>
        <w:numPr>
          <w:ilvl w:val="0"/>
          <w:numId w:val="106"/>
        </w:numPr>
        <w:rPr>
          <w:rFonts w:cstheme="minorHAnsi"/>
          <w:szCs w:val="22"/>
        </w:rPr>
      </w:pPr>
      <w:r w:rsidRPr="00D95B80">
        <w:rPr>
          <w:rFonts w:cstheme="minorHAnsi"/>
          <w:szCs w:val="22"/>
        </w:rPr>
        <w:t xml:space="preserve">Set Plaintiff Discovery Status to to 2nd Disco Set - Ds MFET Agreed Extenstion </w:t>
      </w:r>
    </w:p>
    <w:p w14:paraId="5F1355C2" w14:textId="46C24869" w:rsidR="00BB7B18" w:rsidRPr="00BB7B18" w:rsidRDefault="00BB7B18" w:rsidP="00D95B80">
      <w:pPr>
        <w:pStyle w:val="DBH3"/>
      </w:pPr>
      <w:bookmarkStart w:id="231" w:name="_Toc130299825"/>
      <w:r w:rsidRPr="00BB7B18">
        <w:t>Ps 2nd Disco Set - Ds MFET date changed</w:t>
      </w:r>
      <w:bookmarkEnd w:id="231"/>
    </w:p>
    <w:p w14:paraId="03CDCC32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091F500B" w14:textId="77777777" w:rsidR="00BB7B18" w:rsidRPr="00D95B80" w:rsidRDefault="00BB7B18">
      <w:pPr>
        <w:pStyle w:val="Akapitzlist"/>
        <w:numPr>
          <w:ilvl w:val="0"/>
          <w:numId w:val="106"/>
        </w:numPr>
        <w:rPr>
          <w:rFonts w:cstheme="minorHAnsi"/>
          <w:szCs w:val="22"/>
        </w:rPr>
      </w:pPr>
      <w:r w:rsidRPr="00D95B80">
        <w:rPr>
          <w:rFonts w:cstheme="minorHAnsi"/>
          <w:szCs w:val="22"/>
        </w:rPr>
        <w:t xml:space="preserve">All: </w:t>
      </w:r>
    </w:p>
    <w:p w14:paraId="114E5A1D" w14:textId="77777777" w:rsidR="00BB7B18" w:rsidRPr="00D95B80" w:rsidRDefault="00BB7B18">
      <w:pPr>
        <w:pStyle w:val="Akapitzlist"/>
        <w:numPr>
          <w:ilvl w:val="1"/>
          <w:numId w:val="106"/>
        </w:numPr>
        <w:rPr>
          <w:rFonts w:cstheme="minorHAnsi"/>
          <w:szCs w:val="22"/>
        </w:rPr>
      </w:pPr>
      <w:r w:rsidRPr="00D95B80">
        <w:rPr>
          <w:rStyle w:val="Pogrubienie"/>
          <w:rFonts w:cstheme="minorHAnsi"/>
          <w:b w:val="0"/>
          <w:bCs w:val="0"/>
          <w:szCs w:val="22"/>
        </w:rPr>
        <w:t>Ps 2nd Disco Set - Ds MFET</w:t>
      </w:r>
      <w:r w:rsidRPr="00D95B80">
        <w:rPr>
          <w:rFonts w:cstheme="minorHAnsi"/>
          <w:szCs w:val="22"/>
        </w:rPr>
        <w:t xml:space="preserve"> has changed</w:t>
      </w:r>
    </w:p>
    <w:p w14:paraId="05E3D325" w14:textId="77777777" w:rsidR="00BB7B18" w:rsidRPr="00D95B80" w:rsidRDefault="00BB7B18">
      <w:pPr>
        <w:pStyle w:val="Akapitzlist"/>
        <w:numPr>
          <w:ilvl w:val="1"/>
          <w:numId w:val="106"/>
        </w:numPr>
        <w:rPr>
          <w:rFonts w:cstheme="minorHAnsi"/>
          <w:szCs w:val="22"/>
        </w:rPr>
      </w:pPr>
      <w:r w:rsidRPr="00D95B80">
        <w:rPr>
          <w:rStyle w:val="Pogrubienie"/>
          <w:rFonts w:cstheme="minorHAnsi"/>
          <w:b w:val="0"/>
          <w:bCs w:val="0"/>
          <w:szCs w:val="22"/>
        </w:rPr>
        <w:t>Ps 2nd Disco Set - Ds MFET</w:t>
      </w:r>
      <w:r w:rsidRPr="00D95B80">
        <w:rPr>
          <w:rFonts w:cstheme="minorHAnsi"/>
          <w:szCs w:val="22"/>
        </w:rPr>
        <w:t xml:space="preserve"> is not empty</w:t>
      </w:r>
    </w:p>
    <w:p w14:paraId="1027E64C" w14:textId="77777777" w:rsidR="00BB7B18" w:rsidRPr="00D95B80" w:rsidRDefault="00BB7B18">
      <w:pPr>
        <w:pStyle w:val="Akapitzlist"/>
        <w:numPr>
          <w:ilvl w:val="1"/>
          <w:numId w:val="106"/>
        </w:numPr>
        <w:rPr>
          <w:rFonts w:cstheme="minorHAnsi"/>
          <w:szCs w:val="22"/>
        </w:rPr>
      </w:pPr>
      <w:r w:rsidRPr="00D95B80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D95B80">
        <w:rPr>
          <w:rFonts w:cstheme="minorHAnsi"/>
          <w:szCs w:val="22"/>
        </w:rPr>
        <w:t xml:space="preserve"> is </w:t>
      </w:r>
      <w:r w:rsidRPr="00D95B80">
        <w:rPr>
          <w:rStyle w:val="Uwydatnienie"/>
          <w:rFonts w:asciiTheme="minorHAnsi" w:hAnsiTheme="minorHAnsi" w:cstheme="minorHAnsi"/>
          <w:szCs w:val="22"/>
        </w:rPr>
        <w:t>0</w:t>
      </w:r>
    </w:p>
    <w:p w14:paraId="429BA2D7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67C2E234" w14:textId="77777777" w:rsidR="00BB7B18" w:rsidRPr="00D95B80" w:rsidRDefault="00BB7B18">
      <w:pPr>
        <w:pStyle w:val="Akapitzlist"/>
        <w:numPr>
          <w:ilvl w:val="0"/>
          <w:numId w:val="106"/>
        </w:numPr>
        <w:rPr>
          <w:rFonts w:cstheme="minorHAnsi"/>
          <w:szCs w:val="22"/>
        </w:rPr>
      </w:pPr>
      <w:r w:rsidRPr="00D95B80">
        <w:rPr>
          <w:rFonts w:cstheme="minorHAnsi"/>
          <w:szCs w:val="22"/>
        </w:rPr>
        <w:t>send email template "Response to MFET Disco - 2nd Set" to OPPOSING_COUNSEL_EMAIL</w:t>
      </w:r>
    </w:p>
    <w:p w14:paraId="3A6CC566" w14:textId="77777777" w:rsidR="00BB7B18" w:rsidRPr="00D95B80" w:rsidRDefault="00BB7B18">
      <w:pPr>
        <w:pStyle w:val="Akapitzlist"/>
        <w:numPr>
          <w:ilvl w:val="0"/>
          <w:numId w:val="106"/>
        </w:numPr>
        <w:rPr>
          <w:rFonts w:cstheme="minorHAnsi"/>
          <w:szCs w:val="22"/>
        </w:rPr>
      </w:pPr>
      <w:r w:rsidRPr="00D95B80">
        <w:rPr>
          <w:rFonts w:cstheme="minorHAnsi"/>
          <w:szCs w:val="22"/>
        </w:rPr>
        <w:t xml:space="preserve">create task for Scheduling Team - Hearings to "Reach out to OC in for Agreed Order (no more than 30 days); if not sent for hearing ASAP" </w:t>
      </w:r>
    </w:p>
    <w:p w14:paraId="79DDB218" w14:textId="462BB349" w:rsidR="00BB7B18" w:rsidRPr="00BB7B18" w:rsidRDefault="00BB7B18" w:rsidP="00D95B80">
      <w:pPr>
        <w:pStyle w:val="DBH3"/>
      </w:pPr>
      <w:bookmarkStart w:id="232" w:name="_Toc130299826"/>
      <w:r w:rsidRPr="00BB7B18">
        <w:t>Ps 2nd Disco Set - Ds MFET Hearing date changed</w:t>
      </w:r>
      <w:bookmarkEnd w:id="232"/>
    </w:p>
    <w:p w14:paraId="49062CF8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0CF7EF74" w14:textId="77777777" w:rsidR="00BB7B18" w:rsidRPr="00D95B80" w:rsidRDefault="00BB7B18">
      <w:pPr>
        <w:pStyle w:val="Akapitzlist"/>
        <w:numPr>
          <w:ilvl w:val="0"/>
          <w:numId w:val="107"/>
        </w:numPr>
        <w:rPr>
          <w:rFonts w:cstheme="minorHAnsi"/>
          <w:szCs w:val="22"/>
        </w:rPr>
      </w:pPr>
      <w:r w:rsidRPr="00D95B80">
        <w:rPr>
          <w:rFonts w:cstheme="minorHAnsi"/>
          <w:szCs w:val="22"/>
        </w:rPr>
        <w:t xml:space="preserve">All: </w:t>
      </w:r>
    </w:p>
    <w:p w14:paraId="1EA9E1F3" w14:textId="77777777" w:rsidR="00BB7B18" w:rsidRPr="00D95B80" w:rsidRDefault="00BB7B18">
      <w:pPr>
        <w:pStyle w:val="Akapitzlist"/>
        <w:numPr>
          <w:ilvl w:val="1"/>
          <w:numId w:val="107"/>
        </w:numPr>
        <w:rPr>
          <w:rFonts w:cstheme="minorHAnsi"/>
          <w:szCs w:val="22"/>
        </w:rPr>
      </w:pPr>
      <w:r w:rsidRPr="00D95B80">
        <w:rPr>
          <w:rStyle w:val="Pogrubienie"/>
          <w:rFonts w:cstheme="minorHAnsi"/>
          <w:b w:val="0"/>
          <w:bCs w:val="0"/>
          <w:szCs w:val="22"/>
        </w:rPr>
        <w:lastRenderedPageBreak/>
        <w:t>Ps 2nd Disco Set - Ds MFET Hearing</w:t>
      </w:r>
      <w:r w:rsidRPr="00D95B80">
        <w:rPr>
          <w:rFonts w:cstheme="minorHAnsi"/>
          <w:szCs w:val="22"/>
        </w:rPr>
        <w:t xml:space="preserve"> has changed</w:t>
      </w:r>
    </w:p>
    <w:p w14:paraId="764DF294" w14:textId="77777777" w:rsidR="00BB7B18" w:rsidRPr="00D95B80" w:rsidRDefault="00BB7B18">
      <w:pPr>
        <w:pStyle w:val="Akapitzlist"/>
        <w:numPr>
          <w:ilvl w:val="1"/>
          <w:numId w:val="107"/>
        </w:numPr>
        <w:rPr>
          <w:rFonts w:cstheme="minorHAnsi"/>
          <w:szCs w:val="22"/>
        </w:rPr>
      </w:pPr>
      <w:r w:rsidRPr="00D95B80">
        <w:rPr>
          <w:rStyle w:val="Pogrubienie"/>
          <w:rFonts w:cstheme="minorHAnsi"/>
          <w:b w:val="0"/>
          <w:bCs w:val="0"/>
          <w:szCs w:val="22"/>
        </w:rPr>
        <w:t>Ps 2nd Disco Set - Ds MFET Hearing</w:t>
      </w:r>
      <w:r w:rsidRPr="00D95B80">
        <w:rPr>
          <w:rFonts w:cstheme="minorHAnsi"/>
          <w:szCs w:val="22"/>
        </w:rPr>
        <w:t xml:space="preserve"> is not empty</w:t>
      </w:r>
    </w:p>
    <w:p w14:paraId="276006A9" w14:textId="77777777" w:rsidR="00BB7B18" w:rsidRPr="00D95B80" w:rsidRDefault="00BB7B18">
      <w:pPr>
        <w:pStyle w:val="Akapitzlist"/>
        <w:numPr>
          <w:ilvl w:val="1"/>
          <w:numId w:val="107"/>
        </w:numPr>
        <w:rPr>
          <w:rFonts w:cstheme="minorHAnsi"/>
          <w:szCs w:val="22"/>
        </w:rPr>
      </w:pPr>
      <w:r w:rsidRPr="00D95B80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D95B80">
        <w:rPr>
          <w:rFonts w:cstheme="minorHAnsi"/>
          <w:szCs w:val="22"/>
        </w:rPr>
        <w:t xml:space="preserve"> is </w:t>
      </w:r>
      <w:r w:rsidRPr="00D95B80">
        <w:rPr>
          <w:rStyle w:val="Uwydatnienie"/>
          <w:rFonts w:asciiTheme="minorHAnsi" w:hAnsiTheme="minorHAnsi" w:cstheme="minorHAnsi"/>
          <w:szCs w:val="22"/>
        </w:rPr>
        <w:t>0</w:t>
      </w:r>
    </w:p>
    <w:p w14:paraId="6A77E9D9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1553149C" w14:textId="77777777" w:rsidR="00BB7B18" w:rsidRPr="00D95B80" w:rsidRDefault="00BB7B18">
      <w:pPr>
        <w:pStyle w:val="Akapitzlist"/>
        <w:numPr>
          <w:ilvl w:val="0"/>
          <w:numId w:val="108"/>
        </w:numPr>
        <w:rPr>
          <w:rFonts w:cstheme="minorHAnsi"/>
          <w:szCs w:val="22"/>
        </w:rPr>
      </w:pPr>
      <w:r w:rsidRPr="00D95B80">
        <w:rPr>
          <w:rFonts w:cstheme="minorHAnsi"/>
          <w:szCs w:val="22"/>
        </w:rPr>
        <w:t>set Plaintiff Discovery Status to 2nd Disco Set - Ds MFET Hearing Set</w:t>
      </w:r>
    </w:p>
    <w:p w14:paraId="2F4A51EE" w14:textId="77777777" w:rsidR="00BB7B18" w:rsidRPr="00D95B80" w:rsidRDefault="00BB7B18">
      <w:pPr>
        <w:pStyle w:val="Akapitzlist"/>
        <w:numPr>
          <w:ilvl w:val="0"/>
          <w:numId w:val="108"/>
        </w:numPr>
        <w:rPr>
          <w:rFonts w:cstheme="minorHAnsi"/>
          <w:szCs w:val="22"/>
        </w:rPr>
      </w:pPr>
      <w:r w:rsidRPr="00D95B80">
        <w:rPr>
          <w:rFonts w:cstheme="minorHAnsi"/>
          <w:szCs w:val="22"/>
        </w:rPr>
        <w:t xml:space="preserve">create calendar event to Assigned and Case Manager "Ds MFET Hearing re: 2nd Disco Set in" </w:t>
      </w:r>
    </w:p>
    <w:p w14:paraId="5135E636" w14:textId="2E71959B" w:rsidR="00BB7B18" w:rsidRPr="00BB7B18" w:rsidRDefault="00BB7B18" w:rsidP="00D95B80">
      <w:pPr>
        <w:pStyle w:val="DBH3"/>
      </w:pPr>
      <w:bookmarkStart w:id="233" w:name="_Toc130299827"/>
      <w:r w:rsidRPr="00BB7B18">
        <w:t>Ps 2nd Disco Set - Served changed</w:t>
      </w:r>
      <w:bookmarkEnd w:id="233"/>
    </w:p>
    <w:p w14:paraId="1BCD7BCA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3512A384" w14:textId="77777777" w:rsidR="00BB7B18" w:rsidRPr="00D95B80" w:rsidRDefault="00BB7B18">
      <w:pPr>
        <w:pStyle w:val="Akapitzlist"/>
        <w:numPr>
          <w:ilvl w:val="0"/>
          <w:numId w:val="109"/>
        </w:numPr>
        <w:rPr>
          <w:rFonts w:cstheme="minorHAnsi"/>
          <w:szCs w:val="22"/>
        </w:rPr>
      </w:pPr>
      <w:r w:rsidRPr="00D95B80">
        <w:rPr>
          <w:rFonts w:cstheme="minorHAnsi"/>
          <w:szCs w:val="22"/>
        </w:rPr>
        <w:t xml:space="preserve">All: </w:t>
      </w:r>
    </w:p>
    <w:p w14:paraId="2717BC19" w14:textId="77777777" w:rsidR="00BB7B18" w:rsidRPr="00D95B80" w:rsidRDefault="00BB7B18">
      <w:pPr>
        <w:pStyle w:val="Akapitzlist"/>
        <w:numPr>
          <w:ilvl w:val="1"/>
          <w:numId w:val="109"/>
        </w:numPr>
        <w:rPr>
          <w:rFonts w:cstheme="minorHAnsi"/>
          <w:szCs w:val="22"/>
        </w:rPr>
      </w:pPr>
      <w:r w:rsidRPr="00D95B80">
        <w:rPr>
          <w:rStyle w:val="Pogrubienie"/>
          <w:rFonts w:cstheme="minorHAnsi"/>
          <w:b w:val="0"/>
          <w:bCs w:val="0"/>
          <w:szCs w:val="22"/>
        </w:rPr>
        <w:t>Ps 2nd Disco Set - Served</w:t>
      </w:r>
      <w:r w:rsidRPr="00D95B80">
        <w:rPr>
          <w:rFonts w:cstheme="minorHAnsi"/>
          <w:szCs w:val="22"/>
        </w:rPr>
        <w:t xml:space="preserve"> has changed</w:t>
      </w:r>
    </w:p>
    <w:p w14:paraId="5497C6F3" w14:textId="77777777" w:rsidR="00BB7B18" w:rsidRPr="00D95B80" w:rsidRDefault="00BB7B18">
      <w:pPr>
        <w:pStyle w:val="Akapitzlist"/>
        <w:numPr>
          <w:ilvl w:val="1"/>
          <w:numId w:val="109"/>
        </w:numPr>
        <w:rPr>
          <w:rFonts w:cstheme="minorHAnsi"/>
          <w:szCs w:val="22"/>
        </w:rPr>
      </w:pPr>
      <w:r w:rsidRPr="00D95B80">
        <w:rPr>
          <w:rStyle w:val="Pogrubienie"/>
          <w:rFonts w:cstheme="minorHAnsi"/>
          <w:b w:val="0"/>
          <w:bCs w:val="0"/>
          <w:szCs w:val="22"/>
        </w:rPr>
        <w:t>Ps 2nd Disco Set - Served</w:t>
      </w:r>
      <w:r w:rsidRPr="00D95B80">
        <w:rPr>
          <w:rFonts w:cstheme="minorHAnsi"/>
          <w:szCs w:val="22"/>
        </w:rPr>
        <w:t xml:space="preserve"> is not empty</w:t>
      </w:r>
    </w:p>
    <w:p w14:paraId="5DB83723" w14:textId="77777777" w:rsidR="00BB7B18" w:rsidRPr="00D95B80" w:rsidRDefault="00BB7B18">
      <w:pPr>
        <w:pStyle w:val="Akapitzlist"/>
        <w:numPr>
          <w:ilvl w:val="1"/>
          <w:numId w:val="109"/>
        </w:numPr>
        <w:rPr>
          <w:rFonts w:cstheme="minorHAnsi"/>
          <w:szCs w:val="22"/>
        </w:rPr>
      </w:pPr>
      <w:r w:rsidRPr="00D95B80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D95B80">
        <w:rPr>
          <w:rFonts w:cstheme="minorHAnsi"/>
          <w:szCs w:val="22"/>
        </w:rPr>
        <w:t xml:space="preserve"> is </w:t>
      </w:r>
      <w:r w:rsidRPr="00D95B80">
        <w:rPr>
          <w:rStyle w:val="Uwydatnienie"/>
          <w:rFonts w:asciiTheme="minorHAnsi" w:hAnsiTheme="minorHAnsi" w:cstheme="minorHAnsi"/>
          <w:szCs w:val="22"/>
        </w:rPr>
        <w:t>0</w:t>
      </w:r>
    </w:p>
    <w:p w14:paraId="3F43C31A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25A0A3C6" w14:textId="77777777" w:rsidR="00BB7B18" w:rsidRPr="00D95B80" w:rsidRDefault="00BB7B18">
      <w:pPr>
        <w:pStyle w:val="Akapitzlist"/>
        <w:numPr>
          <w:ilvl w:val="0"/>
          <w:numId w:val="109"/>
        </w:numPr>
        <w:rPr>
          <w:rFonts w:cstheme="minorHAnsi"/>
          <w:szCs w:val="22"/>
        </w:rPr>
      </w:pPr>
      <w:r w:rsidRPr="00D95B80">
        <w:rPr>
          <w:rFonts w:cstheme="minorHAnsi"/>
          <w:szCs w:val="22"/>
        </w:rPr>
        <w:t xml:space="preserve">set Plaintiff Discovery Status to 2nd Disco Set - Response Received </w:t>
      </w:r>
    </w:p>
    <w:p w14:paraId="1EB7A8EA" w14:textId="3BD63ECA" w:rsidR="00BB7B18" w:rsidRPr="00BB7B18" w:rsidRDefault="00BB7B18" w:rsidP="00D95B80">
      <w:pPr>
        <w:pStyle w:val="DBH3"/>
      </w:pPr>
      <w:bookmarkStart w:id="234" w:name="_Toc130299828"/>
      <w:r w:rsidRPr="00BB7B18">
        <w:t>Ps 3rd Disco Set - Agreed Due Date changed</w:t>
      </w:r>
      <w:bookmarkEnd w:id="234"/>
    </w:p>
    <w:p w14:paraId="06D7E583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238C9787" w14:textId="77777777" w:rsidR="00BB7B18" w:rsidRPr="00D95B80" w:rsidRDefault="00BB7B18">
      <w:pPr>
        <w:pStyle w:val="Akapitzlist"/>
        <w:numPr>
          <w:ilvl w:val="0"/>
          <w:numId w:val="109"/>
        </w:numPr>
        <w:rPr>
          <w:rFonts w:cstheme="minorHAnsi"/>
          <w:szCs w:val="22"/>
        </w:rPr>
      </w:pPr>
      <w:r w:rsidRPr="00D95B80">
        <w:rPr>
          <w:rFonts w:cstheme="minorHAnsi"/>
          <w:szCs w:val="22"/>
        </w:rPr>
        <w:t xml:space="preserve">All: </w:t>
      </w:r>
    </w:p>
    <w:p w14:paraId="639DCDB6" w14:textId="77777777" w:rsidR="00BB7B18" w:rsidRPr="00D95B80" w:rsidRDefault="00BB7B18">
      <w:pPr>
        <w:pStyle w:val="Akapitzlist"/>
        <w:numPr>
          <w:ilvl w:val="1"/>
          <w:numId w:val="109"/>
        </w:numPr>
        <w:rPr>
          <w:rFonts w:cstheme="minorHAnsi"/>
          <w:szCs w:val="22"/>
        </w:rPr>
      </w:pPr>
      <w:r w:rsidRPr="00D95B80">
        <w:rPr>
          <w:rStyle w:val="Pogrubienie"/>
          <w:rFonts w:cstheme="minorHAnsi"/>
          <w:b w:val="0"/>
          <w:bCs w:val="0"/>
          <w:szCs w:val="22"/>
        </w:rPr>
        <w:t>Ps 3rd Disco Set - Agreed Due Date</w:t>
      </w:r>
      <w:r w:rsidRPr="00D95B80">
        <w:rPr>
          <w:rFonts w:cstheme="minorHAnsi"/>
          <w:szCs w:val="22"/>
        </w:rPr>
        <w:t xml:space="preserve"> has changed</w:t>
      </w:r>
    </w:p>
    <w:p w14:paraId="37E9BDBF" w14:textId="77777777" w:rsidR="00BB7B18" w:rsidRPr="00D95B80" w:rsidRDefault="00BB7B18">
      <w:pPr>
        <w:pStyle w:val="Akapitzlist"/>
        <w:numPr>
          <w:ilvl w:val="1"/>
          <w:numId w:val="109"/>
        </w:numPr>
        <w:rPr>
          <w:rFonts w:cstheme="minorHAnsi"/>
          <w:szCs w:val="22"/>
        </w:rPr>
      </w:pPr>
      <w:r w:rsidRPr="00D95B80">
        <w:rPr>
          <w:rStyle w:val="Pogrubienie"/>
          <w:rFonts w:cstheme="minorHAnsi"/>
          <w:b w:val="0"/>
          <w:bCs w:val="0"/>
          <w:szCs w:val="22"/>
        </w:rPr>
        <w:t>Ps 3rd Disco Set - Agreed Due Date</w:t>
      </w:r>
      <w:r w:rsidRPr="00D95B80">
        <w:rPr>
          <w:rFonts w:cstheme="minorHAnsi"/>
          <w:szCs w:val="22"/>
        </w:rPr>
        <w:t xml:space="preserve"> is not empty</w:t>
      </w:r>
    </w:p>
    <w:p w14:paraId="1D21212E" w14:textId="77777777" w:rsidR="00BB7B18" w:rsidRPr="00D95B80" w:rsidRDefault="00BB7B18">
      <w:pPr>
        <w:pStyle w:val="Akapitzlist"/>
        <w:numPr>
          <w:ilvl w:val="1"/>
          <w:numId w:val="109"/>
        </w:numPr>
        <w:rPr>
          <w:rFonts w:cstheme="minorHAnsi"/>
          <w:szCs w:val="22"/>
        </w:rPr>
      </w:pPr>
      <w:r w:rsidRPr="00D95B80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D95B80">
        <w:rPr>
          <w:rFonts w:cstheme="minorHAnsi"/>
          <w:szCs w:val="22"/>
        </w:rPr>
        <w:t xml:space="preserve"> is </w:t>
      </w:r>
      <w:r w:rsidRPr="00D95B80">
        <w:rPr>
          <w:rStyle w:val="Uwydatnienie"/>
          <w:rFonts w:asciiTheme="minorHAnsi" w:hAnsiTheme="minorHAnsi" w:cstheme="minorHAnsi"/>
          <w:szCs w:val="22"/>
        </w:rPr>
        <w:t>0</w:t>
      </w:r>
    </w:p>
    <w:p w14:paraId="4E8973F1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0A31D3E6" w14:textId="77777777" w:rsidR="00BB7B18" w:rsidRPr="00D95B80" w:rsidRDefault="00BB7B18">
      <w:pPr>
        <w:pStyle w:val="Akapitzlist"/>
        <w:numPr>
          <w:ilvl w:val="0"/>
          <w:numId w:val="109"/>
        </w:numPr>
        <w:rPr>
          <w:rFonts w:cstheme="minorHAnsi"/>
          <w:szCs w:val="22"/>
        </w:rPr>
      </w:pPr>
      <w:r w:rsidRPr="00D95B80">
        <w:rPr>
          <w:rFonts w:cstheme="minorHAnsi"/>
          <w:szCs w:val="22"/>
        </w:rPr>
        <w:t xml:space="preserve">Set Plaintiff Discovery Status to 3rd Disco Set - Ds MFET Agreed Extenstion </w:t>
      </w:r>
    </w:p>
    <w:p w14:paraId="349ACEE2" w14:textId="64F121F9" w:rsidR="00BB7B18" w:rsidRPr="00BB7B18" w:rsidRDefault="00BB7B18" w:rsidP="00D95B80">
      <w:pPr>
        <w:pStyle w:val="DBH3"/>
      </w:pPr>
      <w:bookmarkStart w:id="235" w:name="_Toc130299829"/>
      <w:r w:rsidRPr="00BB7B18">
        <w:t>Ps 3rd Disco Set - Ds MFET date changed</w:t>
      </w:r>
      <w:bookmarkEnd w:id="235"/>
    </w:p>
    <w:p w14:paraId="31FF9403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34DDFDC0" w14:textId="77777777" w:rsidR="00BB7B18" w:rsidRPr="00D95B80" w:rsidRDefault="00BB7B18">
      <w:pPr>
        <w:pStyle w:val="Akapitzlist"/>
        <w:numPr>
          <w:ilvl w:val="0"/>
          <w:numId w:val="109"/>
        </w:numPr>
        <w:rPr>
          <w:rFonts w:cstheme="minorHAnsi"/>
          <w:szCs w:val="22"/>
        </w:rPr>
      </w:pPr>
      <w:r w:rsidRPr="00D95B80">
        <w:rPr>
          <w:rFonts w:cstheme="minorHAnsi"/>
          <w:szCs w:val="22"/>
        </w:rPr>
        <w:t xml:space="preserve">All: </w:t>
      </w:r>
    </w:p>
    <w:p w14:paraId="435C6D3E" w14:textId="77777777" w:rsidR="00BB7B18" w:rsidRPr="00D95B80" w:rsidRDefault="00BB7B18">
      <w:pPr>
        <w:pStyle w:val="Akapitzlist"/>
        <w:numPr>
          <w:ilvl w:val="1"/>
          <w:numId w:val="109"/>
        </w:numPr>
        <w:rPr>
          <w:rFonts w:cstheme="minorHAnsi"/>
          <w:szCs w:val="22"/>
        </w:rPr>
      </w:pPr>
      <w:r w:rsidRPr="00D95B80">
        <w:rPr>
          <w:rStyle w:val="Pogrubienie"/>
          <w:rFonts w:cstheme="minorHAnsi"/>
          <w:b w:val="0"/>
          <w:bCs w:val="0"/>
          <w:szCs w:val="22"/>
        </w:rPr>
        <w:t>Ps 3rd Disco Set - Ds MFET</w:t>
      </w:r>
      <w:r w:rsidRPr="00D95B80">
        <w:rPr>
          <w:rFonts w:cstheme="minorHAnsi"/>
          <w:szCs w:val="22"/>
        </w:rPr>
        <w:t xml:space="preserve"> has changed</w:t>
      </w:r>
    </w:p>
    <w:p w14:paraId="4BD7A9BB" w14:textId="77777777" w:rsidR="00BB7B18" w:rsidRPr="00D95B80" w:rsidRDefault="00BB7B18">
      <w:pPr>
        <w:pStyle w:val="Akapitzlist"/>
        <w:numPr>
          <w:ilvl w:val="1"/>
          <w:numId w:val="109"/>
        </w:numPr>
        <w:rPr>
          <w:rFonts w:cstheme="minorHAnsi"/>
          <w:szCs w:val="22"/>
        </w:rPr>
      </w:pPr>
      <w:r w:rsidRPr="00D95B80">
        <w:rPr>
          <w:rStyle w:val="Pogrubienie"/>
          <w:rFonts w:cstheme="minorHAnsi"/>
          <w:b w:val="0"/>
          <w:bCs w:val="0"/>
          <w:szCs w:val="22"/>
        </w:rPr>
        <w:t>Ps 3rd Disco Set - Ds MFET</w:t>
      </w:r>
      <w:r w:rsidRPr="00D95B80">
        <w:rPr>
          <w:rFonts w:cstheme="minorHAnsi"/>
          <w:szCs w:val="22"/>
        </w:rPr>
        <w:t xml:space="preserve"> is not empty</w:t>
      </w:r>
    </w:p>
    <w:p w14:paraId="2B974C58" w14:textId="77777777" w:rsidR="00BB7B18" w:rsidRPr="00D95B80" w:rsidRDefault="00BB7B18">
      <w:pPr>
        <w:pStyle w:val="Akapitzlist"/>
        <w:numPr>
          <w:ilvl w:val="1"/>
          <w:numId w:val="109"/>
        </w:numPr>
        <w:rPr>
          <w:rFonts w:cstheme="minorHAnsi"/>
          <w:szCs w:val="22"/>
        </w:rPr>
      </w:pPr>
      <w:r w:rsidRPr="00D95B80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D95B80">
        <w:rPr>
          <w:rFonts w:cstheme="minorHAnsi"/>
          <w:szCs w:val="22"/>
        </w:rPr>
        <w:t xml:space="preserve"> is </w:t>
      </w:r>
      <w:r w:rsidRPr="00D95B80">
        <w:rPr>
          <w:rStyle w:val="Uwydatnienie"/>
          <w:rFonts w:asciiTheme="minorHAnsi" w:hAnsiTheme="minorHAnsi" w:cstheme="minorHAnsi"/>
          <w:szCs w:val="22"/>
        </w:rPr>
        <w:t>0</w:t>
      </w:r>
    </w:p>
    <w:p w14:paraId="6CE1814A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2229E7F3" w14:textId="77777777" w:rsidR="00BB7B18" w:rsidRPr="00D95B80" w:rsidRDefault="00BB7B18">
      <w:pPr>
        <w:pStyle w:val="Akapitzlist"/>
        <w:numPr>
          <w:ilvl w:val="0"/>
          <w:numId w:val="109"/>
        </w:numPr>
        <w:rPr>
          <w:rFonts w:cstheme="minorHAnsi"/>
          <w:szCs w:val="22"/>
        </w:rPr>
      </w:pPr>
      <w:r w:rsidRPr="00D95B80">
        <w:rPr>
          <w:rFonts w:cstheme="minorHAnsi"/>
          <w:szCs w:val="22"/>
        </w:rPr>
        <w:t>send email template "Response to MFET Disco - 3rd Set" to OPPOSING_COUNSEL_EMAIL</w:t>
      </w:r>
    </w:p>
    <w:p w14:paraId="3CB416B1" w14:textId="77777777" w:rsidR="00BB7B18" w:rsidRPr="00D95B80" w:rsidRDefault="00BB7B18">
      <w:pPr>
        <w:pStyle w:val="Akapitzlist"/>
        <w:numPr>
          <w:ilvl w:val="0"/>
          <w:numId w:val="109"/>
        </w:numPr>
        <w:rPr>
          <w:rFonts w:cstheme="minorHAnsi"/>
          <w:szCs w:val="22"/>
        </w:rPr>
      </w:pPr>
      <w:r w:rsidRPr="00D95B80">
        <w:rPr>
          <w:rFonts w:cstheme="minorHAnsi"/>
          <w:szCs w:val="22"/>
        </w:rPr>
        <w:lastRenderedPageBreak/>
        <w:t xml:space="preserve">create task for Scheduling Team - Hearings to "Reach out to OC in for Agreed Order (no more than 30 days); if not sent for hearing ASAP" </w:t>
      </w:r>
    </w:p>
    <w:p w14:paraId="63D74DBB" w14:textId="5034658A" w:rsidR="00BB7B18" w:rsidRPr="00BB7B18" w:rsidRDefault="00BB7B18" w:rsidP="00D95B80">
      <w:pPr>
        <w:pStyle w:val="DBH3"/>
      </w:pPr>
      <w:bookmarkStart w:id="236" w:name="_Toc130299830"/>
      <w:r w:rsidRPr="00BB7B18">
        <w:t>Ps 3rd Disco Set - Ds MFET Hearing date changed</w:t>
      </w:r>
      <w:bookmarkEnd w:id="236"/>
    </w:p>
    <w:p w14:paraId="55CDD912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550D7515" w14:textId="77777777" w:rsidR="00BB7B18" w:rsidRPr="00D95B80" w:rsidRDefault="00BB7B18">
      <w:pPr>
        <w:pStyle w:val="Akapitzlist"/>
        <w:numPr>
          <w:ilvl w:val="0"/>
          <w:numId w:val="110"/>
        </w:numPr>
        <w:rPr>
          <w:rFonts w:cstheme="minorHAnsi"/>
          <w:szCs w:val="22"/>
        </w:rPr>
      </w:pPr>
      <w:r w:rsidRPr="00D95B80">
        <w:rPr>
          <w:rFonts w:cstheme="minorHAnsi"/>
          <w:szCs w:val="22"/>
        </w:rPr>
        <w:t xml:space="preserve">All: </w:t>
      </w:r>
    </w:p>
    <w:p w14:paraId="005195E7" w14:textId="77777777" w:rsidR="00BB7B18" w:rsidRPr="00D95B80" w:rsidRDefault="00BB7B18">
      <w:pPr>
        <w:pStyle w:val="Akapitzlist"/>
        <w:numPr>
          <w:ilvl w:val="1"/>
          <w:numId w:val="110"/>
        </w:numPr>
        <w:rPr>
          <w:rFonts w:cstheme="minorHAnsi"/>
          <w:szCs w:val="22"/>
        </w:rPr>
      </w:pPr>
      <w:r w:rsidRPr="00D95B80">
        <w:rPr>
          <w:rStyle w:val="Pogrubienie"/>
          <w:rFonts w:cstheme="minorHAnsi"/>
          <w:b w:val="0"/>
          <w:bCs w:val="0"/>
          <w:szCs w:val="22"/>
        </w:rPr>
        <w:t>Ps 3rd Disco Set - Ds MFET Hearing</w:t>
      </w:r>
      <w:r w:rsidRPr="00D95B80">
        <w:rPr>
          <w:rFonts w:cstheme="minorHAnsi"/>
          <w:szCs w:val="22"/>
        </w:rPr>
        <w:t xml:space="preserve"> has changed</w:t>
      </w:r>
    </w:p>
    <w:p w14:paraId="54F06847" w14:textId="77777777" w:rsidR="00BB7B18" w:rsidRPr="00D95B80" w:rsidRDefault="00BB7B18">
      <w:pPr>
        <w:pStyle w:val="Akapitzlist"/>
        <w:numPr>
          <w:ilvl w:val="1"/>
          <w:numId w:val="110"/>
        </w:numPr>
        <w:rPr>
          <w:rFonts w:cstheme="minorHAnsi"/>
          <w:szCs w:val="22"/>
        </w:rPr>
      </w:pPr>
      <w:r w:rsidRPr="00D95B80">
        <w:rPr>
          <w:rStyle w:val="Pogrubienie"/>
          <w:rFonts w:cstheme="minorHAnsi"/>
          <w:b w:val="0"/>
          <w:bCs w:val="0"/>
          <w:szCs w:val="22"/>
        </w:rPr>
        <w:t>Ps 3rd Disco Set - Ds MFET Hearing</w:t>
      </w:r>
      <w:r w:rsidRPr="00D95B80">
        <w:rPr>
          <w:rFonts w:cstheme="minorHAnsi"/>
          <w:szCs w:val="22"/>
        </w:rPr>
        <w:t xml:space="preserve"> is not empty</w:t>
      </w:r>
    </w:p>
    <w:p w14:paraId="25DD4FD3" w14:textId="77777777" w:rsidR="00BB7B18" w:rsidRPr="00D95B80" w:rsidRDefault="00BB7B18">
      <w:pPr>
        <w:pStyle w:val="Akapitzlist"/>
        <w:numPr>
          <w:ilvl w:val="1"/>
          <w:numId w:val="110"/>
        </w:numPr>
        <w:rPr>
          <w:rFonts w:cstheme="minorHAnsi"/>
          <w:szCs w:val="22"/>
        </w:rPr>
      </w:pPr>
      <w:r w:rsidRPr="00D95B80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D95B80">
        <w:rPr>
          <w:rFonts w:cstheme="minorHAnsi"/>
          <w:szCs w:val="22"/>
        </w:rPr>
        <w:t xml:space="preserve"> is </w:t>
      </w:r>
      <w:r w:rsidRPr="00D95B80">
        <w:rPr>
          <w:rStyle w:val="Uwydatnienie"/>
          <w:rFonts w:asciiTheme="minorHAnsi" w:hAnsiTheme="minorHAnsi" w:cstheme="minorHAnsi"/>
          <w:szCs w:val="22"/>
        </w:rPr>
        <w:t>0</w:t>
      </w:r>
    </w:p>
    <w:p w14:paraId="2266FB5F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63C62E59" w14:textId="77777777" w:rsidR="00BB7B18" w:rsidRPr="00D95B80" w:rsidRDefault="00BB7B18">
      <w:pPr>
        <w:pStyle w:val="Akapitzlist"/>
        <w:numPr>
          <w:ilvl w:val="0"/>
          <w:numId w:val="110"/>
        </w:numPr>
        <w:rPr>
          <w:rFonts w:cstheme="minorHAnsi"/>
          <w:szCs w:val="22"/>
        </w:rPr>
      </w:pPr>
      <w:r w:rsidRPr="00D95B80">
        <w:rPr>
          <w:rFonts w:cstheme="minorHAnsi"/>
          <w:szCs w:val="22"/>
        </w:rPr>
        <w:t>set Plaintiff Discovery Status to 3rd Disco Set - Ds MFET Hearing Set</w:t>
      </w:r>
    </w:p>
    <w:p w14:paraId="44ECE712" w14:textId="77777777" w:rsidR="00BB7B18" w:rsidRPr="00D95B80" w:rsidRDefault="00BB7B18">
      <w:pPr>
        <w:pStyle w:val="Akapitzlist"/>
        <w:numPr>
          <w:ilvl w:val="0"/>
          <w:numId w:val="110"/>
        </w:numPr>
        <w:rPr>
          <w:rFonts w:cstheme="minorHAnsi"/>
          <w:szCs w:val="22"/>
        </w:rPr>
      </w:pPr>
      <w:r w:rsidRPr="00D95B80">
        <w:rPr>
          <w:rFonts w:cstheme="minorHAnsi"/>
          <w:szCs w:val="22"/>
        </w:rPr>
        <w:t xml:space="preserve">create calendar event for Assigned and Case Manager "Ds MFET Hearing re: 3rd Disco Set in" </w:t>
      </w:r>
    </w:p>
    <w:p w14:paraId="4F69761B" w14:textId="649E4244" w:rsidR="00BB7B18" w:rsidRPr="00BB7B18" w:rsidRDefault="00BB7B18" w:rsidP="00900636">
      <w:pPr>
        <w:pStyle w:val="DBH3"/>
      </w:pPr>
      <w:bookmarkStart w:id="237" w:name="_Toc130299831"/>
      <w:r w:rsidRPr="00BB7B18">
        <w:t>Ps 3rd Disco Set - Response Received changed</w:t>
      </w:r>
      <w:bookmarkEnd w:id="237"/>
    </w:p>
    <w:p w14:paraId="1BE4B81C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3077DCE5" w14:textId="77777777" w:rsidR="00BB7B18" w:rsidRPr="00900636" w:rsidRDefault="00BB7B18">
      <w:pPr>
        <w:pStyle w:val="Akapitzlist"/>
        <w:numPr>
          <w:ilvl w:val="0"/>
          <w:numId w:val="111"/>
        </w:numPr>
        <w:rPr>
          <w:rFonts w:cstheme="minorHAnsi"/>
          <w:szCs w:val="22"/>
        </w:rPr>
      </w:pPr>
      <w:r w:rsidRPr="00900636">
        <w:rPr>
          <w:rFonts w:cstheme="minorHAnsi"/>
          <w:szCs w:val="22"/>
        </w:rPr>
        <w:t xml:space="preserve">All: </w:t>
      </w:r>
    </w:p>
    <w:p w14:paraId="0162050D" w14:textId="77777777" w:rsidR="00BB7B18" w:rsidRPr="00900636" w:rsidRDefault="00BB7B18">
      <w:pPr>
        <w:pStyle w:val="Akapitzlist"/>
        <w:numPr>
          <w:ilvl w:val="1"/>
          <w:numId w:val="111"/>
        </w:numPr>
        <w:rPr>
          <w:rFonts w:cstheme="minorHAnsi"/>
          <w:szCs w:val="22"/>
        </w:rPr>
      </w:pPr>
      <w:r w:rsidRPr="00900636">
        <w:rPr>
          <w:rStyle w:val="Pogrubienie"/>
          <w:rFonts w:cstheme="minorHAnsi"/>
          <w:b w:val="0"/>
          <w:bCs w:val="0"/>
          <w:szCs w:val="22"/>
        </w:rPr>
        <w:t>Ps 3rd Disco Set - Response Received</w:t>
      </w:r>
      <w:r w:rsidRPr="00900636">
        <w:rPr>
          <w:rFonts w:cstheme="minorHAnsi"/>
          <w:szCs w:val="22"/>
        </w:rPr>
        <w:t xml:space="preserve"> has changed</w:t>
      </w:r>
    </w:p>
    <w:p w14:paraId="28687E9E" w14:textId="77777777" w:rsidR="00BB7B18" w:rsidRPr="00900636" w:rsidRDefault="00BB7B18">
      <w:pPr>
        <w:pStyle w:val="Akapitzlist"/>
        <w:numPr>
          <w:ilvl w:val="1"/>
          <w:numId w:val="111"/>
        </w:numPr>
        <w:rPr>
          <w:rFonts w:cstheme="minorHAnsi"/>
          <w:szCs w:val="22"/>
        </w:rPr>
      </w:pPr>
      <w:r w:rsidRPr="00900636">
        <w:rPr>
          <w:rStyle w:val="Pogrubienie"/>
          <w:rFonts w:cstheme="minorHAnsi"/>
          <w:b w:val="0"/>
          <w:bCs w:val="0"/>
          <w:szCs w:val="22"/>
        </w:rPr>
        <w:t>Ps 3rd Disco Set - Response Received</w:t>
      </w:r>
      <w:r w:rsidRPr="00900636">
        <w:rPr>
          <w:rFonts w:cstheme="minorHAnsi"/>
          <w:szCs w:val="22"/>
        </w:rPr>
        <w:t xml:space="preserve"> is not empty</w:t>
      </w:r>
    </w:p>
    <w:p w14:paraId="4BCE4466" w14:textId="77777777" w:rsidR="00BB7B18" w:rsidRPr="00900636" w:rsidRDefault="00BB7B18">
      <w:pPr>
        <w:pStyle w:val="Akapitzlist"/>
        <w:numPr>
          <w:ilvl w:val="1"/>
          <w:numId w:val="111"/>
        </w:numPr>
        <w:rPr>
          <w:rFonts w:cstheme="minorHAnsi"/>
          <w:szCs w:val="22"/>
        </w:rPr>
      </w:pPr>
      <w:r w:rsidRPr="00900636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900636">
        <w:rPr>
          <w:rFonts w:cstheme="minorHAnsi"/>
          <w:szCs w:val="22"/>
        </w:rPr>
        <w:t xml:space="preserve"> is </w:t>
      </w:r>
      <w:r w:rsidRPr="00900636">
        <w:rPr>
          <w:rStyle w:val="Uwydatnienie"/>
          <w:rFonts w:asciiTheme="minorHAnsi" w:hAnsiTheme="minorHAnsi" w:cstheme="minorHAnsi"/>
          <w:szCs w:val="22"/>
        </w:rPr>
        <w:t>0</w:t>
      </w:r>
    </w:p>
    <w:p w14:paraId="289CA7C8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1CDD7C26" w14:textId="77777777" w:rsidR="00BB7B18" w:rsidRPr="00900636" w:rsidRDefault="00BB7B18">
      <w:pPr>
        <w:pStyle w:val="Akapitzlist"/>
        <w:numPr>
          <w:ilvl w:val="0"/>
          <w:numId w:val="111"/>
        </w:numPr>
        <w:rPr>
          <w:rFonts w:cstheme="minorHAnsi"/>
          <w:szCs w:val="22"/>
        </w:rPr>
      </w:pPr>
      <w:r w:rsidRPr="00900636">
        <w:rPr>
          <w:rFonts w:cstheme="minorHAnsi"/>
          <w:szCs w:val="22"/>
        </w:rPr>
        <w:t>Set Plaintiff Discovery Status to 3rd Disco Set - Response Received</w:t>
      </w:r>
    </w:p>
    <w:p w14:paraId="77F08522" w14:textId="77777777" w:rsidR="00BB7B18" w:rsidRPr="00900636" w:rsidRDefault="00BB7B18">
      <w:pPr>
        <w:pStyle w:val="Akapitzlist"/>
        <w:numPr>
          <w:ilvl w:val="0"/>
          <w:numId w:val="111"/>
        </w:numPr>
        <w:rPr>
          <w:rFonts w:cstheme="minorHAnsi"/>
          <w:szCs w:val="22"/>
        </w:rPr>
      </w:pPr>
      <w:r w:rsidRPr="00900636">
        <w:rPr>
          <w:rFonts w:cstheme="minorHAnsi"/>
          <w:szCs w:val="22"/>
        </w:rPr>
        <w:t xml:space="preserve">create task for Assigned Attorney to "Review Discovery Responses to 3rd Set of Discovery" </w:t>
      </w:r>
    </w:p>
    <w:p w14:paraId="6130668E" w14:textId="67CE3A43" w:rsidR="00BB7B18" w:rsidRPr="00BB7B18" w:rsidRDefault="00BB7B18" w:rsidP="00900636">
      <w:pPr>
        <w:pStyle w:val="DBH3"/>
      </w:pPr>
      <w:bookmarkStart w:id="238" w:name="_Toc130299832"/>
      <w:r w:rsidRPr="00BB7B18">
        <w:t>Ps 3rd Disco Set - Served changed</w:t>
      </w:r>
      <w:bookmarkEnd w:id="238"/>
    </w:p>
    <w:p w14:paraId="18DB4382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2EB9979D" w14:textId="77777777" w:rsidR="00BB7B18" w:rsidRPr="00900636" w:rsidRDefault="00BB7B18">
      <w:pPr>
        <w:pStyle w:val="Akapitzlist"/>
        <w:numPr>
          <w:ilvl w:val="0"/>
          <w:numId w:val="112"/>
        </w:numPr>
        <w:rPr>
          <w:rFonts w:cstheme="minorHAnsi"/>
          <w:szCs w:val="22"/>
        </w:rPr>
      </w:pPr>
      <w:r w:rsidRPr="00900636">
        <w:rPr>
          <w:rFonts w:cstheme="minorHAnsi"/>
          <w:szCs w:val="22"/>
        </w:rPr>
        <w:t xml:space="preserve">All: </w:t>
      </w:r>
    </w:p>
    <w:p w14:paraId="20FA1D28" w14:textId="77777777" w:rsidR="00BB7B18" w:rsidRPr="00900636" w:rsidRDefault="00BB7B18">
      <w:pPr>
        <w:pStyle w:val="Akapitzlist"/>
        <w:numPr>
          <w:ilvl w:val="1"/>
          <w:numId w:val="112"/>
        </w:numPr>
        <w:rPr>
          <w:rFonts w:cstheme="minorHAnsi"/>
          <w:szCs w:val="22"/>
        </w:rPr>
      </w:pPr>
      <w:r w:rsidRPr="00900636">
        <w:rPr>
          <w:rStyle w:val="Pogrubienie"/>
          <w:rFonts w:cstheme="minorHAnsi"/>
          <w:b w:val="0"/>
          <w:bCs w:val="0"/>
          <w:szCs w:val="22"/>
        </w:rPr>
        <w:t>Ps 3rd Disco Set - Served</w:t>
      </w:r>
      <w:r w:rsidRPr="00900636">
        <w:rPr>
          <w:rFonts w:cstheme="minorHAnsi"/>
          <w:szCs w:val="22"/>
        </w:rPr>
        <w:t xml:space="preserve"> has changed</w:t>
      </w:r>
    </w:p>
    <w:p w14:paraId="363D4712" w14:textId="77777777" w:rsidR="00BB7B18" w:rsidRPr="00900636" w:rsidRDefault="00BB7B18">
      <w:pPr>
        <w:pStyle w:val="Akapitzlist"/>
        <w:numPr>
          <w:ilvl w:val="1"/>
          <w:numId w:val="112"/>
        </w:numPr>
        <w:rPr>
          <w:rFonts w:cstheme="minorHAnsi"/>
          <w:szCs w:val="22"/>
        </w:rPr>
      </w:pPr>
      <w:r w:rsidRPr="00900636">
        <w:rPr>
          <w:rStyle w:val="Pogrubienie"/>
          <w:rFonts w:cstheme="minorHAnsi"/>
          <w:b w:val="0"/>
          <w:bCs w:val="0"/>
          <w:szCs w:val="22"/>
        </w:rPr>
        <w:t>Ps 3rd Disco Set - Served</w:t>
      </w:r>
      <w:r w:rsidRPr="00900636">
        <w:rPr>
          <w:rFonts w:cstheme="minorHAnsi"/>
          <w:szCs w:val="22"/>
        </w:rPr>
        <w:t xml:space="preserve"> is not empty</w:t>
      </w:r>
    </w:p>
    <w:p w14:paraId="67DC5893" w14:textId="77777777" w:rsidR="00BB7B18" w:rsidRPr="00900636" w:rsidRDefault="00BB7B18">
      <w:pPr>
        <w:pStyle w:val="Akapitzlist"/>
        <w:numPr>
          <w:ilvl w:val="1"/>
          <w:numId w:val="112"/>
        </w:numPr>
        <w:rPr>
          <w:rFonts w:cstheme="minorHAnsi"/>
          <w:szCs w:val="22"/>
        </w:rPr>
      </w:pPr>
      <w:r w:rsidRPr="00900636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900636">
        <w:rPr>
          <w:rFonts w:cstheme="minorHAnsi"/>
          <w:szCs w:val="22"/>
        </w:rPr>
        <w:t xml:space="preserve"> is </w:t>
      </w:r>
      <w:r w:rsidRPr="00900636">
        <w:rPr>
          <w:rStyle w:val="Uwydatnienie"/>
          <w:rFonts w:asciiTheme="minorHAnsi" w:hAnsiTheme="minorHAnsi" w:cstheme="minorHAnsi"/>
          <w:szCs w:val="22"/>
        </w:rPr>
        <w:t>0</w:t>
      </w:r>
    </w:p>
    <w:p w14:paraId="091D634A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4776BBBD" w14:textId="77777777" w:rsidR="00BB7B18" w:rsidRPr="00900636" w:rsidRDefault="00BB7B18">
      <w:pPr>
        <w:pStyle w:val="Akapitzlist"/>
        <w:numPr>
          <w:ilvl w:val="0"/>
          <w:numId w:val="112"/>
        </w:numPr>
        <w:rPr>
          <w:rFonts w:cstheme="minorHAnsi"/>
          <w:szCs w:val="22"/>
        </w:rPr>
      </w:pPr>
      <w:r w:rsidRPr="00900636">
        <w:rPr>
          <w:rFonts w:cstheme="minorHAnsi"/>
          <w:szCs w:val="22"/>
        </w:rPr>
        <w:t xml:space="preserve">set Plaintiff Discovery Status to "3rd Disco Set - Served" </w:t>
      </w:r>
    </w:p>
    <w:p w14:paraId="310D21CB" w14:textId="486C269B" w:rsidR="00BB7B18" w:rsidRPr="00BB7B18" w:rsidRDefault="00BB7B18" w:rsidP="00900636">
      <w:pPr>
        <w:pStyle w:val="DBH3"/>
      </w:pPr>
      <w:bookmarkStart w:id="239" w:name="_Toc130299833"/>
      <w:r w:rsidRPr="00BB7B18">
        <w:t>Ps Expert Disco Set - Agreed Due Date changed</w:t>
      </w:r>
      <w:bookmarkEnd w:id="239"/>
    </w:p>
    <w:p w14:paraId="5FD6444F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3A076331" w14:textId="77777777" w:rsidR="00BB7B18" w:rsidRPr="00900636" w:rsidRDefault="00BB7B18">
      <w:pPr>
        <w:pStyle w:val="Akapitzlist"/>
        <w:numPr>
          <w:ilvl w:val="0"/>
          <w:numId w:val="112"/>
        </w:numPr>
        <w:rPr>
          <w:rFonts w:cstheme="minorHAnsi"/>
          <w:szCs w:val="22"/>
        </w:rPr>
      </w:pPr>
      <w:r w:rsidRPr="00900636">
        <w:rPr>
          <w:rFonts w:cstheme="minorHAnsi"/>
          <w:szCs w:val="22"/>
        </w:rPr>
        <w:lastRenderedPageBreak/>
        <w:t xml:space="preserve">All: </w:t>
      </w:r>
    </w:p>
    <w:p w14:paraId="48751622" w14:textId="77777777" w:rsidR="00BB7B18" w:rsidRPr="00900636" w:rsidRDefault="00BB7B18">
      <w:pPr>
        <w:pStyle w:val="Akapitzlist"/>
        <w:numPr>
          <w:ilvl w:val="1"/>
          <w:numId w:val="112"/>
        </w:numPr>
        <w:rPr>
          <w:rFonts w:cstheme="minorHAnsi"/>
          <w:szCs w:val="22"/>
        </w:rPr>
      </w:pPr>
      <w:r w:rsidRPr="00900636">
        <w:rPr>
          <w:rStyle w:val="Pogrubienie"/>
          <w:rFonts w:cstheme="minorHAnsi"/>
          <w:b w:val="0"/>
          <w:bCs w:val="0"/>
          <w:szCs w:val="22"/>
        </w:rPr>
        <w:t>Ps Expert Disco Set - Agreed Due Date</w:t>
      </w:r>
      <w:r w:rsidRPr="00900636">
        <w:rPr>
          <w:rFonts w:cstheme="minorHAnsi"/>
          <w:szCs w:val="22"/>
        </w:rPr>
        <w:t xml:space="preserve"> has changed</w:t>
      </w:r>
    </w:p>
    <w:p w14:paraId="4EDEED31" w14:textId="77777777" w:rsidR="00BB7B18" w:rsidRPr="00900636" w:rsidRDefault="00BB7B18">
      <w:pPr>
        <w:pStyle w:val="Akapitzlist"/>
        <w:numPr>
          <w:ilvl w:val="1"/>
          <w:numId w:val="112"/>
        </w:numPr>
        <w:rPr>
          <w:rFonts w:cstheme="minorHAnsi"/>
          <w:szCs w:val="22"/>
        </w:rPr>
      </w:pPr>
      <w:r w:rsidRPr="00900636">
        <w:rPr>
          <w:rStyle w:val="Pogrubienie"/>
          <w:rFonts w:cstheme="minorHAnsi"/>
          <w:b w:val="0"/>
          <w:bCs w:val="0"/>
          <w:szCs w:val="22"/>
        </w:rPr>
        <w:t>Ps Expert Disco Set - Agreed Due Date</w:t>
      </w:r>
      <w:r w:rsidRPr="00900636">
        <w:rPr>
          <w:rFonts w:cstheme="minorHAnsi"/>
          <w:szCs w:val="22"/>
        </w:rPr>
        <w:t xml:space="preserve"> is not empty</w:t>
      </w:r>
    </w:p>
    <w:p w14:paraId="593E5EA5" w14:textId="77777777" w:rsidR="00BB7B18" w:rsidRPr="00900636" w:rsidRDefault="00BB7B18">
      <w:pPr>
        <w:pStyle w:val="Akapitzlist"/>
        <w:numPr>
          <w:ilvl w:val="1"/>
          <w:numId w:val="112"/>
        </w:numPr>
        <w:rPr>
          <w:rFonts w:cstheme="minorHAnsi"/>
          <w:szCs w:val="22"/>
        </w:rPr>
      </w:pPr>
      <w:r w:rsidRPr="00900636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900636">
        <w:rPr>
          <w:rFonts w:cstheme="minorHAnsi"/>
          <w:szCs w:val="22"/>
        </w:rPr>
        <w:t xml:space="preserve"> is </w:t>
      </w:r>
      <w:r w:rsidRPr="00900636">
        <w:rPr>
          <w:rStyle w:val="Uwydatnienie"/>
          <w:rFonts w:asciiTheme="minorHAnsi" w:hAnsiTheme="minorHAnsi" w:cstheme="minorHAnsi"/>
          <w:szCs w:val="22"/>
        </w:rPr>
        <w:t>0</w:t>
      </w:r>
    </w:p>
    <w:p w14:paraId="4CA4AC72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647876F1" w14:textId="77777777" w:rsidR="00BB7B18" w:rsidRPr="00900636" w:rsidRDefault="00BB7B18">
      <w:pPr>
        <w:pStyle w:val="Akapitzlist"/>
        <w:numPr>
          <w:ilvl w:val="0"/>
          <w:numId w:val="112"/>
        </w:numPr>
        <w:rPr>
          <w:rFonts w:cstheme="minorHAnsi"/>
          <w:szCs w:val="22"/>
        </w:rPr>
      </w:pPr>
      <w:r w:rsidRPr="00900636">
        <w:rPr>
          <w:rFonts w:cstheme="minorHAnsi"/>
          <w:szCs w:val="22"/>
        </w:rPr>
        <w:t xml:space="preserve">Set Plaintiff Discovery Status to Expert Disco Set - Ds MFET Agreed Extenstion </w:t>
      </w:r>
    </w:p>
    <w:p w14:paraId="7C77DA1B" w14:textId="2702F0CA" w:rsidR="00BB7B18" w:rsidRPr="00BB7B18" w:rsidRDefault="00BB7B18" w:rsidP="00900636">
      <w:pPr>
        <w:pStyle w:val="DBH3"/>
      </w:pPr>
      <w:bookmarkStart w:id="240" w:name="_Toc130299834"/>
      <w:r w:rsidRPr="00BB7B18">
        <w:t>Ps Expert Disco Set - Ds MFET date change</w:t>
      </w:r>
      <w:bookmarkEnd w:id="240"/>
    </w:p>
    <w:p w14:paraId="1CF746DB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5565FB93" w14:textId="77777777" w:rsidR="00BB7B18" w:rsidRPr="00900636" w:rsidRDefault="00BB7B18">
      <w:pPr>
        <w:pStyle w:val="Akapitzlist"/>
        <w:numPr>
          <w:ilvl w:val="0"/>
          <w:numId w:val="112"/>
        </w:numPr>
        <w:rPr>
          <w:rFonts w:cstheme="minorHAnsi"/>
          <w:szCs w:val="22"/>
        </w:rPr>
      </w:pPr>
      <w:r w:rsidRPr="00900636">
        <w:rPr>
          <w:rFonts w:cstheme="minorHAnsi"/>
          <w:szCs w:val="22"/>
        </w:rPr>
        <w:t xml:space="preserve">All: </w:t>
      </w:r>
    </w:p>
    <w:p w14:paraId="44712333" w14:textId="77777777" w:rsidR="00BB7B18" w:rsidRPr="00900636" w:rsidRDefault="00BB7B18">
      <w:pPr>
        <w:pStyle w:val="Akapitzlist"/>
        <w:numPr>
          <w:ilvl w:val="1"/>
          <w:numId w:val="112"/>
        </w:numPr>
        <w:rPr>
          <w:rFonts w:cstheme="minorHAnsi"/>
          <w:szCs w:val="22"/>
        </w:rPr>
      </w:pPr>
      <w:r w:rsidRPr="00900636">
        <w:rPr>
          <w:rStyle w:val="Pogrubienie"/>
          <w:rFonts w:cstheme="minorHAnsi"/>
          <w:b w:val="0"/>
          <w:bCs w:val="0"/>
          <w:szCs w:val="22"/>
        </w:rPr>
        <w:t>Ps Expert Disco Set - Ds MFET</w:t>
      </w:r>
      <w:r w:rsidRPr="00900636">
        <w:rPr>
          <w:rFonts w:cstheme="minorHAnsi"/>
          <w:szCs w:val="22"/>
        </w:rPr>
        <w:t xml:space="preserve"> has changed</w:t>
      </w:r>
    </w:p>
    <w:p w14:paraId="43602B7A" w14:textId="77777777" w:rsidR="00BB7B18" w:rsidRPr="00900636" w:rsidRDefault="00BB7B18">
      <w:pPr>
        <w:pStyle w:val="Akapitzlist"/>
        <w:numPr>
          <w:ilvl w:val="1"/>
          <w:numId w:val="112"/>
        </w:numPr>
        <w:rPr>
          <w:rFonts w:cstheme="minorHAnsi"/>
          <w:szCs w:val="22"/>
        </w:rPr>
      </w:pPr>
      <w:r w:rsidRPr="00900636">
        <w:rPr>
          <w:rStyle w:val="Pogrubienie"/>
          <w:rFonts w:cstheme="minorHAnsi"/>
          <w:b w:val="0"/>
          <w:bCs w:val="0"/>
          <w:szCs w:val="22"/>
        </w:rPr>
        <w:t>Ps Expert Disco Set - Ds MFET</w:t>
      </w:r>
      <w:r w:rsidRPr="00900636">
        <w:rPr>
          <w:rFonts w:cstheme="minorHAnsi"/>
          <w:szCs w:val="22"/>
        </w:rPr>
        <w:t xml:space="preserve"> is not empty</w:t>
      </w:r>
    </w:p>
    <w:p w14:paraId="5B70B9E4" w14:textId="77777777" w:rsidR="00BB7B18" w:rsidRPr="00900636" w:rsidRDefault="00BB7B18">
      <w:pPr>
        <w:pStyle w:val="Akapitzlist"/>
        <w:numPr>
          <w:ilvl w:val="1"/>
          <w:numId w:val="112"/>
        </w:numPr>
        <w:rPr>
          <w:rFonts w:cstheme="minorHAnsi"/>
          <w:szCs w:val="22"/>
        </w:rPr>
      </w:pPr>
      <w:r w:rsidRPr="00900636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900636">
        <w:rPr>
          <w:rFonts w:cstheme="minorHAnsi"/>
          <w:szCs w:val="22"/>
        </w:rPr>
        <w:t xml:space="preserve"> is </w:t>
      </w:r>
      <w:r w:rsidRPr="00900636">
        <w:rPr>
          <w:rStyle w:val="Uwydatnienie"/>
          <w:rFonts w:asciiTheme="minorHAnsi" w:hAnsiTheme="minorHAnsi" w:cstheme="minorHAnsi"/>
          <w:szCs w:val="22"/>
        </w:rPr>
        <w:t>0</w:t>
      </w:r>
    </w:p>
    <w:p w14:paraId="01E05BAD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1729A5BC" w14:textId="77777777" w:rsidR="00BB7B18" w:rsidRPr="00900636" w:rsidRDefault="00BB7B18">
      <w:pPr>
        <w:pStyle w:val="Akapitzlist"/>
        <w:numPr>
          <w:ilvl w:val="0"/>
          <w:numId w:val="112"/>
        </w:numPr>
        <w:rPr>
          <w:rFonts w:cstheme="minorHAnsi"/>
          <w:szCs w:val="22"/>
        </w:rPr>
      </w:pPr>
      <w:r w:rsidRPr="00900636">
        <w:rPr>
          <w:rFonts w:cstheme="minorHAnsi"/>
          <w:szCs w:val="22"/>
        </w:rPr>
        <w:t>send email template "Response to MFET Disco - Expert Set" to OPPOSING_COUNSEL_EMAIL</w:t>
      </w:r>
    </w:p>
    <w:p w14:paraId="33C7E562" w14:textId="77777777" w:rsidR="00BB7B18" w:rsidRPr="00900636" w:rsidRDefault="00BB7B18">
      <w:pPr>
        <w:pStyle w:val="Akapitzlist"/>
        <w:numPr>
          <w:ilvl w:val="0"/>
          <w:numId w:val="112"/>
        </w:numPr>
        <w:rPr>
          <w:rFonts w:cstheme="minorHAnsi"/>
          <w:szCs w:val="22"/>
        </w:rPr>
      </w:pPr>
      <w:r w:rsidRPr="00900636">
        <w:rPr>
          <w:rFonts w:cstheme="minorHAnsi"/>
          <w:szCs w:val="22"/>
        </w:rPr>
        <w:t xml:space="preserve">create task for Scheduling Team - Hearings to "Reach out to OC in for Agreed Order (no more than 30 days); if not sent for hearing ASAP" </w:t>
      </w:r>
    </w:p>
    <w:p w14:paraId="16B7A10B" w14:textId="5BC86343" w:rsidR="00BB7B18" w:rsidRPr="00BB7B18" w:rsidRDefault="00BB7B18" w:rsidP="00D86356">
      <w:pPr>
        <w:pStyle w:val="DBH3"/>
      </w:pPr>
      <w:bookmarkStart w:id="241" w:name="_Toc130299835"/>
      <w:r w:rsidRPr="00BB7B18">
        <w:t>Ps Expert Disco Set - Ds MFET Hearing date changed</w:t>
      </w:r>
      <w:bookmarkEnd w:id="241"/>
    </w:p>
    <w:p w14:paraId="1DA9DE91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18CC23AA" w14:textId="77777777" w:rsidR="00BB7B18" w:rsidRPr="00D86356" w:rsidRDefault="00BB7B18">
      <w:pPr>
        <w:pStyle w:val="Akapitzlist"/>
        <w:numPr>
          <w:ilvl w:val="0"/>
          <w:numId w:val="113"/>
        </w:numPr>
        <w:rPr>
          <w:rFonts w:cstheme="minorHAnsi"/>
          <w:szCs w:val="22"/>
        </w:rPr>
      </w:pPr>
      <w:r w:rsidRPr="00D86356">
        <w:rPr>
          <w:rFonts w:cstheme="minorHAnsi"/>
          <w:szCs w:val="22"/>
        </w:rPr>
        <w:t xml:space="preserve">All: </w:t>
      </w:r>
    </w:p>
    <w:p w14:paraId="6A80F311" w14:textId="77777777" w:rsidR="00BB7B18" w:rsidRPr="00D86356" w:rsidRDefault="00BB7B18">
      <w:pPr>
        <w:pStyle w:val="Akapitzlist"/>
        <w:numPr>
          <w:ilvl w:val="1"/>
          <w:numId w:val="113"/>
        </w:numPr>
        <w:rPr>
          <w:rFonts w:cstheme="minorHAnsi"/>
          <w:szCs w:val="22"/>
        </w:rPr>
      </w:pPr>
      <w:r w:rsidRPr="00D86356">
        <w:rPr>
          <w:rStyle w:val="Pogrubienie"/>
          <w:rFonts w:cstheme="minorHAnsi"/>
          <w:b w:val="0"/>
          <w:bCs w:val="0"/>
          <w:szCs w:val="22"/>
        </w:rPr>
        <w:t>Ps Expert Disco Set - Ds MFET Hearing</w:t>
      </w:r>
      <w:r w:rsidRPr="00D86356">
        <w:rPr>
          <w:rFonts w:cstheme="minorHAnsi"/>
          <w:szCs w:val="22"/>
        </w:rPr>
        <w:t xml:space="preserve"> has changed</w:t>
      </w:r>
    </w:p>
    <w:p w14:paraId="6FF9C9DC" w14:textId="77777777" w:rsidR="00BB7B18" w:rsidRPr="00D86356" w:rsidRDefault="00BB7B18">
      <w:pPr>
        <w:pStyle w:val="Akapitzlist"/>
        <w:numPr>
          <w:ilvl w:val="1"/>
          <w:numId w:val="113"/>
        </w:numPr>
        <w:rPr>
          <w:rFonts w:cstheme="minorHAnsi"/>
          <w:szCs w:val="22"/>
        </w:rPr>
      </w:pPr>
      <w:r w:rsidRPr="00D86356">
        <w:rPr>
          <w:rStyle w:val="Pogrubienie"/>
          <w:rFonts w:cstheme="minorHAnsi"/>
          <w:b w:val="0"/>
          <w:bCs w:val="0"/>
          <w:szCs w:val="22"/>
        </w:rPr>
        <w:t>Ps Expert Disco Set - Ds MFET Hearing</w:t>
      </w:r>
      <w:r w:rsidRPr="00D86356">
        <w:rPr>
          <w:rFonts w:cstheme="minorHAnsi"/>
          <w:szCs w:val="22"/>
        </w:rPr>
        <w:t xml:space="preserve"> is not empty</w:t>
      </w:r>
    </w:p>
    <w:p w14:paraId="5CC1F255" w14:textId="77777777" w:rsidR="00BB7B18" w:rsidRPr="00D86356" w:rsidRDefault="00BB7B18">
      <w:pPr>
        <w:pStyle w:val="Akapitzlist"/>
        <w:numPr>
          <w:ilvl w:val="1"/>
          <w:numId w:val="113"/>
        </w:numPr>
        <w:rPr>
          <w:rFonts w:cstheme="minorHAnsi"/>
          <w:szCs w:val="22"/>
        </w:rPr>
      </w:pPr>
      <w:r w:rsidRPr="00D86356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D86356">
        <w:rPr>
          <w:rFonts w:cstheme="minorHAnsi"/>
          <w:szCs w:val="22"/>
        </w:rPr>
        <w:t xml:space="preserve"> is </w:t>
      </w:r>
      <w:r w:rsidRPr="00D86356">
        <w:rPr>
          <w:rStyle w:val="Uwydatnienie"/>
          <w:rFonts w:asciiTheme="minorHAnsi" w:hAnsiTheme="minorHAnsi" w:cstheme="minorHAnsi"/>
          <w:szCs w:val="22"/>
        </w:rPr>
        <w:t>0</w:t>
      </w:r>
    </w:p>
    <w:p w14:paraId="554C3A9D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687179EA" w14:textId="77777777" w:rsidR="00BB7B18" w:rsidRPr="00D86356" w:rsidRDefault="00BB7B18">
      <w:pPr>
        <w:pStyle w:val="Akapitzlist"/>
        <w:numPr>
          <w:ilvl w:val="0"/>
          <w:numId w:val="113"/>
        </w:numPr>
        <w:rPr>
          <w:rFonts w:cstheme="minorHAnsi"/>
          <w:szCs w:val="22"/>
        </w:rPr>
      </w:pPr>
      <w:r w:rsidRPr="00D86356">
        <w:rPr>
          <w:rFonts w:cstheme="minorHAnsi"/>
          <w:szCs w:val="22"/>
        </w:rPr>
        <w:t>set Plaintiff Discovery Status to Expert Disco Set - Ds MFET Hearing Set</w:t>
      </w:r>
    </w:p>
    <w:p w14:paraId="645F00E3" w14:textId="77777777" w:rsidR="00BB7B18" w:rsidRPr="00D86356" w:rsidRDefault="00BB7B18">
      <w:pPr>
        <w:pStyle w:val="Akapitzlist"/>
        <w:numPr>
          <w:ilvl w:val="0"/>
          <w:numId w:val="113"/>
        </w:numPr>
        <w:rPr>
          <w:rFonts w:cstheme="minorHAnsi"/>
          <w:szCs w:val="22"/>
        </w:rPr>
      </w:pPr>
      <w:r w:rsidRPr="00D86356">
        <w:rPr>
          <w:rFonts w:cstheme="minorHAnsi"/>
          <w:szCs w:val="22"/>
        </w:rPr>
        <w:t xml:space="preserve">create calendar event "Ds MFET Hearing re: Expert Disco Set in" </w:t>
      </w:r>
    </w:p>
    <w:p w14:paraId="2BB20079" w14:textId="390B8F67" w:rsidR="00BB7B18" w:rsidRPr="00BB7B18" w:rsidRDefault="00BB7B18" w:rsidP="00D86356">
      <w:pPr>
        <w:pStyle w:val="DBH3"/>
      </w:pPr>
      <w:bookmarkStart w:id="242" w:name="_Toc130299836"/>
      <w:r w:rsidRPr="00BB7B18">
        <w:t>Ps Expert Disco Set - Served changed</w:t>
      </w:r>
      <w:bookmarkEnd w:id="242"/>
    </w:p>
    <w:p w14:paraId="66C8ED08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453A4C42" w14:textId="77777777" w:rsidR="00BB7B18" w:rsidRPr="00D86356" w:rsidRDefault="00BB7B18">
      <w:pPr>
        <w:pStyle w:val="Akapitzlist"/>
        <w:numPr>
          <w:ilvl w:val="0"/>
          <w:numId w:val="114"/>
        </w:numPr>
        <w:rPr>
          <w:rFonts w:cstheme="minorHAnsi"/>
          <w:szCs w:val="22"/>
        </w:rPr>
      </w:pPr>
      <w:r w:rsidRPr="00D86356">
        <w:rPr>
          <w:rFonts w:cstheme="minorHAnsi"/>
          <w:szCs w:val="22"/>
        </w:rPr>
        <w:t xml:space="preserve">All: </w:t>
      </w:r>
    </w:p>
    <w:p w14:paraId="688C5F95" w14:textId="77777777" w:rsidR="00BB7B18" w:rsidRPr="00D86356" w:rsidRDefault="00BB7B18">
      <w:pPr>
        <w:pStyle w:val="Akapitzlist"/>
        <w:numPr>
          <w:ilvl w:val="1"/>
          <w:numId w:val="114"/>
        </w:numPr>
        <w:rPr>
          <w:rFonts w:cstheme="minorHAnsi"/>
          <w:szCs w:val="22"/>
        </w:rPr>
      </w:pPr>
      <w:r w:rsidRPr="00D86356">
        <w:rPr>
          <w:rStyle w:val="Pogrubienie"/>
          <w:rFonts w:cstheme="minorHAnsi"/>
          <w:b w:val="0"/>
          <w:bCs w:val="0"/>
          <w:szCs w:val="22"/>
        </w:rPr>
        <w:t>Ps Expert Disco Set - Served</w:t>
      </w:r>
      <w:r w:rsidRPr="00D86356">
        <w:rPr>
          <w:rFonts w:cstheme="minorHAnsi"/>
          <w:szCs w:val="22"/>
        </w:rPr>
        <w:t xml:space="preserve"> has changed</w:t>
      </w:r>
    </w:p>
    <w:p w14:paraId="6C3BCEA3" w14:textId="77777777" w:rsidR="00BB7B18" w:rsidRPr="00D86356" w:rsidRDefault="00BB7B18">
      <w:pPr>
        <w:pStyle w:val="Akapitzlist"/>
        <w:numPr>
          <w:ilvl w:val="1"/>
          <w:numId w:val="114"/>
        </w:numPr>
        <w:rPr>
          <w:rFonts w:cstheme="minorHAnsi"/>
          <w:szCs w:val="22"/>
        </w:rPr>
      </w:pPr>
      <w:r w:rsidRPr="00D86356">
        <w:rPr>
          <w:rStyle w:val="Pogrubienie"/>
          <w:rFonts w:cstheme="minorHAnsi"/>
          <w:b w:val="0"/>
          <w:bCs w:val="0"/>
          <w:szCs w:val="22"/>
        </w:rPr>
        <w:t>Ps Expert Disco Set - Served</w:t>
      </w:r>
      <w:r w:rsidRPr="00D86356">
        <w:rPr>
          <w:rFonts w:cstheme="minorHAnsi"/>
          <w:szCs w:val="22"/>
        </w:rPr>
        <w:t xml:space="preserve"> is not empty</w:t>
      </w:r>
    </w:p>
    <w:p w14:paraId="4D73388D" w14:textId="77777777" w:rsidR="00BB7B18" w:rsidRPr="00D86356" w:rsidRDefault="00BB7B18">
      <w:pPr>
        <w:pStyle w:val="Akapitzlist"/>
        <w:numPr>
          <w:ilvl w:val="1"/>
          <w:numId w:val="114"/>
        </w:numPr>
        <w:rPr>
          <w:rFonts w:cstheme="minorHAnsi"/>
          <w:szCs w:val="22"/>
        </w:rPr>
      </w:pPr>
      <w:r w:rsidRPr="00D86356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D86356">
        <w:rPr>
          <w:rFonts w:cstheme="minorHAnsi"/>
          <w:szCs w:val="22"/>
        </w:rPr>
        <w:t xml:space="preserve"> is </w:t>
      </w:r>
      <w:r w:rsidRPr="00D86356">
        <w:rPr>
          <w:rStyle w:val="Uwydatnienie"/>
          <w:rFonts w:asciiTheme="minorHAnsi" w:hAnsiTheme="minorHAnsi" w:cstheme="minorHAnsi"/>
          <w:szCs w:val="22"/>
        </w:rPr>
        <w:t>0</w:t>
      </w:r>
    </w:p>
    <w:p w14:paraId="2C13407B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lastRenderedPageBreak/>
        <w:t>Tasks:</w:t>
      </w:r>
    </w:p>
    <w:p w14:paraId="799D8B11" w14:textId="77777777" w:rsidR="00BB7B18" w:rsidRPr="00D86356" w:rsidRDefault="00BB7B18">
      <w:pPr>
        <w:pStyle w:val="Akapitzlist"/>
        <w:numPr>
          <w:ilvl w:val="0"/>
          <w:numId w:val="114"/>
        </w:numPr>
        <w:rPr>
          <w:rFonts w:cstheme="minorHAnsi"/>
          <w:szCs w:val="22"/>
        </w:rPr>
      </w:pPr>
      <w:r w:rsidRPr="00D86356">
        <w:rPr>
          <w:rFonts w:cstheme="minorHAnsi"/>
          <w:szCs w:val="22"/>
        </w:rPr>
        <w:t xml:space="preserve">set Plaintiff Discovery Status to "Expert Disco Set - Served" </w:t>
      </w:r>
    </w:p>
    <w:p w14:paraId="2BED09F5" w14:textId="0BBAEF1B" w:rsidR="00BB7B18" w:rsidRPr="00BB7B18" w:rsidRDefault="00BB7B18" w:rsidP="00D86356">
      <w:pPr>
        <w:pStyle w:val="DBH3"/>
      </w:pPr>
      <w:bookmarkStart w:id="243" w:name="_Toc130299837"/>
      <w:r w:rsidRPr="00BB7B18">
        <w:t>Request for Disco Update - Received changed</w:t>
      </w:r>
      <w:bookmarkEnd w:id="243"/>
    </w:p>
    <w:p w14:paraId="3FA3BC5E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Conditions:</w:t>
      </w:r>
    </w:p>
    <w:p w14:paraId="077E3D1D" w14:textId="77777777" w:rsidR="00BB7B18" w:rsidRPr="001216E3" w:rsidRDefault="00BB7B18">
      <w:pPr>
        <w:pStyle w:val="Akapitzlist"/>
        <w:numPr>
          <w:ilvl w:val="0"/>
          <w:numId w:val="114"/>
        </w:numPr>
        <w:rPr>
          <w:rFonts w:cstheme="minorHAnsi"/>
          <w:szCs w:val="22"/>
        </w:rPr>
      </w:pPr>
      <w:r w:rsidRPr="001216E3">
        <w:rPr>
          <w:rFonts w:cstheme="minorHAnsi"/>
          <w:szCs w:val="22"/>
        </w:rPr>
        <w:t xml:space="preserve">All: </w:t>
      </w:r>
    </w:p>
    <w:p w14:paraId="10FB48A5" w14:textId="77777777" w:rsidR="00BB7B18" w:rsidRPr="001216E3" w:rsidRDefault="00BB7B18">
      <w:pPr>
        <w:pStyle w:val="Akapitzlist"/>
        <w:numPr>
          <w:ilvl w:val="1"/>
          <w:numId w:val="114"/>
        </w:numPr>
        <w:rPr>
          <w:rFonts w:cstheme="minorHAnsi"/>
          <w:szCs w:val="22"/>
        </w:rPr>
      </w:pPr>
      <w:r w:rsidRPr="001216E3">
        <w:rPr>
          <w:rStyle w:val="Pogrubienie"/>
          <w:rFonts w:cstheme="minorHAnsi"/>
          <w:b w:val="0"/>
          <w:bCs w:val="0"/>
          <w:szCs w:val="22"/>
        </w:rPr>
        <w:t>Request for Disco Update - Received</w:t>
      </w:r>
      <w:r w:rsidRPr="001216E3">
        <w:rPr>
          <w:rFonts w:cstheme="minorHAnsi"/>
          <w:szCs w:val="22"/>
        </w:rPr>
        <w:t xml:space="preserve"> has changed</w:t>
      </w:r>
    </w:p>
    <w:p w14:paraId="131EA3E2" w14:textId="77777777" w:rsidR="00BB7B18" w:rsidRPr="001216E3" w:rsidRDefault="00BB7B18">
      <w:pPr>
        <w:pStyle w:val="Akapitzlist"/>
        <w:numPr>
          <w:ilvl w:val="1"/>
          <w:numId w:val="114"/>
        </w:numPr>
        <w:rPr>
          <w:rFonts w:cstheme="minorHAnsi"/>
          <w:szCs w:val="22"/>
        </w:rPr>
      </w:pPr>
      <w:r w:rsidRPr="001216E3">
        <w:rPr>
          <w:rStyle w:val="Pogrubienie"/>
          <w:rFonts w:cstheme="minorHAnsi"/>
          <w:b w:val="0"/>
          <w:bCs w:val="0"/>
          <w:szCs w:val="22"/>
        </w:rPr>
        <w:t>Request for Disco Update - Received</w:t>
      </w:r>
      <w:r w:rsidRPr="001216E3">
        <w:rPr>
          <w:rFonts w:cstheme="minorHAnsi"/>
          <w:szCs w:val="22"/>
        </w:rPr>
        <w:t xml:space="preserve"> is not empty</w:t>
      </w:r>
    </w:p>
    <w:p w14:paraId="1981C296" w14:textId="77777777" w:rsidR="00BB7B18" w:rsidRPr="001216E3" w:rsidRDefault="00BB7B18">
      <w:pPr>
        <w:pStyle w:val="Akapitzlist"/>
        <w:numPr>
          <w:ilvl w:val="1"/>
          <w:numId w:val="114"/>
        </w:numPr>
        <w:rPr>
          <w:rFonts w:cstheme="minorHAnsi"/>
          <w:szCs w:val="22"/>
        </w:rPr>
      </w:pPr>
      <w:r w:rsidRPr="001216E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216E3">
        <w:rPr>
          <w:rFonts w:cstheme="minorHAnsi"/>
          <w:szCs w:val="22"/>
        </w:rPr>
        <w:t xml:space="preserve"> is </w:t>
      </w:r>
      <w:r w:rsidRPr="001216E3">
        <w:rPr>
          <w:rStyle w:val="Uwydatnienie"/>
          <w:rFonts w:asciiTheme="minorHAnsi" w:hAnsiTheme="minorHAnsi" w:cstheme="minorHAnsi"/>
          <w:szCs w:val="22"/>
        </w:rPr>
        <w:t>0</w:t>
      </w:r>
    </w:p>
    <w:p w14:paraId="423B35D3" w14:textId="77777777" w:rsidR="00BB7B18" w:rsidRPr="00BB7B18" w:rsidRDefault="00BB7B18" w:rsidP="00BB7B18">
      <w:pPr>
        <w:rPr>
          <w:rFonts w:cstheme="minorHAnsi"/>
          <w:szCs w:val="22"/>
        </w:rPr>
      </w:pPr>
      <w:r w:rsidRPr="00BB7B18">
        <w:rPr>
          <w:rFonts w:cstheme="minorHAnsi"/>
          <w:szCs w:val="22"/>
        </w:rPr>
        <w:t>Tasks:</w:t>
      </w:r>
    </w:p>
    <w:p w14:paraId="748CB644" w14:textId="77777777" w:rsidR="00BB7B18" w:rsidRPr="001216E3" w:rsidRDefault="00BB7B18">
      <w:pPr>
        <w:pStyle w:val="Akapitzlist"/>
        <w:numPr>
          <w:ilvl w:val="0"/>
          <w:numId w:val="114"/>
        </w:numPr>
        <w:rPr>
          <w:rFonts w:cstheme="minorHAnsi"/>
          <w:szCs w:val="22"/>
        </w:rPr>
      </w:pPr>
      <w:r w:rsidRPr="001216E3">
        <w:rPr>
          <w:rFonts w:cstheme="minorHAnsi"/>
          <w:szCs w:val="22"/>
        </w:rPr>
        <w:t>Set Plaintiff Discovery Status to Request for Disco Update - Received</w:t>
      </w:r>
    </w:p>
    <w:p w14:paraId="2C593E25" w14:textId="50581434" w:rsidR="00BB7B18" w:rsidRDefault="005A62AD" w:rsidP="005A62AD">
      <w:pPr>
        <w:pStyle w:val="DBH2"/>
      </w:pPr>
      <w:bookmarkStart w:id="244" w:name="_Toc130299838"/>
      <w:r w:rsidRPr="005A62AD">
        <w:t>Module: Cases, Section: Plaintiff MSJ</w:t>
      </w:r>
      <w:bookmarkEnd w:id="244"/>
    </w:p>
    <w:p w14:paraId="3209B52D" w14:textId="03E86FFF" w:rsidR="005A62AD" w:rsidRPr="005A62AD" w:rsidRDefault="005A62AD" w:rsidP="005A62AD">
      <w:pPr>
        <w:pStyle w:val="DBH3"/>
        <w:rPr>
          <w:lang w:val="pl-PL" w:eastAsia="pl-PL"/>
        </w:rPr>
      </w:pPr>
      <w:bookmarkStart w:id="245" w:name="_Toc130299839"/>
      <w:r w:rsidRPr="005A62AD">
        <w:t>Change of Plaintiff MSJ Status</w:t>
      </w:r>
      <w:bookmarkEnd w:id="245"/>
    </w:p>
    <w:p w14:paraId="397854C4" w14:textId="77777777" w:rsidR="005A62AD" w:rsidRPr="005A62AD" w:rsidRDefault="005A62AD" w:rsidP="005A62AD">
      <w:r w:rsidRPr="005A62AD">
        <w:t>Conditions:</w:t>
      </w:r>
    </w:p>
    <w:p w14:paraId="5858BFBD" w14:textId="77777777" w:rsidR="005A62AD" w:rsidRPr="005A62AD" w:rsidRDefault="005A62AD">
      <w:pPr>
        <w:pStyle w:val="Akapitzlist"/>
        <w:numPr>
          <w:ilvl w:val="0"/>
          <w:numId w:val="114"/>
        </w:numPr>
      </w:pPr>
      <w:r w:rsidRPr="005A62AD">
        <w:t xml:space="preserve">All: </w:t>
      </w:r>
    </w:p>
    <w:p w14:paraId="5FC09C03" w14:textId="77777777" w:rsidR="005A62AD" w:rsidRPr="005A62AD" w:rsidRDefault="005A62AD">
      <w:pPr>
        <w:pStyle w:val="Akapitzlist"/>
        <w:numPr>
          <w:ilvl w:val="1"/>
          <w:numId w:val="114"/>
        </w:numPr>
      </w:pPr>
      <w:r w:rsidRPr="005A62AD">
        <w:rPr>
          <w:rStyle w:val="Pogrubienie"/>
          <w:rFonts w:cstheme="minorHAnsi"/>
          <w:b w:val="0"/>
          <w:bCs w:val="0"/>
          <w:szCs w:val="22"/>
        </w:rPr>
        <w:t>Plaintiff MSJ Status</w:t>
      </w:r>
      <w:r w:rsidRPr="005A62AD">
        <w:t xml:space="preserve"> has changed</w:t>
      </w:r>
    </w:p>
    <w:p w14:paraId="7B2DFD92" w14:textId="77777777" w:rsidR="005A62AD" w:rsidRPr="005A62AD" w:rsidRDefault="005A62AD">
      <w:pPr>
        <w:pStyle w:val="Akapitzlist"/>
        <w:numPr>
          <w:ilvl w:val="1"/>
          <w:numId w:val="114"/>
        </w:numPr>
      </w:pPr>
      <w:r w:rsidRPr="005A62AD">
        <w:rPr>
          <w:rStyle w:val="Pogrubienie"/>
          <w:rFonts w:cstheme="minorHAnsi"/>
          <w:b w:val="0"/>
          <w:bCs w:val="0"/>
          <w:szCs w:val="22"/>
        </w:rPr>
        <w:t>Plaintiff MSJ Status</w:t>
      </w:r>
      <w:r w:rsidRPr="005A62AD">
        <w:t xml:space="preserve"> is not empty</w:t>
      </w:r>
    </w:p>
    <w:p w14:paraId="12545AF7" w14:textId="77777777" w:rsidR="005A62AD" w:rsidRPr="005A62AD" w:rsidRDefault="005A62AD" w:rsidP="005A62AD">
      <w:r w:rsidRPr="005A62AD">
        <w:t>Tasks:</w:t>
      </w:r>
    </w:p>
    <w:p w14:paraId="493274D2" w14:textId="77777777" w:rsidR="005A62AD" w:rsidRPr="005A62AD" w:rsidRDefault="005A62AD">
      <w:pPr>
        <w:pStyle w:val="Akapitzlist"/>
        <w:numPr>
          <w:ilvl w:val="0"/>
          <w:numId w:val="114"/>
        </w:numPr>
      </w:pPr>
      <w:r w:rsidRPr="005A62AD">
        <w:t xml:space="preserve">Update Status, Status Age, Status Date, Stage </w:t>
      </w:r>
    </w:p>
    <w:p w14:paraId="2FB873E2" w14:textId="7FC54607" w:rsidR="005A62AD" w:rsidRPr="005A62AD" w:rsidRDefault="005A62AD" w:rsidP="005A62AD">
      <w:pPr>
        <w:pStyle w:val="DBH3"/>
      </w:pPr>
      <w:bookmarkStart w:id="246" w:name="_Toc130299840"/>
      <w:r w:rsidRPr="005A62AD">
        <w:t>Plaintiff MSJ Status change to Ds Response to MSJ Received</w:t>
      </w:r>
      <w:bookmarkEnd w:id="246"/>
    </w:p>
    <w:p w14:paraId="5242658A" w14:textId="77777777" w:rsidR="005A62AD" w:rsidRPr="005A62AD" w:rsidRDefault="005A62AD" w:rsidP="005A62AD">
      <w:r w:rsidRPr="005A62AD">
        <w:t>Conditions:</w:t>
      </w:r>
    </w:p>
    <w:p w14:paraId="583E4110" w14:textId="77777777" w:rsidR="005A62AD" w:rsidRPr="005A62AD" w:rsidRDefault="005A62AD">
      <w:pPr>
        <w:pStyle w:val="Akapitzlist"/>
        <w:numPr>
          <w:ilvl w:val="0"/>
          <w:numId w:val="114"/>
        </w:numPr>
      </w:pPr>
      <w:r w:rsidRPr="005A62AD">
        <w:t xml:space="preserve">All: </w:t>
      </w:r>
    </w:p>
    <w:p w14:paraId="6752EC29" w14:textId="77777777" w:rsidR="005A62AD" w:rsidRPr="005A62AD" w:rsidRDefault="005A62AD">
      <w:pPr>
        <w:pStyle w:val="Akapitzlist"/>
        <w:numPr>
          <w:ilvl w:val="1"/>
          <w:numId w:val="114"/>
        </w:numPr>
      </w:pPr>
      <w:r w:rsidRPr="005A62AD">
        <w:rPr>
          <w:rStyle w:val="Pogrubienie"/>
          <w:rFonts w:cstheme="minorHAnsi"/>
          <w:b w:val="0"/>
          <w:bCs w:val="0"/>
          <w:szCs w:val="22"/>
        </w:rPr>
        <w:t>Plaintiff MSJ Status</w:t>
      </w:r>
      <w:r w:rsidRPr="005A62AD">
        <w:t xml:space="preserve"> has changed</w:t>
      </w:r>
    </w:p>
    <w:p w14:paraId="733AC991" w14:textId="77777777" w:rsidR="005A62AD" w:rsidRPr="005A62AD" w:rsidRDefault="005A62AD">
      <w:pPr>
        <w:pStyle w:val="Akapitzlist"/>
        <w:numPr>
          <w:ilvl w:val="1"/>
          <w:numId w:val="114"/>
        </w:numPr>
      </w:pPr>
      <w:r w:rsidRPr="005A62AD">
        <w:rPr>
          <w:rStyle w:val="Pogrubienie"/>
          <w:rFonts w:cstheme="minorHAnsi"/>
          <w:b w:val="0"/>
          <w:bCs w:val="0"/>
          <w:szCs w:val="22"/>
        </w:rPr>
        <w:t>Plaintiff MSJ Status</w:t>
      </w:r>
      <w:r w:rsidRPr="005A62AD">
        <w:t xml:space="preserve"> is </w:t>
      </w:r>
      <w:r w:rsidRPr="005A62AD">
        <w:rPr>
          <w:rStyle w:val="Uwydatnienie"/>
          <w:rFonts w:asciiTheme="minorHAnsi" w:hAnsiTheme="minorHAnsi" w:cstheme="minorHAnsi"/>
          <w:szCs w:val="22"/>
        </w:rPr>
        <w:t>Ds Response to MSJ Received</w:t>
      </w:r>
    </w:p>
    <w:p w14:paraId="3153B65D" w14:textId="77777777" w:rsidR="005A62AD" w:rsidRPr="005A62AD" w:rsidRDefault="005A62AD">
      <w:pPr>
        <w:pStyle w:val="Akapitzlist"/>
        <w:numPr>
          <w:ilvl w:val="1"/>
          <w:numId w:val="114"/>
        </w:numPr>
      </w:pPr>
      <w:r w:rsidRPr="005A62AD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5A62AD">
        <w:t xml:space="preserve"> is </w:t>
      </w:r>
      <w:r w:rsidRPr="005A62AD">
        <w:rPr>
          <w:rStyle w:val="Uwydatnienie"/>
          <w:rFonts w:asciiTheme="minorHAnsi" w:hAnsiTheme="minorHAnsi" w:cstheme="minorHAnsi"/>
          <w:szCs w:val="22"/>
        </w:rPr>
        <w:t>0</w:t>
      </w:r>
    </w:p>
    <w:p w14:paraId="3E2FC96C" w14:textId="77777777" w:rsidR="005A62AD" w:rsidRPr="005A62AD" w:rsidRDefault="005A62AD" w:rsidP="005A62AD">
      <w:r w:rsidRPr="005A62AD">
        <w:t>Tasks:</w:t>
      </w:r>
    </w:p>
    <w:p w14:paraId="4A4EF965" w14:textId="77777777" w:rsidR="005A62AD" w:rsidRPr="005A62AD" w:rsidRDefault="005A62AD">
      <w:pPr>
        <w:pStyle w:val="Akapitzlist"/>
        <w:numPr>
          <w:ilvl w:val="0"/>
          <w:numId w:val="114"/>
        </w:numPr>
      </w:pPr>
      <w:r w:rsidRPr="005A62AD">
        <w:t>set date Ds Response to MSJ Received</w:t>
      </w:r>
    </w:p>
    <w:p w14:paraId="52C26444" w14:textId="77777777" w:rsidR="005A62AD" w:rsidRPr="005A62AD" w:rsidRDefault="005A62AD">
      <w:pPr>
        <w:pStyle w:val="Akapitzlist"/>
        <w:numPr>
          <w:ilvl w:val="0"/>
          <w:numId w:val="114"/>
        </w:numPr>
      </w:pPr>
      <w:r w:rsidRPr="005A62AD">
        <w:t xml:space="preserve">create task for Assigned Attorney to "Review Ds Response to Ps MSJ in" </w:t>
      </w:r>
    </w:p>
    <w:p w14:paraId="068D76F9" w14:textId="3DFB202B" w:rsidR="005A62AD" w:rsidRPr="005A62AD" w:rsidRDefault="005A62AD" w:rsidP="00110FA0">
      <w:pPr>
        <w:pStyle w:val="DBH3"/>
      </w:pPr>
      <w:bookmarkStart w:id="247" w:name="_Toc130299841"/>
      <w:r w:rsidRPr="005A62AD">
        <w:t>Plaintiff MSJ Status change to Ps MSJ Denied</w:t>
      </w:r>
      <w:bookmarkEnd w:id="247"/>
    </w:p>
    <w:p w14:paraId="7C19E201" w14:textId="77777777" w:rsidR="005A62AD" w:rsidRPr="005A62AD" w:rsidRDefault="005A62AD" w:rsidP="005A62AD">
      <w:r w:rsidRPr="005A62AD">
        <w:t>Conditions:</w:t>
      </w:r>
    </w:p>
    <w:p w14:paraId="08003F5F" w14:textId="77777777" w:rsidR="005A62AD" w:rsidRPr="005A62AD" w:rsidRDefault="005A62AD">
      <w:pPr>
        <w:pStyle w:val="Akapitzlist"/>
        <w:numPr>
          <w:ilvl w:val="0"/>
          <w:numId w:val="115"/>
        </w:numPr>
      </w:pPr>
      <w:r w:rsidRPr="005A62AD">
        <w:lastRenderedPageBreak/>
        <w:t xml:space="preserve">All: </w:t>
      </w:r>
    </w:p>
    <w:p w14:paraId="0C8BCE7F" w14:textId="77777777" w:rsidR="005A62AD" w:rsidRPr="005A62AD" w:rsidRDefault="005A62AD">
      <w:pPr>
        <w:pStyle w:val="Akapitzlist"/>
        <w:numPr>
          <w:ilvl w:val="1"/>
          <w:numId w:val="115"/>
        </w:numPr>
      </w:pPr>
      <w:r w:rsidRPr="00110FA0">
        <w:rPr>
          <w:rStyle w:val="Pogrubienie"/>
          <w:rFonts w:cstheme="minorHAnsi"/>
          <w:b w:val="0"/>
          <w:bCs w:val="0"/>
          <w:szCs w:val="22"/>
        </w:rPr>
        <w:t>Plaintiff MSJ Status</w:t>
      </w:r>
      <w:r w:rsidRPr="005A62AD">
        <w:t xml:space="preserve"> has changed</w:t>
      </w:r>
    </w:p>
    <w:p w14:paraId="6A7D8D57" w14:textId="77777777" w:rsidR="005A62AD" w:rsidRPr="005A62AD" w:rsidRDefault="005A62AD">
      <w:pPr>
        <w:pStyle w:val="Akapitzlist"/>
        <w:numPr>
          <w:ilvl w:val="1"/>
          <w:numId w:val="115"/>
        </w:numPr>
      </w:pPr>
      <w:r w:rsidRPr="00110FA0">
        <w:rPr>
          <w:rStyle w:val="Pogrubienie"/>
          <w:rFonts w:cstheme="minorHAnsi"/>
          <w:b w:val="0"/>
          <w:bCs w:val="0"/>
          <w:szCs w:val="22"/>
        </w:rPr>
        <w:t>Plaintiff MSJ Status</w:t>
      </w:r>
      <w:r w:rsidRPr="005A62AD">
        <w:t xml:space="preserve"> is </w:t>
      </w:r>
      <w:r w:rsidRPr="00110FA0">
        <w:rPr>
          <w:rStyle w:val="Uwydatnienie"/>
          <w:rFonts w:asciiTheme="minorHAnsi" w:hAnsiTheme="minorHAnsi" w:cstheme="minorHAnsi"/>
          <w:szCs w:val="22"/>
        </w:rPr>
        <w:t>Ps MSJ Denied</w:t>
      </w:r>
    </w:p>
    <w:p w14:paraId="6DA42D13" w14:textId="77777777" w:rsidR="005A62AD" w:rsidRPr="005A62AD" w:rsidRDefault="005A62AD">
      <w:pPr>
        <w:pStyle w:val="Akapitzlist"/>
        <w:numPr>
          <w:ilvl w:val="1"/>
          <w:numId w:val="115"/>
        </w:numPr>
      </w:pPr>
      <w:r w:rsidRPr="00110FA0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5A62AD">
        <w:t xml:space="preserve"> is </w:t>
      </w:r>
      <w:r w:rsidRPr="00110FA0">
        <w:rPr>
          <w:rStyle w:val="Uwydatnienie"/>
          <w:rFonts w:asciiTheme="minorHAnsi" w:hAnsiTheme="minorHAnsi" w:cstheme="minorHAnsi"/>
          <w:szCs w:val="22"/>
        </w:rPr>
        <w:t>0</w:t>
      </w:r>
    </w:p>
    <w:p w14:paraId="28CCE01C" w14:textId="77777777" w:rsidR="005A62AD" w:rsidRPr="005A62AD" w:rsidRDefault="005A62AD" w:rsidP="005A62AD">
      <w:r w:rsidRPr="005A62AD">
        <w:t>Tasks:</w:t>
      </w:r>
    </w:p>
    <w:p w14:paraId="56BE66D7" w14:textId="77777777" w:rsidR="005A62AD" w:rsidRPr="005A62AD" w:rsidRDefault="005A62AD">
      <w:pPr>
        <w:pStyle w:val="Akapitzlist"/>
        <w:numPr>
          <w:ilvl w:val="0"/>
          <w:numId w:val="115"/>
        </w:numPr>
      </w:pPr>
      <w:r w:rsidRPr="005A62AD">
        <w:t>set date Order on Ps MSJ</w:t>
      </w:r>
    </w:p>
    <w:p w14:paraId="617C29AF" w14:textId="77777777" w:rsidR="005A62AD" w:rsidRPr="005A62AD" w:rsidRDefault="005A62AD">
      <w:pPr>
        <w:pStyle w:val="Akapitzlist"/>
        <w:numPr>
          <w:ilvl w:val="0"/>
          <w:numId w:val="115"/>
        </w:numPr>
      </w:pPr>
      <w:r w:rsidRPr="005A62AD">
        <w:t xml:space="preserve">create task for ASSIGNED ATTORNEY to "Review Order Denying Ps MSJ in" </w:t>
      </w:r>
    </w:p>
    <w:p w14:paraId="735807C5" w14:textId="76DFAC50" w:rsidR="005A62AD" w:rsidRPr="005A62AD" w:rsidRDefault="005A62AD" w:rsidP="00110FA0">
      <w:pPr>
        <w:pStyle w:val="DBH3"/>
      </w:pPr>
      <w:bookmarkStart w:id="248" w:name="_Toc130299842"/>
      <w:r w:rsidRPr="005A62AD">
        <w:t>Plaintiff MSJ Status change to Ps MSJ Drafted</w:t>
      </w:r>
      <w:bookmarkEnd w:id="248"/>
    </w:p>
    <w:p w14:paraId="132F11AC" w14:textId="77777777" w:rsidR="005A62AD" w:rsidRPr="005A62AD" w:rsidRDefault="005A62AD" w:rsidP="005A62AD">
      <w:r w:rsidRPr="005A62AD">
        <w:t>Conditions:</w:t>
      </w:r>
    </w:p>
    <w:p w14:paraId="0FC5A5C4" w14:textId="77777777" w:rsidR="005A62AD" w:rsidRPr="005A62AD" w:rsidRDefault="005A62AD">
      <w:pPr>
        <w:pStyle w:val="Akapitzlist"/>
        <w:numPr>
          <w:ilvl w:val="0"/>
          <w:numId w:val="116"/>
        </w:numPr>
      </w:pPr>
      <w:r w:rsidRPr="005A62AD">
        <w:t xml:space="preserve">All: </w:t>
      </w:r>
    </w:p>
    <w:p w14:paraId="2C74FF1C" w14:textId="77777777" w:rsidR="005A62AD" w:rsidRPr="005A62AD" w:rsidRDefault="005A62AD">
      <w:pPr>
        <w:pStyle w:val="Akapitzlist"/>
        <w:numPr>
          <w:ilvl w:val="1"/>
          <w:numId w:val="116"/>
        </w:numPr>
      </w:pPr>
      <w:r w:rsidRPr="00110FA0">
        <w:rPr>
          <w:rStyle w:val="Pogrubienie"/>
          <w:rFonts w:cstheme="minorHAnsi"/>
          <w:b w:val="0"/>
          <w:bCs w:val="0"/>
          <w:szCs w:val="22"/>
        </w:rPr>
        <w:t>Plaintiff MSJ Status</w:t>
      </w:r>
      <w:r w:rsidRPr="005A62AD">
        <w:t xml:space="preserve"> has changed</w:t>
      </w:r>
    </w:p>
    <w:p w14:paraId="1F6BA3C6" w14:textId="77777777" w:rsidR="005A62AD" w:rsidRPr="005A62AD" w:rsidRDefault="005A62AD">
      <w:pPr>
        <w:pStyle w:val="Akapitzlist"/>
        <w:numPr>
          <w:ilvl w:val="1"/>
          <w:numId w:val="116"/>
        </w:numPr>
      </w:pPr>
      <w:r w:rsidRPr="00110FA0">
        <w:rPr>
          <w:rStyle w:val="Pogrubienie"/>
          <w:rFonts w:cstheme="minorHAnsi"/>
          <w:b w:val="0"/>
          <w:bCs w:val="0"/>
          <w:szCs w:val="22"/>
        </w:rPr>
        <w:t>Plaintiff MSJ Status</w:t>
      </w:r>
      <w:r w:rsidRPr="005A62AD">
        <w:t xml:space="preserve"> is </w:t>
      </w:r>
      <w:r w:rsidRPr="00110FA0">
        <w:rPr>
          <w:rStyle w:val="Uwydatnienie"/>
          <w:rFonts w:asciiTheme="minorHAnsi" w:hAnsiTheme="minorHAnsi" w:cstheme="minorHAnsi"/>
          <w:szCs w:val="22"/>
        </w:rPr>
        <w:t>Ps MSJ Drafted</w:t>
      </w:r>
    </w:p>
    <w:p w14:paraId="7F76AB28" w14:textId="77777777" w:rsidR="005A62AD" w:rsidRPr="005A62AD" w:rsidRDefault="005A62AD">
      <w:pPr>
        <w:pStyle w:val="Akapitzlist"/>
        <w:numPr>
          <w:ilvl w:val="1"/>
          <w:numId w:val="116"/>
        </w:numPr>
      </w:pPr>
      <w:r w:rsidRPr="00110FA0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5A62AD">
        <w:t xml:space="preserve"> is </w:t>
      </w:r>
      <w:r w:rsidRPr="00110FA0">
        <w:rPr>
          <w:rStyle w:val="Uwydatnienie"/>
          <w:rFonts w:asciiTheme="minorHAnsi" w:hAnsiTheme="minorHAnsi" w:cstheme="minorHAnsi"/>
          <w:szCs w:val="22"/>
        </w:rPr>
        <w:t>0</w:t>
      </w:r>
    </w:p>
    <w:p w14:paraId="08C40053" w14:textId="77777777" w:rsidR="005A62AD" w:rsidRPr="005A62AD" w:rsidRDefault="005A62AD" w:rsidP="005A62AD">
      <w:r w:rsidRPr="005A62AD">
        <w:t>Tasks:</w:t>
      </w:r>
    </w:p>
    <w:p w14:paraId="624D13AB" w14:textId="77777777" w:rsidR="005A62AD" w:rsidRPr="005A62AD" w:rsidRDefault="005A62AD">
      <w:pPr>
        <w:pStyle w:val="Akapitzlist"/>
        <w:numPr>
          <w:ilvl w:val="0"/>
          <w:numId w:val="116"/>
        </w:numPr>
      </w:pPr>
      <w:r w:rsidRPr="005A62AD">
        <w:t xml:space="preserve">set date Ps MSJ Drafted </w:t>
      </w:r>
    </w:p>
    <w:p w14:paraId="41F864B5" w14:textId="213EF550" w:rsidR="005A62AD" w:rsidRPr="005A62AD" w:rsidRDefault="005A62AD" w:rsidP="00110FA0">
      <w:pPr>
        <w:pStyle w:val="DBH3"/>
      </w:pPr>
      <w:bookmarkStart w:id="249" w:name="_Toc130299843"/>
      <w:r w:rsidRPr="005A62AD">
        <w:t>Plaintiff MSJ Status change to Ps MSJ Filed</w:t>
      </w:r>
      <w:bookmarkEnd w:id="249"/>
    </w:p>
    <w:p w14:paraId="713C4892" w14:textId="77777777" w:rsidR="005A62AD" w:rsidRPr="005A62AD" w:rsidRDefault="005A62AD" w:rsidP="005A62AD">
      <w:r w:rsidRPr="005A62AD">
        <w:t>Conditions:</w:t>
      </w:r>
    </w:p>
    <w:p w14:paraId="30B8FA8F" w14:textId="77777777" w:rsidR="005A62AD" w:rsidRPr="005A62AD" w:rsidRDefault="005A62AD">
      <w:pPr>
        <w:pStyle w:val="Akapitzlist"/>
        <w:numPr>
          <w:ilvl w:val="0"/>
          <w:numId w:val="116"/>
        </w:numPr>
      </w:pPr>
      <w:r w:rsidRPr="005A62AD">
        <w:t xml:space="preserve">All: </w:t>
      </w:r>
    </w:p>
    <w:p w14:paraId="4370FA9E" w14:textId="77777777" w:rsidR="005A62AD" w:rsidRPr="005A62AD" w:rsidRDefault="005A62AD">
      <w:pPr>
        <w:pStyle w:val="Akapitzlist"/>
        <w:numPr>
          <w:ilvl w:val="1"/>
          <w:numId w:val="116"/>
        </w:numPr>
      </w:pPr>
      <w:r w:rsidRPr="00110FA0">
        <w:rPr>
          <w:rStyle w:val="Pogrubienie"/>
          <w:rFonts w:cstheme="minorHAnsi"/>
          <w:b w:val="0"/>
          <w:bCs w:val="0"/>
          <w:szCs w:val="22"/>
        </w:rPr>
        <w:t>Plaintiff MSJ Status</w:t>
      </w:r>
      <w:r w:rsidRPr="005A62AD">
        <w:t xml:space="preserve"> has changed</w:t>
      </w:r>
    </w:p>
    <w:p w14:paraId="604B61DA" w14:textId="77777777" w:rsidR="005A62AD" w:rsidRPr="005A62AD" w:rsidRDefault="005A62AD">
      <w:pPr>
        <w:pStyle w:val="Akapitzlist"/>
        <w:numPr>
          <w:ilvl w:val="1"/>
          <w:numId w:val="116"/>
        </w:numPr>
      </w:pPr>
      <w:r w:rsidRPr="00110FA0">
        <w:rPr>
          <w:rStyle w:val="Pogrubienie"/>
          <w:rFonts w:cstheme="minorHAnsi"/>
          <w:b w:val="0"/>
          <w:bCs w:val="0"/>
          <w:szCs w:val="22"/>
        </w:rPr>
        <w:t>Plaintiff MSJ Status</w:t>
      </w:r>
      <w:r w:rsidRPr="005A62AD">
        <w:t xml:space="preserve"> is </w:t>
      </w:r>
      <w:r w:rsidRPr="00110FA0">
        <w:rPr>
          <w:rStyle w:val="Uwydatnienie"/>
          <w:rFonts w:asciiTheme="minorHAnsi" w:hAnsiTheme="minorHAnsi" w:cstheme="minorHAnsi"/>
          <w:szCs w:val="22"/>
        </w:rPr>
        <w:t>Ps MSJ Filed</w:t>
      </w:r>
    </w:p>
    <w:p w14:paraId="46F5DBF6" w14:textId="77777777" w:rsidR="005A62AD" w:rsidRPr="005A62AD" w:rsidRDefault="005A62AD">
      <w:pPr>
        <w:pStyle w:val="Akapitzlist"/>
        <w:numPr>
          <w:ilvl w:val="1"/>
          <w:numId w:val="116"/>
        </w:numPr>
      </w:pPr>
      <w:r w:rsidRPr="00110FA0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5A62AD">
        <w:t xml:space="preserve"> is </w:t>
      </w:r>
      <w:r w:rsidRPr="00110FA0">
        <w:rPr>
          <w:rStyle w:val="Uwydatnienie"/>
          <w:rFonts w:asciiTheme="minorHAnsi" w:hAnsiTheme="minorHAnsi" w:cstheme="minorHAnsi"/>
          <w:szCs w:val="22"/>
        </w:rPr>
        <w:t>0</w:t>
      </w:r>
    </w:p>
    <w:p w14:paraId="79ECA91B" w14:textId="77777777" w:rsidR="005A62AD" w:rsidRPr="005A62AD" w:rsidRDefault="005A62AD" w:rsidP="005A62AD">
      <w:r w:rsidRPr="005A62AD">
        <w:t>Tasks:</w:t>
      </w:r>
    </w:p>
    <w:p w14:paraId="072073F0" w14:textId="77777777" w:rsidR="005A62AD" w:rsidRPr="005A62AD" w:rsidRDefault="005A62AD">
      <w:pPr>
        <w:pStyle w:val="Akapitzlist"/>
        <w:numPr>
          <w:ilvl w:val="0"/>
          <w:numId w:val="117"/>
        </w:numPr>
      </w:pPr>
      <w:r w:rsidRPr="005A62AD">
        <w:t>set date Ps MSJ Filed</w:t>
      </w:r>
    </w:p>
    <w:p w14:paraId="030C6CDF" w14:textId="77777777" w:rsidR="005A62AD" w:rsidRPr="005A62AD" w:rsidRDefault="005A62AD">
      <w:pPr>
        <w:pStyle w:val="Akapitzlist"/>
        <w:numPr>
          <w:ilvl w:val="0"/>
          <w:numId w:val="117"/>
        </w:numPr>
      </w:pPr>
      <w:r w:rsidRPr="005A62AD">
        <w:t xml:space="preserve">create task for Scheduling Team - Hearings to "Coordinate Special Set Hearing on Ps MSJ within the next 45-60 days in" </w:t>
      </w:r>
    </w:p>
    <w:p w14:paraId="0EB960B6" w14:textId="67CAE525" w:rsidR="005A62AD" w:rsidRPr="005A62AD" w:rsidRDefault="005A62AD" w:rsidP="00110FA0">
      <w:pPr>
        <w:pStyle w:val="DBH3"/>
      </w:pPr>
      <w:bookmarkStart w:id="250" w:name="_Toc130299844"/>
      <w:r w:rsidRPr="005A62AD">
        <w:t>Plaintiff MSJ Status change to Ps MSJ Granted</w:t>
      </w:r>
      <w:bookmarkEnd w:id="250"/>
    </w:p>
    <w:p w14:paraId="78BFD459" w14:textId="77777777" w:rsidR="005A62AD" w:rsidRPr="005A62AD" w:rsidRDefault="005A62AD" w:rsidP="005A62AD">
      <w:r w:rsidRPr="005A62AD">
        <w:t>Conditions:</w:t>
      </w:r>
    </w:p>
    <w:p w14:paraId="72424DF2" w14:textId="77777777" w:rsidR="005A62AD" w:rsidRPr="005A62AD" w:rsidRDefault="005A62AD">
      <w:pPr>
        <w:pStyle w:val="Akapitzlist"/>
        <w:numPr>
          <w:ilvl w:val="0"/>
          <w:numId w:val="118"/>
        </w:numPr>
      </w:pPr>
      <w:r w:rsidRPr="005A62AD">
        <w:t xml:space="preserve">All: </w:t>
      </w:r>
    </w:p>
    <w:p w14:paraId="74B5213D" w14:textId="77777777" w:rsidR="005A62AD" w:rsidRPr="005A62AD" w:rsidRDefault="005A62AD">
      <w:pPr>
        <w:pStyle w:val="Akapitzlist"/>
        <w:numPr>
          <w:ilvl w:val="1"/>
          <w:numId w:val="118"/>
        </w:numPr>
      </w:pPr>
      <w:r w:rsidRPr="00110FA0">
        <w:rPr>
          <w:rStyle w:val="Pogrubienie"/>
          <w:rFonts w:cstheme="minorHAnsi"/>
          <w:b w:val="0"/>
          <w:bCs w:val="0"/>
          <w:szCs w:val="22"/>
        </w:rPr>
        <w:t>Plaintiff MSJ Status</w:t>
      </w:r>
      <w:r w:rsidRPr="005A62AD">
        <w:t xml:space="preserve"> has changed</w:t>
      </w:r>
    </w:p>
    <w:p w14:paraId="63C929C1" w14:textId="77777777" w:rsidR="005A62AD" w:rsidRPr="005A62AD" w:rsidRDefault="005A62AD">
      <w:pPr>
        <w:pStyle w:val="Akapitzlist"/>
        <w:numPr>
          <w:ilvl w:val="1"/>
          <w:numId w:val="118"/>
        </w:numPr>
      </w:pPr>
      <w:r w:rsidRPr="00110FA0">
        <w:rPr>
          <w:rStyle w:val="Pogrubienie"/>
          <w:rFonts w:cstheme="minorHAnsi"/>
          <w:b w:val="0"/>
          <w:bCs w:val="0"/>
          <w:szCs w:val="22"/>
        </w:rPr>
        <w:t>Plaintiff MSJ Status</w:t>
      </w:r>
      <w:r w:rsidRPr="005A62AD">
        <w:t xml:space="preserve"> is </w:t>
      </w:r>
      <w:r w:rsidRPr="00110FA0">
        <w:rPr>
          <w:rStyle w:val="Uwydatnienie"/>
          <w:rFonts w:asciiTheme="minorHAnsi" w:hAnsiTheme="minorHAnsi" w:cstheme="minorHAnsi"/>
          <w:szCs w:val="22"/>
        </w:rPr>
        <w:t>Ps MSJ Granted</w:t>
      </w:r>
    </w:p>
    <w:p w14:paraId="3753B00C" w14:textId="77777777" w:rsidR="005A62AD" w:rsidRPr="005A62AD" w:rsidRDefault="005A62AD">
      <w:pPr>
        <w:pStyle w:val="Akapitzlist"/>
        <w:numPr>
          <w:ilvl w:val="1"/>
          <w:numId w:val="118"/>
        </w:numPr>
      </w:pPr>
      <w:r w:rsidRPr="00110FA0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5A62AD">
        <w:t xml:space="preserve"> is </w:t>
      </w:r>
      <w:r w:rsidRPr="00110FA0">
        <w:rPr>
          <w:rStyle w:val="Uwydatnienie"/>
          <w:rFonts w:asciiTheme="minorHAnsi" w:hAnsiTheme="minorHAnsi" w:cstheme="minorHAnsi"/>
          <w:szCs w:val="22"/>
        </w:rPr>
        <w:t>0</w:t>
      </w:r>
    </w:p>
    <w:p w14:paraId="267C0B05" w14:textId="77777777" w:rsidR="005A62AD" w:rsidRPr="005A62AD" w:rsidRDefault="005A62AD" w:rsidP="005A62AD">
      <w:r w:rsidRPr="005A62AD">
        <w:lastRenderedPageBreak/>
        <w:t>Tasks:</w:t>
      </w:r>
    </w:p>
    <w:p w14:paraId="7FBF8026" w14:textId="77777777" w:rsidR="005A62AD" w:rsidRPr="005A62AD" w:rsidRDefault="005A62AD">
      <w:pPr>
        <w:pStyle w:val="Akapitzlist"/>
        <w:numPr>
          <w:ilvl w:val="0"/>
          <w:numId w:val="118"/>
        </w:numPr>
      </w:pPr>
      <w:r w:rsidRPr="005A62AD">
        <w:t>set date Order on Ps MSJ</w:t>
      </w:r>
    </w:p>
    <w:p w14:paraId="70A440FD" w14:textId="77777777" w:rsidR="005A62AD" w:rsidRPr="005A62AD" w:rsidRDefault="005A62AD">
      <w:pPr>
        <w:pStyle w:val="Akapitzlist"/>
        <w:numPr>
          <w:ilvl w:val="0"/>
          <w:numId w:val="118"/>
        </w:numPr>
      </w:pPr>
      <w:r w:rsidRPr="005A62AD">
        <w:t xml:space="preserve">create task for ASSIGNED ATTORNEY to "Draft Motion for Entitlement to Attorney's Fees and Costs in" </w:t>
      </w:r>
    </w:p>
    <w:p w14:paraId="685E2E9B" w14:textId="3ACFD103" w:rsidR="005A62AD" w:rsidRPr="005A62AD" w:rsidRDefault="005A62AD" w:rsidP="001839D1">
      <w:pPr>
        <w:pStyle w:val="DBH3"/>
      </w:pPr>
      <w:bookmarkStart w:id="251" w:name="_Toc130299845"/>
      <w:r w:rsidRPr="005A62AD">
        <w:t>Ps MSJ Hearing Date changed</w:t>
      </w:r>
      <w:bookmarkEnd w:id="251"/>
    </w:p>
    <w:p w14:paraId="002EE487" w14:textId="77777777" w:rsidR="005A62AD" w:rsidRPr="005A62AD" w:rsidRDefault="005A62AD" w:rsidP="005A62AD">
      <w:r w:rsidRPr="005A62AD">
        <w:t>Conditions:</w:t>
      </w:r>
    </w:p>
    <w:p w14:paraId="2201B7F5" w14:textId="77777777" w:rsidR="005A62AD" w:rsidRPr="005A62AD" w:rsidRDefault="005A62AD">
      <w:pPr>
        <w:pStyle w:val="Akapitzlist"/>
        <w:numPr>
          <w:ilvl w:val="0"/>
          <w:numId w:val="119"/>
        </w:numPr>
      </w:pPr>
      <w:r w:rsidRPr="005A62AD">
        <w:t xml:space="preserve">All: </w:t>
      </w:r>
    </w:p>
    <w:p w14:paraId="36FAEC3A" w14:textId="77777777" w:rsidR="005A62AD" w:rsidRPr="005A62AD" w:rsidRDefault="005A62AD">
      <w:pPr>
        <w:pStyle w:val="Akapitzlist"/>
        <w:numPr>
          <w:ilvl w:val="1"/>
          <w:numId w:val="119"/>
        </w:numPr>
      </w:pPr>
      <w:r w:rsidRPr="001839D1">
        <w:rPr>
          <w:rStyle w:val="Pogrubienie"/>
          <w:rFonts w:cstheme="minorHAnsi"/>
          <w:b w:val="0"/>
          <w:bCs w:val="0"/>
          <w:szCs w:val="22"/>
        </w:rPr>
        <w:t>Ps MSJ Hearing Date</w:t>
      </w:r>
      <w:r w:rsidRPr="005A62AD">
        <w:t xml:space="preserve"> has changed</w:t>
      </w:r>
    </w:p>
    <w:p w14:paraId="5345341A" w14:textId="77777777" w:rsidR="005A62AD" w:rsidRPr="005A62AD" w:rsidRDefault="005A62AD">
      <w:pPr>
        <w:pStyle w:val="Akapitzlist"/>
        <w:numPr>
          <w:ilvl w:val="1"/>
          <w:numId w:val="119"/>
        </w:numPr>
      </w:pPr>
      <w:r w:rsidRPr="001839D1">
        <w:rPr>
          <w:rStyle w:val="Pogrubienie"/>
          <w:rFonts w:cstheme="minorHAnsi"/>
          <w:b w:val="0"/>
          <w:bCs w:val="0"/>
          <w:szCs w:val="22"/>
        </w:rPr>
        <w:t>Ps MSJ Hearing Date</w:t>
      </w:r>
      <w:r w:rsidRPr="005A62AD">
        <w:t xml:space="preserve"> is not empty</w:t>
      </w:r>
    </w:p>
    <w:p w14:paraId="20ECAAC8" w14:textId="77777777" w:rsidR="005A62AD" w:rsidRPr="005A62AD" w:rsidRDefault="005A62AD">
      <w:pPr>
        <w:pStyle w:val="Akapitzlist"/>
        <w:numPr>
          <w:ilvl w:val="1"/>
          <w:numId w:val="119"/>
        </w:numPr>
      </w:pPr>
      <w:r w:rsidRPr="001839D1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5A62AD">
        <w:t xml:space="preserve"> is </w:t>
      </w:r>
      <w:r w:rsidRPr="001839D1">
        <w:rPr>
          <w:rStyle w:val="Uwydatnienie"/>
          <w:rFonts w:asciiTheme="minorHAnsi" w:hAnsiTheme="minorHAnsi" w:cstheme="minorHAnsi"/>
          <w:szCs w:val="22"/>
        </w:rPr>
        <w:t>0</w:t>
      </w:r>
    </w:p>
    <w:p w14:paraId="38260342" w14:textId="77777777" w:rsidR="005A62AD" w:rsidRPr="005A62AD" w:rsidRDefault="005A62AD" w:rsidP="005A62AD">
      <w:r w:rsidRPr="005A62AD">
        <w:t>Tasks:</w:t>
      </w:r>
    </w:p>
    <w:p w14:paraId="2557C84E" w14:textId="77777777" w:rsidR="005A62AD" w:rsidRPr="005A62AD" w:rsidRDefault="005A62AD">
      <w:pPr>
        <w:pStyle w:val="Akapitzlist"/>
        <w:numPr>
          <w:ilvl w:val="0"/>
          <w:numId w:val="119"/>
        </w:numPr>
      </w:pPr>
      <w:r w:rsidRPr="005A62AD">
        <w:t>set Plaintiff MSJ Status to Ps MSJ Set for Hearing, Ds Response to MSJ Due to 20 days before date in Ps MSJ Hearing Date</w:t>
      </w:r>
    </w:p>
    <w:p w14:paraId="5E0BE5BB" w14:textId="24A5C90B" w:rsidR="005A62AD" w:rsidRDefault="00E53F97" w:rsidP="00E53F97">
      <w:pPr>
        <w:pStyle w:val="DBH2"/>
      </w:pPr>
      <w:bookmarkStart w:id="252" w:name="_Toc130299846"/>
      <w:r w:rsidRPr="00E53F97">
        <w:t>Module: Cases, Section: Pre-Litigation</w:t>
      </w:r>
      <w:bookmarkEnd w:id="252"/>
    </w:p>
    <w:p w14:paraId="326767D7" w14:textId="6B47885B" w:rsidR="00130E03" w:rsidRPr="00130E03" w:rsidRDefault="00130E03" w:rsidP="00130E03">
      <w:pPr>
        <w:pStyle w:val="DBH3"/>
        <w:rPr>
          <w:lang w:val="pl-PL" w:eastAsia="pl-PL"/>
        </w:rPr>
      </w:pPr>
      <w:bookmarkStart w:id="253" w:name="_Toc130299847"/>
      <w:r w:rsidRPr="00130E03">
        <w:t>2nd Inspection Date changed</w:t>
      </w:r>
      <w:bookmarkEnd w:id="253"/>
    </w:p>
    <w:p w14:paraId="44076DCF" w14:textId="77777777" w:rsidR="00130E03" w:rsidRPr="00130E03" w:rsidRDefault="00130E03" w:rsidP="00130E03">
      <w:r w:rsidRPr="00130E03">
        <w:t>Conditions:</w:t>
      </w:r>
    </w:p>
    <w:p w14:paraId="6C0C7BB5" w14:textId="77777777" w:rsidR="00130E03" w:rsidRPr="00130E03" w:rsidRDefault="00130E03">
      <w:pPr>
        <w:pStyle w:val="Akapitzlist"/>
        <w:numPr>
          <w:ilvl w:val="0"/>
          <w:numId w:val="119"/>
        </w:numPr>
      </w:pPr>
      <w:r w:rsidRPr="00130E03">
        <w:t xml:space="preserve">All: </w:t>
      </w:r>
    </w:p>
    <w:p w14:paraId="35F2C2F8" w14:textId="77777777" w:rsidR="00130E03" w:rsidRPr="00130E03" w:rsidRDefault="00130E03">
      <w:pPr>
        <w:pStyle w:val="Akapitzlist"/>
        <w:numPr>
          <w:ilvl w:val="1"/>
          <w:numId w:val="119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2nd Inspection Date</w:t>
      </w:r>
      <w:r w:rsidRPr="00130E03">
        <w:t xml:space="preserve"> has changed</w:t>
      </w:r>
    </w:p>
    <w:p w14:paraId="3D2E7371" w14:textId="77777777" w:rsidR="00130E03" w:rsidRPr="00130E03" w:rsidRDefault="00130E03">
      <w:pPr>
        <w:pStyle w:val="Akapitzlist"/>
        <w:numPr>
          <w:ilvl w:val="1"/>
          <w:numId w:val="119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2nd Inspection Date</w:t>
      </w:r>
      <w:r w:rsidRPr="00130E03">
        <w:t xml:space="preserve"> is not empty</w:t>
      </w:r>
    </w:p>
    <w:p w14:paraId="3A0F9D9A" w14:textId="77777777" w:rsidR="00130E03" w:rsidRPr="00130E03" w:rsidRDefault="00130E03">
      <w:pPr>
        <w:pStyle w:val="Akapitzlist"/>
        <w:numPr>
          <w:ilvl w:val="1"/>
          <w:numId w:val="119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0</w:t>
      </w:r>
    </w:p>
    <w:p w14:paraId="0CB98CE2" w14:textId="77777777" w:rsidR="00130E03" w:rsidRPr="00130E03" w:rsidRDefault="00130E03" w:rsidP="00130E03">
      <w:r w:rsidRPr="00130E03">
        <w:t>Tasks:</w:t>
      </w:r>
    </w:p>
    <w:p w14:paraId="455E8029" w14:textId="77777777" w:rsidR="00130E03" w:rsidRPr="00130E03" w:rsidRDefault="00130E03">
      <w:pPr>
        <w:pStyle w:val="Akapitzlist"/>
        <w:numPr>
          <w:ilvl w:val="0"/>
          <w:numId w:val="119"/>
        </w:numPr>
      </w:pPr>
      <w:r w:rsidRPr="00130E03">
        <w:t>Set Pre-Litigation Status to 2nd Inspection Scheduled</w:t>
      </w:r>
    </w:p>
    <w:p w14:paraId="5567785D" w14:textId="77777777" w:rsidR="00130E03" w:rsidRPr="00130E03" w:rsidRDefault="00130E03">
      <w:pPr>
        <w:pStyle w:val="Akapitzlist"/>
        <w:numPr>
          <w:ilvl w:val="0"/>
          <w:numId w:val="119"/>
        </w:numPr>
      </w:pPr>
      <w:r w:rsidRPr="00130E03">
        <w:t xml:space="preserve">send email template "Inspection Confirmation" to CLIENT_EMAIL </w:t>
      </w:r>
    </w:p>
    <w:p w14:paraId="7D816EF5" w14:textId="2995F09A" w:rsidR="00130E03" w:rsidRPr="00130E03" w:rsidRDefault="00130E03" w:rsidP="00130E03">
      <w:pPr>
        <w:pStyle w:val="DBH3"/>
      </w:pPr>
      <w:bookmarkStart w:id="254" w:name="_Toc130299848"/>
      <w:r w:rsidRPr="00130E03">
        <w:t>Change of Pre-Litigation Status status</w:t>
      </w:r>
      <w:bookmarkEnd w:id="254"/>
    </w:p>
    <w:p w14:paraId="698AB1C6" w14:textId="77777777" w:rsidR="00130E03" w:rsidRPr="00130E03" w:rsidRDefault="00130E03" w:rsidP="00130E03">
      <w:r w:rsidRPr="00130E03">
        <w:t>Conditions:</w:t>
      </w:r>
    </w:p>
    <w:p w14:paraId="08D2F40A" w14:textId="77777777" w:rsidR="00130E03" w:rsidRPr="00130E03" w:rsidRDefault="00130E03">
      <w:pPr>
        <w:pStyle w:val="Akapitzlist"/>
        <w:numPr>
          <w:ilvl w:val="0"/>
          <w:numId w:val="120"/>
        </w:numPr>
      </w:pPr>
      <w:r w:rsidRPr="00130E03">
        <w:t xml:space="preserve">All: </w:t>
      </w:r>
    </w:p>
    <w:p w14:paraId="1FE8E7D2" w14:textId="77777777" w:rsidR="00130E03" w:rsidRPr="00130E03" w:rsidRDefault="00130E03">
      <w:pPr>
        <w:pStyle w:val="Akapitzlist"/>
        <w:numPr>
          <w:ilvl w:val="1"/>
          <w:numId w:val="120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45122201" w14:textId="77777777" w:rsidR="00130E03" w:rsidRPr="00130E03" w:rsidRDefault="00130E03">
      <w:pPr>
        <w:pStyle w:val="Akapitzlist"/>
        <w:numPr>
          <w:ilvl w:val="1"/>
          <w:numId w:val="120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not empty</w:t>
      </w:r>
    </w:p>
    <w:p w14:paraId="59552C5D" w14:textId="77777777" w:rsidR="00130E03" w:rsidRPr="00130E03" w:rsidRDefault="00130E03" w:rsidP="00130E03">
      <w:r w:rsidRPr="00130E03">
        <w:t>Tasks:</w:t>
      </w:r>
    </w:p>
    <w:p w14:paraId="3393CBD8" w14:textId="77777777" w:rsidR="00130E03" w:rsidRPr="00130E03" w:rsidRDefault="00130E03">
      <w:pPr>
        <w:pStyle w:val="Akapitzlist"/>
        <w:numPr>
          <w:ilvl w:val="0"/>
          <w:numId w:val="120"/>
        </w:numPr>
      </w:pPr>
      <w:r w:rsidRPr="00130E03">
        <w:t xml:space="preserve">Update Status, Status Age, Status Date, Stage </w:t>
      </w:r>
    </w:p>
    <w:p w14:paraId="47FFF210" w14:textId="48B07094" w:rsidR="00130E03" w:rsidRPr="00130E03" w:rsidRDefault="00130E03" w:rsidP="00130E03">
      <w:pPr>
        <w:pStyle w:val="DBH3"/>
      </w:pPr>
      <w:bookmarkStart w:id="255" w:name="_Toc130299849"/>
      <w:r w:rsidRPr="00130E03">
        <w:lastRenderedPageBreak/>
        <w:t>EUO Scheduled date changed AOB</w:t>
      </w:r>
      <w:bookmarkEnd w:id="255"/>
    </w:p>
    <w:p w14:paraId="40F62C6D" w14:textId="77777777" w:rsidR="00130E03" w:rsidRPr="00130E03" w:rsidRDefault="00130E03" w:rsidP="00130E03">
      <w:r w:rsidRPr="00130E03">
        <w:t>Conditions:</w:t>
      </w:r>
    </w:p>
    <w:p w14:paraId="3F13188E" w14:textId="77777777" w:rsidR="00130E03" w:rsidRPr="00130E03" w:rsidRDefault="00130E03">
      <w:pPr>
        <w:pStyle w:val="Akapitzlist"/>
        <w:numPr>
          <w:ilvl w:val="0"/>
          <w:numId w:val="120"/>
        </w:numPr>
      </w:pPr>
      <w:r w:rsidRPr="00130E03">
        <w:t xml:space="preserve">All: </w:t>
      </w:r>
    </w:p>
    <w:p w14:paraId="5AA1D9F3" w14:textId="77777777" w:rsidR="00130E03" w:rsidRPr="00130E03" w:rsidRDefault="00130E03">
      <w:pPr>
        <w:pStyle w:val="Akapitzlist"/>
        <w:numPr>
          <w:ilvl w:val="1"/>
          <w:numId w:val="120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EUO Date</w:t>
      </w:r>
      <w:r w:rsidRPr="00130E03">
        <w:t xml:space="preserve"> has changed</w:t>
      </w:r>
    </w:p>
    <w:p w14:paraId="0E331B5E" w14:textId="77777777" w:rsidR="00130E03" w:rsidRPr="00130E03" w:rsidRDefault="00130E03">
      <w:pPr>
        <w:pStyle w:val="Akapitzlist"/>
        <w:numPr>
          <w:ilvl w:val="1"/>
          <w:numId w:val="120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EUO Date</w:t>
      </w:r>
      <w:r w:rsidRPr="00130E03">
        <w:t xml:space="preserve"> is not empty</w:t>
      </w:r>
    </w:p>
    <w:p w14:paraId="59ADA1B0" w14:textId="77777777" w:rsidR="00130E03" w:rsidRPr="00130E03" w:rsidRDefault="00130E03">
      <w:pPr>
        <w:pStyle w:val="Akapitzlist"/>
        <w:numPr>
          <w:ilvl w:val="1"/>
          <w:numId w:val="120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0</w:t>
      </w:r>
    </w:p>
    <w:p w14:paraId="7520D425" w14:textId="77777777" w:rsidR="00130E03" w:rsidRPr="00130E03" w:rsidRDefault="00130E03">
      <w:pPr>
        <w:pStyle w:val="Akapitzlist"/>
        <w:numPr>
          <w:ilvl w:val="1"/>
          <w:numId w:val="120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Type of Claim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AOB</w:t>
      </w:r>
    </w:p>
    <w:p w14:paraId="10C01F6A" w14:textId="77777777" w:rsidR="00130E03" w:rsidRPr="00130E03" w:rsidRDefault="00130E03" w:rsidP="00130E03">
      <w:r w:rsidRPr="00130E03">
        <w:t>Tasks:</w:t>
      </w:r>
    </w:p>
    <w:p w14:paraId="3581D4B7" w14:textId="77777777" w:rsidR="00130E03" w:rsidRPr="00130E03" w:rsidRDefault="00130E03">
      <w:pPr>
        <w:pStyle w:val="Akapitzlist"/>
        <w:numPr>
          <w:ilvl w:val="0"/>
          <w:numId w:val="120"/>
        </w:numPr>
      </w:pPr>
      <w:r w:rsidRPr="00130E03">
        <w:t>Set Pre-Litigation Status to EUO Scheduled</w:t>
      </w:r>
    </w:p>
    <w:p w14:paraId="50CA3497" w14:textId="77777777" w:rsidR="00130E03" w:rsidRPr="00130E03" w:rsidRDefault="00130E03">
      <w:pPr>
        <w:pStyle w:val="Akapitzlist"/>
        <w:numPr>
          <w:ilvl w:val="0"/>
          <w:numId w:val="120"/>
        </w:numPr>
      </w:pPr>
      <w:r w:rsidRPr="00130E03">
        <w:t xml:space="preserve">send email template "EUO Confirmation" to PROVIDER_EMAIL </w:t>
      </w:r>
    </w:p>
    <w:p w14:paraId="785062F6" w14:textId="46A6BB51" w:rsidR="00130E03" w:rsidRPr="00130E03" w:rsidRDefault="00130E03" w:rsidP="00130E03">
      <w:pPr>
        <w:pStyle w:val="DBH3"/>
      </w:pPr>
      <w:bookmarkStart w:id="256" w:name="_Toc130299850"/>
      <w:r w:rsidRPr="00130E03">
        <w:t>EUO Scheduled date changed HO</w:t>
      </w:r>
      <w:bookmarkEnd w:id="256"/>
    </w:p>
    <w:p w14:paraId="3EF17CF7" w14:textId="77777777" w:rsidR="00130E03" w:rsidRPr="00130E03" w:rsidRDefault="00130E03" w:rsidP="00130E03">
      <w:r w:rsidRPr="00130E03">
        <w:t>Conditions:</w:t>
      </w:r>
    </w:p>
    <w:p w14:paraId="5153E479" w14:textId="77777777" w:rsidR="00130E03" w:rsidRPr="00130E03" w:rsidRDefault="00130E03">
      <w:pPr>
        <w:pStyle w:val="Akapitzlist"/>
        <w:numPr>
          <w:ilvl w:val="0"/>
          <w:numId w:val="121"/>
        </w:numPr>
      </w:pPr>
      <w:r w:rsidRPr="00130E03">
        <w:t xml:space="preserve">All: </w:t>
      </w:r>
    </w:p>
    <w:p w14:paraId="1A70E082" w14:textId="77777777" w:rsidR="00130E03" w:rsidRPr="00130E03" w:rsidRDefault="00130E03">
      <w:pPr>
        <w:pStyle w:val="Akapitzlist"/>
        <w:numPr>
          <w:ilvl w:val="1"/>
          <w:numId w:val="121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EUO Date</w:t>
      </w:r>
      <w:r w:rsidRPr="00130E03">
        <w:t xml:space="preserve"> has changed</w:t>
      </w:r>
    </w:p>
    <w:p w14:paraId="776199F0" w14:textId="77777777" w:rsidR="00130E03" w:rsidRPr="00130E03" w:rsidRDefault="00130E03">
      <w:pPr>
        <w:pStyle w:val="Akapitzlist"/>
        <w:numPr>
          <w:ilvl w:val="1"/>
          <w:numId w:val="121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EUO Date</w:t>
      </w:r>
      <w:r w:rsidRPr="00130E03">
        <w:t xml:space="preserve"> is not empty</w:t>
      </w:r>
    </w:p>
    <w:p w14:paraId="765B8DA9" w14:textId="77777777" w:rsidR="00130E03" w:rsidRPr="00130E03" w:rsidRDefault="00130E03">
      <w:pPr>
        <w:pStyle w:val="Akapitzlist"/>
        <w:numPr>
          <w:ilvl w:val="1"/>
          <w:numId w:val="121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0</w:t>
      </w:r>
    </w:p>
    <w:p w14:paraId="315687CD" w14:textId="77777777" w:rsidR="00130E03" w:rsidRPr="00130E03" w:rsidRDefault="00130E03">
      <w:pPr>
        <w:pStyle w:val="Akapitzlist"/>
        <w:numPr>
          <w:ilvl w:val="1"/>
          <w:numId w:val="121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Type of Claim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HO</w:t>
      </w:r>
    </w:p>
    <w:p w14:paraId="4A254CDF" w14:textId="77777777" w:rsidR="00130E03" w:rsidRPr="00130E03" w:rsidRDefault="00130E03" w:rsidP="00130E03">
      <w:r w:rsidRPr="00130E03">
        <w:t>Tasks:</w:t>
      </w:r>
    </w:p>
    <w:p w14:paraId="1402DF81" w14:textId="77777777" w:rsidR="00130E03" w:rsidRPr="00130E03" w:rsidRDefault="00130E03">
      <w:pPr>
        <w:pStyle w:val="Akapitzlist"/>
        <w:numPr>
          <w:ilvl w:val="0"/>
          <w:numId w:val="121"/>
        </w:numPr>
      </w:pPr>
      <w:r w:rsidRPr="00130E03">
        <w:t>Set Pre-Litigation Status to EUO Scheduled</w:t>
      </w:r>
    </w:p>
    <w:p w14:paraId="4D451F32" w14:textId="77777777" w:rsidR="00130E03" w:rsidRPr="00130E03" w:rsidRDefault="00130E03">
      <w:pPr>
        <w:pStyle w:val="Akapitzlist"/>
        <w:numPr>
          <w:ilvl w:val="0"/>
          <w:numId w:val="121"/>
        </w:numPr>
      </w:pPr>
      <w:r w:rsidRPr="00130E03">
        <w:t xml:space="preserve">send email template "EUO Confirmation" to CLIENT_EMAIL </w:t>
      </w:r>
    </w:p>
    <w:p w14:paraId="6FCA9801" w14:textId="29E7A689" w:rsidR="00130E03" w:rsidRPr="00130E03" w:rsidRDefault="00130E03" w:rsidP="00130E03">
      <w:pPr>
        <w:pStyle w:val="DBH3"/>
      </w:pPr>
      <w:bookmarkStart w:id="257" w:name="_Toc130299851"/>
      <w:r w:rsidRPr="00130E03">
        <w:t>If Status = 10-Day Demand - Settled Awaiting Payment for 45 days for RECEIVABLES to Review if Payment Received</w:t>
      </w:r>
      <w:bookmarkEnd w:id="257"/>
    </w:p>
    <w:p w14:paraId="4A364C35" w14:textId="77777777" w:rsidR="00130E03" w:rsidRPr="00130E03" w:rsidRDefault="00130E03" w:rsidP="00130E03">
      <w:r w:rsidRPr="00130E03">
        <w:t>Conditions:</w:t>
      </w:r>
    </w:p>
    <w:p w14:paraId="2016722F" w14:textId="77777777" w:rsidR="00130E03" w:rsidRPr="00130E03" w:rsidRDefault="00130E03">
      <w:pPr>
        <w:pStyle w:val="Akapitzlist"/>
        <w:numPr>
          <w:ilvl w:val="0"/>
          <w:numId w:val="122"/>
        </w:numPr>
      </w:pPr>
      <w:r w:rsidRPr="00130E03">
        <w:t xml:space="preserve">All: </w:t>
      </w:r>
    </w:p>
    <w:p w14:paraId="18274241" w14:textId="77777777" w:rsidR="00130E03" w:rsidRPr="00130E03" w:rsidRDefault="00130E03">
      <w:pPr>
        <w:pStyle w:val="Akapitzlist"/>
        <w:numPr>
          <w:ilvl w:val="1"/>
          <w:numId w:val="122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Status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10-Day Demand - Settled Awaiting Payment</w:t>
      </w:r>
    </w:p>
    <w:p w14:paraId="35256E89" w14:textId="77777777" w:rsidR="00130E03" w:rsidRPr="00130E03" w:rsidRDefault="00130E03">
      <w:pPr>
        <w:pStyle w:val="Akapitzlist"/>
        <w:numPr>
          <w:ilvl w:val="1"/>
          <w:numId w:val="122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Status Age</w:t>
      </w:r>
      <w:r w:rsidRPr="00130E03">
        <w:t xml:space="preserve"> equal to </w:t>
      </w:r>
      <w:r w:rsidRPr="00130E03">
        <w:rPr>
          <w:rStyle w:val="Uwydatnienie"/>
          <w:rFonts w:asciiTheme="minorHAnsi" w:hAnsiTheme="minorHAnsi" w:cstheme="minorHAnsi"/>
          <w:szCs w:val="22"/>
        </w:rPr>
        <w:t>45</w:t>
      </w:r>
    </w:p>
    <w:p w14:paraId="780E5D13" w14:textId="77777777" w:rsidR="00130E03" w:rsidRPr="00130E03" w:rsidRDefault="00130E03">
      <w:pPr>
        <w:pStyle w:val="Akapitzlist"/>
        <w:numPr>
          <w:ilvl w:val="1"/>
          <w:numId w:val="122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0</w:t>
      </w:r>
    </w:p>
    <w:p w14:paraId="5A15A3E7" w14:textId="77777777" w:rsidR="00130E03" w:rsidRPr="00130E03" w:rsidRDefault="00130E03">
      <w:pPr>
        <w:pStyle w:val="Akapitzlist"/>
        <w:numPr>
          <w:ilvl w:val="1"/>
          <w:numId w:val="122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Stage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Pre-Litigation</w:t>
      </w:r>
    </w:p>
    <w:p w14:paraId="59409052" w14:textId="77777777" w:rsidR="00130E03" w:rsidRPr="00130E03" w:rsidRDefault="00130E03" w:rsidP="00130E03">
      <w:r w:rsidRPr="00130E03">
        <w:t>Tasks:</w:t>
      </w:r>
    </w:p>
    <w:p w14:paraId="1CED6CE3" w14:textId="77777777" w:rsidR="00130E03" w:rsidRPr="00130E03" w:rsidRDefault="00130E03">
      <w:pPr>
        <w:pStyle w:val="Akapitzlist"/>
        <w:numPr>
          <w:ilvl w:val="0"/>
          <w:numId w:val="122"/>
        </w:numPr>
      </w:pPr>
      <w:r w:rsidRPr="00130E03">
        <w:t xml:space="preserve">create task for RECEIVABLES to "Review if Payment Received in for, if payment Received change status" </w:t>
      </w:r>
    </w:p>
    <w:p w14:paraId="4D12C921" w14:textId="4671ADAA" w:rsidR="00130E03" w:rsidRDefault="00130E03" w:rsidP="00130E03">
      <w:pPr>
        <w:pStyle w:val="DBH3"/>
      </w:pPr>
      <w:bookmarkStart w:id="258" w:name="_Toc130299852"/>
      <w:r w:rsidRPr="00130E03">
        <w:lastRenderedPageBreak/>
        <w:t>If Status = Mediation - Settled Awaiting Payment for 45 days  create task for RECEIVABLES to Review if Payment Received</w:t>
      </w:r>
      <w:bookmarkEnd w:id="258"/>
    </w:p>
    <w:p w14:paraId="7FFFF91F" w14:textId="069995C1" w:rsidR="00130E03" w:rsidRPr="00130E03" w:rsidRDefault="00130E03" w:rsidP="00130E03">
      <w:r w:rsidRPr="00130E03">
        <w:t>Payment Received Conditions:</w:t>
      </w:r>
    </w:p>
    <w:p w14:paraId="1A051380" w14:textId="77777777" w:rsidR="00130E03" w:rsidRPr="00130E03" w:rsidRDefault="00130E03">
      <w:pPr>
        <w:pStyle w:val="Akapitzlist"/>
        <w:numPr>
          <w:ilvl w:val="0"/>
          <w:numId w:val="122"/>
        </w:numPr>
      </w:pPr>
      <w:r w:rsidRPr="00130E03">
        <w:t xml:space="preserve">All: </w:t>
      </w:r>
    </w:p>
    <w:p w14:paraId="4FC9C514" w14:textId="77777777" w:rsidR="00130E03" w:rsidRPr="00130E03" w:rsidRDefault="00130E03">
      <w:pPr>
        <w:pStyle w:val="Akapitzlist"/>
        <w:numPr>
          <w:ilvl w:val="1"/>
          <w:numId w:val="122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Status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Mediation - Settled Awaiting Payment</w:t>
      </w:r>
    </w:p>
    <w:p w14:paraId="0A9A7738" w14:textId="77777777" w:rsidR="00130E03" w:rsidRPr="00130E03" w:rsidRDefault="00130E03">
      <w:pPr>
        <w:pStyle w:val="Akapitzlist"/>
        <w:numPr>
          <w:ilvl w:val="1"/>
          <w:numId w:val="122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Status Age</w:t>
      </w:r>
      <w:r w:rsidRPr="00130E03">
        <w:t xml:space="preserve"> equal to </w:t>
      </w:r>
      <w:r w:rsidRPr="00130E03">
        <w:rPr>
          <w:rStyle w:val="Uwydatnienie"/>
          <w:rFonts w:asciiTheme="minorHAnsi" w:hAnsiTheme="minorHAnsi" w:cstheme="minorHAnsi"/>
          <w:szCs w:val="22"/>
        </w:rPr>
        <w:t>45</w:t>
      </w:r>
    </w:p>
    <w:p w14:paraId="62DC68D9" w14:textId="77777777" w:rsidR="00130E03" w:rsidRPr="00130E03" w:rsidRDefault="00130E03">
      <w:pPr>
        <w:pStyle w:val="Akapitzlist"/>
        <w:numPr>
          <w:ilvl w:val="1"/>
          <w:numId w:val="122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0</w:t>
      </w:r>
    </w:p>
    <w:p w14:paraId="3CAF2DF1" w14:textId="77777777" w:rsidR="00130E03" w:rsidRPr="00130E03" w:rsidRDefault="00130E03">
      <w:pPr>
        <w:pStyle w:val="Akapitzlist"/>
        <w:numPr>
          <w:ilvl w:val="1"/>
          <w:numId w:val="122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Stage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Pre-Litigation</w:t>
      </w:r>
    </w:p>
    <w:p w14:paraId="49E90551" w14:textId="77777777" w:rsidR="00130E03" w:rsidRPr="00130E03" w:rsidRDefault="00130E03" w:rsidP="00130E03">
      <w:r w:rsidRPr="00130E03">
        <w:t>Tasks:</w:t>
      </w:r>
    </w:p>
    <w:p w14:paraId="0B7DC0A2" w14:textId="77777777" w:rsidR="00130E03" w:rsidRPr="00130E03" w:rsidRDefault="00130E03">
      <w:pPr>
        <w:pStyle w:val="Akapitzlist"/>
        <w:numPr>
          <w:ilvl w:val="0"/>
          <w:numId w:val="122"/>
        </w:numPr>
      </w:pPr>
      <w:r w:rsidRPr="00130E03">
        <w:t xml:space="preserve">create task for RECEIVABLES to "Review if Payment Received in , if payment Received change status" </w:t>
      </w:r>
    </w:p>
    <w:p w14:paraId="31D7F491" w14:textId="77777777" w:rsidR="00130E03" w:rsidRDefault="00130E03" w:rsidP="00130E03">
      <w:pPr>
        <w:pStyle w:val="DBH3"/>
      </w:pPr>
      <w:bookmarkStart w:id="259" w:name="_Toc130299853"/>
      <w:r w:rsidRPr="00130E03">
        <w:t>If status = Presuit - Settlement with fees for 45 days create task for RECEIVABLES to Review if Payment Received</w:t>
      </w:r>
      <w:bookmarkEnd w:id="259"/>
      <w:r w:rsidRPr="00130E03">
        <w:t xml:space="preserve"> </w:t>
      </w:r>
    </w:p>
    <w:p w14:paraId="0F906C2B" w14:textId="2FAA42F8" w:rsidR="00130E03" w:rsidRPr="00130E03" w:rsidRDefault="00130E03" w:rsidP="00130E03">
      <w:r w:rsidRPr="00130E03">
        <w:t>Conditions:</w:t>
      </w:r>
    </w:p>
    <w:p w14:paraId="32925E1A" w14:textId="77777777" w:rsidR="00130E03" w:rsidRPr="00130E03" w:rsidRDefault="00130E03">
      <w:pPr>
        <w:pStyle w:val="Akapitzlist"/>
        <w:numPr>
          <w:ilvl w:val="0"/>
          <w:numId w:val="122"/>
        </w:numPr>
      </w:pPr>
      <w:r w:rsidRPr="00130E03">
        <w:t xml:space="preserve">All: </w:t>
      </w:r>
    </w:p>
    <w:p w14:paraId="3430D2EE" w14:textId="77777777" w:rsidR="00130E03" w:rsidRPr="00130E03" w:rsidRDefault="00130E03">
      <w:pPr>
        <w:pStyle w:val="Akapitzlist"/>
        <w:numPr>
          <w:ilvl w:val="1"/>
          <w:numId w:val="122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Status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Presuit - Settlement with fees</w:t>
      </w:r>
    </w:p>
    <w:p w14:paraId="5018B2E0" w14:textId="77777777" w:rsidR="00130E03" w:rsidRPr="00130E03" w:rsidRDefault="00130E03">
      <w:pPr>
        <w:pStyle w:val="Akapitzlist"/>
        <w:numPr>
          <w:ilvl w:val="1"/>
          <w:numId w:val="122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0</w:t>
      </w:r>
    </w:p>
    <w:p w14:paraId="5E9320FA" w14:textId="77777777" w:rsidR="00130E03" w:rsidRPr="00130E03" w:rsidRDefault="00130E03">
      <w:pPr>
        <w:pStyle w:val="Akapitzlist"/>
        <w:numPr>
          <w:ilvl w:val="1"/>
          <w:numId w:val="122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Status Age</w:t>
      </w:r>
      <w:r w:rsidRPr="00130E03">
        <w:t xml:space="preserve"> equal to </w:t>
      </w:r>
      <w:r w:rsidRPr="00130E03">
        <w:rPr>
          <w:rStyle w:val="Uwydatnienie"/>
          <w:rFonts w:asciiTheme="minorHAnsi" w:hAnsiTheme="minorHAnsi" w:cstheme="minorHAnsi"/>
          <w:szCs w:val="22"/>
        </w:rPr>
        <w:t>45</w:t>
      </w:r>
    </w:p>
    <w:p w14:paraId="4D64FC59" w14:textId="77777777" w:rsidR="00130E03" w:rsidRPr="00130E03" w:rsidRDefault="00130E03">
      <w:pPr>
        <w:pStyle w:val="Akapitzlist"/>
        <w:numPr>
          <w:ilvl w:val="1"/>
          <w:numId w:val="122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Stage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Pre-Litigation</w:t>
      </w:r>
    </w:p>
    <w:p w14:paraId="2DC1CD83" w14:textId="77777777" w:rsidR="00130E03" w:rsidRPr="00130E03" w:rsidRDefault="00130E03" w:rsidP="00130E03">
      <w:r w:rsidRPr="00130E03">
        <w:t>Tasks:</w:t>
      </w:r>
    </w:p>
    <w:p w14:paraId="7EF5D687" w14:textId="77777777" w:rsidR="00130E03" w:rsidRPr="00130E03" w:rsidRDefault="00130E03">
      <w:pPr>
        <w:pStyle w:val="Akapitzlist"/>
        <w:numPr>
          <w:ilvl w:val="0"/>
          <w:numId w:val="122"/>
        </w:numPr>
      </w:pPr>
      <w:r w:rsidRPr="00130E03">
        <w:t xml:space="preserve">create task for RECEIVABLES to "Review if Payment Received in and Closure of Case" </w:t>
      </w:r>
    </w:p>
    <w:p w14:paraId="5B387BA8" w14:textId="77777777" w:rsidR="00130E03" w:rsidRDefault="00130E03" w:rsidP="00130E03">
      <w:pPr>
        <w:pStyle w:val="DBH3"/>
      </w:pPr>
      <w:bookmarkStart w:id="260" w:name="_Toc130299854"/>
      <w:r w:rsidRPr="00130E03">
        <w:t>If status = SPOL - Request Received for 45 days create task for HOS PRE-SUIT to Review file for completed SPOL</w:t>
      </w:r>
      <w:bookmarkEnd w:id="260"/>
      <w:r w:rsidRPr="00130E03">
        <w:t xml:space="preserve"> </w:t>
      </w:r>
    </w:p>
    <w:p w14:paraId="3EB9A2F1" w14:textId="317E7418" w:rsidR="00130E03" w:rsidRPr="00130E03" w:rsidRDefault="00130E03" w:rsidP="00130E03">
      <w:r w:rsidRPr="00130E03">
        <w:t>Conditions:</w:t>
      </w:r>
    </w:p>
    <w:p w14:paraId="72ACD0B6" w14:textId="77777777" w:rsidR="00130E03" w:rsidRPr="00130E03" w:rsidRDefault="00130E03">
      <w:pPr>
        <w:pStyle w:val="Akapitzlist"/>
        <w:numPr>
          <w:ilvl w:val="0"/>
          <w:numId w:val="122"/>
        </w:numPr>
      </w:pPr>
      <w:r w:rsidRPr="00130E03">
        <w:t xml:space="preserve">All: </w:t>
      </w:r>
    </w:p>
    <w:p w14:paraId="6ACFDC29" w14:textId="77777777" w:rsidR="00130E03" w:rsidRPr="00130E03" w:rsidRDefault="00130E03">
      <w:pPr>
        <w:pStyle w:val="Akapitzlist"/>
        <w:numPr>
          <w:ilvl w:val="1"/>
          <w:numId w:val="122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Status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SPOL - Request Received</w:t>
      </w:r>
    </w:p>
    <w:p w14:paraId="433E0F73" w14:textId="77777777" w:rsidR="00130E03" w:rsidRPr="00130E03" w:rsidRDefault="00130E03">
      <w:pPr>
        <w:pStyle w:val="Akapitzlist"/>
        <w:numPr>
          <w:ilvl w:val="1"/>
          <w:numId w:val="122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0</w:t>
      </w:r>
    </w:p>
    <w:p w14:paraId="3EE380AD" w14:textId="77777777" w:rsidR="00130E03" w:rsidRPr="00130E03" w:rsidRDefault="00130E03">
      <w:pPr>
        <w:pStyle w:val="Akapitzlist"/>
        <w:numPr>
          <w:ilvl w:val="1"/>
          <w:numId w:val="122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Status Age</w:t>
      </w:r>
      <w:r w:rsidRPr="00130E03">
        <w:t xml:space="preserve"> equal to </w:t>
      </w:r>
      <w:r w:rsidRPr="00130E03">
        <w:rPr>
          <w:rStyle w:val="Uwydatnienie"/>
          <w:rFonts w:asciiTheme="minorHAnsi" w:hAnsiTheme="minorHAnsi" w:cstheme="minorHAnsi"/>
          <w:szCs w:val="22"/>
        </w:rPr>
        <w:t>45</w:t>
      </w:r>
    </w:p>
    <w:p w14:paraId="38CC34C8" w14:textId="77777777" w:rsidR="00130E03" w:rsidRPr="00130E03" w:rsidRDefault="00130E03">
      <w:pPr>
        <w:pStyle w:val="Akapitzlist"/>
        <w:numPr>
          <w:ilvl w:val="1"/>
          <w:numId w:val="122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Stage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Pre-Litigation</w:t>
      </w:r>
    </w:p>
    <w:p w14:paraId="77FB2131" w14:textId="77777777" w:rsidR="00130E03" w:rsidRPr="00130E03" w:rsidRDefault="00130E03" w:rsidP="00130E03">
      <w:r w:rsidRPr="00130E03">
        <w:t>Tasks:</w:t>
      </w:r>
    </w:p>
    <w:p w14:paraId="78353C93" w14:textId="77777777" w:rsidR="00130E03" w:rsidRPr="00130E03" w:rsidRDefault="00130E03">
      <w:pPr>
        <w:pStyle w:val="Akapitzlist"/>
        <w:numPr>
          <w:ilvl w:val="0"/>
          <w:numId w:val="122"/>
        </w:numPr>
      </w:pPr>
      <w:r w:rsidRPr="00130E03">
        <w:t xml:space="preserve">create task for HOS PRE-SUIT to "Review file for completed SPOL" </w:t>
      </w:r>
    </w:p>
    <w:p w14:paraId="2D61C346" w14:textId="021704FB" w:rsidR="00130E03" w:rsidRPr="00130E03" w:rsidRDefault="00130E03" w:rsidP="00130E03">
      <w:pPr>
        <w:pStyle w:val="DBH3"/>
      </w:pPr>
      <w:bookmarkStart w:id="261" w:name="_Toc130299855"/>
      <w:r w:rsidRPr="00130E03">
        <w:lastRenderedPageBreak/>
        <w:t>Inspection Date changed</w:t>
      </w:r>
      <w:bookmarkEnd w:id="261"/>
    </w:p>
    <w:p w14:paraId="1A8D0F40" w14:textId="77777777" w:rsidR="00130E03" w:rsidRPr="00130E03" w:rsidRDefault="00130E03" w:rsidP="00130E03">
      <w:r w:rsidRPr="00130E03">
        <w:t>Conditions:</w:t>
      </w:r>
    </w:p>
    <w:p w14:paraId="308ED448" w14:textId="77777777" w:rsidR="00130E03" w:rsidRPr="00130E03" w:rsidRDefault="00130E03">
      <w:pPr>
        <w:pStyle w:val="Akapitzlist"/>
        <w:numPr>
          <w:ilvl w:val="0"/>
          <w:numId w:val="122"/>
        </w:numPr>
      </w:pPr>
      <w:r w:rsidRPr="00130E03">
        <w:t xml:space="preserve">All: </w:t>
      </w:r>
    </w:p>
    <w:p w14:paraId="72729350" w14:textId="77777777" w:rsidR="00130E03" w:rsidRPr="00130E03" w:rsidRDefault="00130E03">
      <w:pPr>
        <w:pStyle w:val="Akapitzlist"/>
        <w:numPr>
          <w:ilvl w:val="1"/>
          <w:numId w:val="122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Inspection Date</w:t>
      </w:r>
      <w:r w:rsidRPr="00130E03">
        <w:t xml:space="preserve"> has changed</w:t>
      </w:r>
    </w:p>
    <w:p w14:paraId="308A5701" w14:textId="77777777" w:rsidR="00130E03" w:rsidRPr="00130E03" w:rsidRDefault="00130E03">
      <w:pPr>
        <w:pStyle w:val="Akapitzlist"/>
        <w:numPr>
          <w:ilvl w:val="1"/>
          <w:numId w:val="122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Inspection Date</w:t>
      </w:r>
      <w:r w:rsidRPr="00130E03">
        <w:t xml:space="preserve"> is not empty</w:t>
      </w:r>
    </w:p>
    <w:p w14:paraId="46388D6A" w14:textId="77777777" w:rsidR="00130E03" w:rsidRPr="00130E03" w:rsidRDefault="00130E03">
      <w:pPr>
        <w:pStyle w:val="Akapitzlist"/>
        <w:numPr>
          <w:ilvl w:val="1"/>
          <w:numId w:val="122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0</w:t>
      </w:r>
    </w:p>
    <w:p w14:paraId="500BB0D2" w14:textId="77777777" w:rsidR="00130E03" w:rsidRPr="00130E03" w:rsidRDefault="00130E03" w:rsidP="00130E03">
      <w:r w:rsidRPr="00130E03">
        <w:t>Tasks:</w:t>
      </w:r>
    </w:p>
    <w:p w14:paraId="6B8B3E4F" w14:textId="77777777" w:rsidR="00130E03" w:rsidRPr="00130E03" w:rsidRDefault="00130E03">
      <w:pPr>
        <w:pStyle w:val="Akapitzlist"/>
        <w:numPr>
          <w:ilvl w:val="0"/>
          <w:numId w:val="122"/>
        </w:numPr>
      </w:pPr>
      <w:r w:rsidRPr="00130E03">
        <w:t>Set Pre-Litigation Status to Inspection Scheduled</w:t>
      </w:r>
    </w:p>
    <w:p w14:paraId="57E23B42" w14:textId="77777777" w:rsidR="00130E03" w:rsidRPr="00130E03" w:rsidRDefault="00130E03">
      <w:pPr>
        <w:pStyle w:val="Akapitzlist"/>
        <w:numPr>
          <w:ilvl w:val="0"/>
          <w:numId w:val="122"/>
        </w:numPr>
      </w:pPr>
      <w:r w:rsidRPr="00130E03">
        <w:t xml:space="preserve">send email template "Inspection Confirmation" to CLIENT_EMAIL </w:t>
      </w:r>
    </w:p>
    <w:p w14:paraId="1D0835CF" w14:textId="50990263" w:rsidR="00130E03" w:rsidRPr="00130E03" w:rsidRDefault="00130E03" w:rsidP="00130E03">
      <w:pPr>
        <w:pStyle w:val="DBH3"/>
      </w:pPr>
      <w:bookmarkStart w:id="262" w:name="_Toc130299856"/>
      <w:r w:rsidRPr="00130E03">
        <w:t>Pre-Litigation change to 10-Day Demand - Error</w:t>
      </w:r>
      <w:bookmarkEnd w:id="262"/>
    </w:p>
    <w:p w14:paraId="5F051014" w14:textId="77777777" w:rsidR="00130E03" w:rsidRPr="00130E03" w:rsidRDefault="00130E03" w:rsidP="00130E03">
      <w:r w:rsidRPr="00130E03">
        <w:t>Conditions:</w:t>
      </w:r>
    </w:p>
    <w:p w14:paraId="6046ACD9" w14:textId="77777777" w:rsidR="00130E03" w:rsidRPr="00130E03" w:rsidRDefault="00130E03">
      <w:pPr>
        <w:pStyle w:val="Akapitzlist"/>
        <w:numPr>
          <w:ilvl w:val="0"/>
          <w:numId w:val="123"/>
        </w:numPr>
      </w:pPr>
      <w:r w:rsidRPr="00130E03">
        <w:t xml:space="preserve">All: </w:t>
      </w:r>
    </w:p>
    <w:p w14:paraId="1261FC04" w14:textId="77777777" w:rsidR="00130E03" w:rsidRPr="00130E03" w:rsidRDefault="00130E03">
      <w:pPr>
        <w:pStyle w:val="Akapitzlist"/>
        <w:numPr>
          <w:ilvl w:val="1"/>
          <w:numId w:val="123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540DF09B" w14:textId="77777777" w:rsidR="00130E03" w:rsidRPr="00130E03" w:rsidRDefault="00130E03">
      <w:pPr>
        <w:pStyle w:val="Akapitzlist"/>
        <w:numPr>
          <w:ilvl w:val="1"/>
          <w:numId w:val="123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10-Day Demand - Error</w:t>
      </w:r>
    </w:p>
    <w:p w14:paraId="35D44B44" w14:textId="77777777" w:rsidR="00130E03" w:rsidRPr="00130E03" w:rsidRDefault="00130E03">
      <w:pPr>
        <w:pStyle w:val="Akapitzlist"/>
        <w:numPr>
          <w:ilvl w:val="1"/>
          <w:numId w:val="123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0</w:t>
      </w:r>
    </w:p>
    <w:p w14:paraId="52496852" w14:textId="77777777" w:rsidR="00130E03" w:rsidRPr="00130E03" w:rsidRDefault="00130E03" w:rsidP="00130E03">
      <w:r w:rsidRPr="00130E03">
        <w:t>Tasks:</w:t>
      </w:r>
    </w:p>
    <w:p w14:paraId="6534039A" w14:textId="77777777" w:rsidR="00130E03" w:rsidRPr="00130E03" w:rsidRDefault="00130E03">
      <w:pPr>
        <w:pStyle w:val="Akapitzlist"/>
        <w:numPr>
          <w:ilvl w:val="0"/>
          <w:numId w:val="123"/>
        </w:numPr>
      </w:pPr>
      <w:r w:rsidRPr="00130E03">
        <w:t xml:space="preserve">create new task to PDC PRE-SUIT to "Review Error in" </w:t>
      </w:r>
    </w:p>
    <w:p w14:paraId="177B27C7" w14:textId="561B3B64" w:rsidR="00130E03" w:rsidRPr="00130E03" w:rsidRDefault="00130E03" w:rsidP="00130E03">
      <w:pPr>
        <w:pStyle w:val="DBH3"/>
      </w:pPr>
      <w:bookmarkStart w:id="263" w:name="_Toc130299857"/>
      <w:r w:rsidRPr="00130E03">
        <w:t>Pre-Litigation change to 10-Day Demand - Missing info</w:t>
      </w:r>
      <w:bookmarkEnd w:id="263"/>
    </w:p>
    <w:p w14:paraId="6AB1C84B" w14:textId="77777777" w:rsidR="00130E03" w:rsidRPr="00130E03" w:rsidRDefault="00130E03" w:rsidP="00130E03">
      <w:r w:rsidRPr="00130E03">
        <w:t>Conditions:</w:t>
      </w:r>
    </w:p>
    <w:p w14:paraId="415DDEA1" w14:textId="77777777" w:rsidR="00130E03" w:rsidRPr="00130E03" w:rsidRDefault="00130E03">
      <w:pPr>
        <w:pStyle w:val="Akapitzlist"/>
        <w:numPr>
          <w:ilvl w:val="0"/>
          <w:numId w:val="123"/>
        </w:numPr>
      </w:pPr>
      <w:r w:rsidRPr="00130E03">
        <w:t xml:space="preserve">All: </w:t>
      </w:r>
    </w:p>
    <w:p w14:paraId="4932AA38" w14:textId="77777777" w:rsidR="00130E03" w:rsidRPr="00130E03" w:rsidRDefault="00130E03">
      <w:pPr>
        <w:pStyle w:val="Akapitzlist"/>
        <w:numPr>
          <w:ilvl w:val="1"/>
          <w:numId w:val="123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37B8F71E" w14:textId="77777777" w:rsidR="00130E03" w:rsidRPr="00130E03" w:rsidRDefault="00130E03">
      <w:pPr>
        <w:pStyle w:val="Akapitzlist"/>
        <w:numPr>
          <w:ilvl w:val="1"/>
          <w:numId w:val="123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10-Day Demand - Missing info</w:t>
      </w:r>
    </w:p>
    <w:p w14:paraId="4DED0C65" w14:textId="77777777" w:rsidR="00130E03" w:rsidRPr="00130E03" w:rsidRDefault="00130E03">
      <w:pPr>
        <w:pStyle w:val="Akapitzlist"/>
        <w:numPr>
          <w:ilvl w:val="1"/>
          <w:numId w:val="123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0</w:t>
      </w:r>
    </w:p>
    <w:p w14:paraId="409A0BFC" w14:textId="77777777" w:rsidR="00130E03" w:rsidRPr="00130E03" w:rsidRDefault="00130E03" w:rsidP="00130E03">
      <w:r w:rsidRPr="00130E03">
        <w:t>Tasks:</w:t>
      </w:r>
    </w:p>
    <w:p w14:paraId="70CA926B" w14:textId="77777777" w:rsidR="00130E03" w:rsidRPr="00130E03" w:rsidRDefault="00130E03">
      <w:pPr>
        <w:pStyle w:val="Akapitzlist"/>
        <w:numPr>
          <w:ilvl w:val="0"/>
          <w:numId w:val="123"/>
        </w:numPr>
      </w:pPr>
      <w:r w:rsidRPr="00130E03">
        <w:t xml:space="preserve">create new task to PDC PRE-SUIT to "Obtain Missing Info in" </w:t>
      </w:r>
    </w:p>
    <w:p w14:paraId="266004D7" w14:textId="5F3B8249" w:rsidR="00130E03" w:rsidRPr="00130E03" w:rsidRDefault="00130E03" w:rsidP="00130E03">
      <w:pPr>
        <w:pStyle w:val="DBH3"/>
      </w:pPr>
      <w:bookmarkStart w:id="264" w:name="_Toc130299858"/>
      <w:r w:rsidRPr="00130E03">
        <w:t>Pre-Litigation change to 10-Day Demand - Non-Conforming AOB</w:t>
      </w:r>
      <w:bookmarkEnd w:id="264"/>
    </w:p>
    <w:p w14:paraId="4CA66A38" w14:textId="77777777" w:rsidR="00130E03" w:rsidRPr="00130E03" w:rsidRDefault="00130E03" w:rsidP="00130E03">
      <w:r w:rsidRPr="00130E03">
        <w:t>Conditions:</w:t>
      </w:r>
    </w:p>
    <w:p w14:paraId="2745D670" w14:textId="77777777" w:rsidR="00130E03" w:rsidRPr="00130E03" w:rsidRDefault="00130E03">
      <w:pPr>
        <w:pStyle w:val="Akapitzlist"/>
        <w:numPr>
          <w:ilvl w:val="0"/>
          <w:numId w:val="123"/>
        </w:numPr>
      </w:pPr>
      <w:r w:rsidRPr="00130E03">
        <w:t xml:space="preserve">All: </w:t>
      </w:r>
    </w:p>
    <w:p w14:paraId="3D405656" w14:textId="77777777" w:rsidR="00130E03" w:rsidRPr="00130E03" w:rsidRDefault="00130E03">
      <w:pPr>
        <w:pStyle w:val="Akapitzlist"/>
        <w:numPr>
          <w:ilvl w:val="1"/>
          <w:numId w:val="123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683CFE4D" w14:textId="77777777" w:rsidR="00130E03" w:rsidRPr="00130E03" w:rsidRDefault="00130E03">
      <w:pPr>
        <w:pStyle w:val="Akapitzlist"/>
        <w:numPr>
          <w:ilvl w:val="1"/>
          <w:numId w:val="123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10-Day Demand - Non-Conforming AOB</w:t>
      </w:r>
    </w:p>
    <w:p w14:paraId="06F4C0BE" w14:textId="77777777" w:rsidR="00130E03" w:rsidRPr="00130E03" w:rsidRDefault="00130E03">
      <w:pPr>
        <w:pStyle w:val="Akapitzlist"/>
        <w:numPr>
          <w:ilvl w:val="1"/>
          <w:numId w:val="123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lastRenderedPageBreak/>
        <w:t>Lock Automation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0</w:t>
      </w:r>
    </w:p>
    <w:p w14:paraId="7FA703BA" w14:textId="77777777" w:rsidR="00130E03" w:rsidRPr="00130E03" w:rsidRDefault="00130E03" w:rsidP="00130E03">
      <w:r w:rsidRPr="00130E03">
        <w:t>Tasks:</w:t>
      </w:r>
    </w:p>
    <w:p w14:paraId="4546EAC9" w14:textId="77777777" w:rsidR="00130E03" w:rsidRPr="00130E03" w:rsidRDefault="00130E03">
      <w:pPr>
        <w:pStyle w:val="Akapitzlist"/>
        <w:numPr>
          <w:ilvl w:val="0"/>
          <w:numId w:val="123"/>
        </w:numPr>
      </w:pPr>
      <w:r w:rsidRPr="00130E03">
        <w:t xml:space="preserve">create new task to PDC PRE-SUIT to "Review AOB in for Conformity" </w:t>
      </w:r>
    </w:p>
    <w:p w14:paraId="4CA9F05E" w14:textId="21BD0C35" w:rsidR="00130E03" w:rsidRPr="00130E03" w:rsidRDefault="00130E03" w:rsidP="00130E03">
      <w:pPr>
        <w:pStyle w:val="DBH3"/>
      </w:pPr>
      <w:bookmarkStart w:id="265" w:name="_Toc130299859"/>
      <w:r w:rsidRPr="00130E03">
        <w:t>Pre-Litigation change to 10-Day Demand - Partial Payment</w:t>
      </w:r>
      <w:bookmarkEnd w:id="265"/>
    </w:p>
    <w:p w14:paraId="2E772DB3" w14:textId="77777777" w:rsidR="00130E03" w:rsidRPr="00130E03" w:rsidRDefault="00130E03" w:rsidP="00130E03">
      <w:r w:rsidRPr="00130E03">
        <w:t>Conditions:</w:t>
      </w:r>
    </w:p>
    <w:p w14:paraId="2D2106EB" w14:textId="77777777" w:rsidR="00130E03" w:rsidRPr="00130E03" w:rsidRDefault="00130E03">
      <w:pPr>
        <w:pStyle w:val="Akapitzlist"/>
        <w:numPr>
          <w:ilvl w:val="0"/>
          <w:numId w:val="123"/>
        </w:numPr>
      </w:pPr>
      <w:r w:rsidRPr="00130E03">
        <w:t xml:space="preserve">All: </w:t>
      </w:r>
    </w:p>
    <w:p w14:paraId="67132582" w14:textId="77777777" w:rsidR="00130E03" w:rsidRPr="00130E03" w:rsidRDefault="00130E03">
      <w:pPr>
        <w:pStyle w:val="Akapitzlist"/>
        <w:numPr>
          <w:ilvl w:val="1"/>
          <w:numId w:val="123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6492D8A5" w14:textId="77777777" w:rsidR="00130E03" w:rsidRPr="00130E03" w:rsidRDefault="00130E03">
      <w:pPr>
        <w:pStyle w:val="Akapitzlist"/>
        <w:numPr>
          <w:ilvl w:val="1"/>
          <w:numId w:val="123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10-Day Demand - Partial Payment</w:t>
      </w:r>
    </w:p>
    <w:p w14:paraId="708E2BC6" w14:textId="77777777" w:rsidR="00130E03" w:rsidRPr="00130E03" w:rsidRDefault="00130E03">
      <w:pPr>
        <w:pStyle w:val="Akapitzlist"/>
        <w:numPr>
          <w:ilvl w:val="1"/>
          <w:numId w:val="123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0</w:t>
      </w:r>
    </w:p>
    <w:p w14:paraId="35B9144B" w14:textId="77777777" w:rsidR="00130E03" w:rsidRPr="00130E03" w:rsidRDefault="00130E03" w:rsidP="00130E03">
      <w:r w:rsidRPr="00130E03">
        <w:t>Tasks:</w:t>
      </w:r>
    </w:p>
    <w:p w14:paraId="184C5CF6" w14:textId="77777777" w:rsidR="00130E03" w:rsidRPr="00130E03" w:rsidRDefault="00130E03">
      <w:pPr>
        <w:pStyle w:val="Akapitzlist"/>
        <w:numPr>
          <w:ilvl w:val="0"/>
          <w:numId w:val="123"/>
        </w:numPr>
      </w:pPr>
      <w:r w:rsidRPr="00130E03">
        <w:t xml:space="preserve">create task for PDC PRE-SUIT to "Review to determine pending amount and reason for partial pay" </w:t>
      </w:r>
    </w:p>
    <w:p w14:paraId="4497096E" w14:textId="56FB8897" w:rsidR="00130E03" w:rsidRPr="00130E03" w:rsidRDefault="00130E03" w:rsidP="00130E03">
      <w:pPr>
        <w:pStyle w:val="DBH3"/>
      </w:pPr>
      <w:bookmarkStart w:id="266" w:name="_Toc130299860"/>
      <w:r w:rsidRPr="00130E03">
        <w:t>Pre-Litigation change to 10-Day Demand - Possible Payment Rcvd - Review</w:t>
      </w:r>
      <w:bookmarkEnd w:id="266"/>
    </w:p>
    <w:p w14:paraId="7151A669" w14:textId="77777777" w:rsidR="00130E03" w:rsidRPr="00130E03" w:rsidRDefault="00130E03" w:rsidP="00130E03">
      <w:r w:rsidRPr="00130E03">
        <w:t>Conditions:</w:t>
      </w:r>
    </w:p>
    <w:p w14:paraId="646A0819" w14:textId="77777777" w:rsidR="00130E03" w:rsidRPr="00130E03" w:rsidRDefault="00130E03">
      <w:pPr>
        <w:pStyle w:val="Akapitzlist"/>
        <w:numPr>
          <w:ilvl w:val="0"/>
          <w:numId w:val="123"/>
        </w:numPr>
      </w:pPr>
      <w:r w:rsidRPr="00130E03">
        <w:t xml:space="preserve">All: </w:t>
      </w:r>
    </w:p>
    <w:p w14:paraId="52C58DF5" w14:textId="77777777" w:rsidR="00130E03" w:rsidRPr="00130E03" w:rsidRDefault="00130E03">
      <w:pPr>
        <w:pStyle w:val="Akapitzlist"/>
        <w:numPr>
          <w:ilvl w:val="1"/>
          <w:numId w:val="123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7FE3D8E6" w14:textId="77777777" w:rsidR="00130E03" w:rsidRPr="00130E03" w:rsidRDefault="00130E03">
      <w:pPr>
        <w:pStyle w:val="Akapitzlist"/>
        <w:numPr>
          <w:ilvl w:val="1"/>
          <w:numId w:val="123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10-Day Demand - Possible Payment Rcvd - Review</w:t>
      </w:r>
    </w:p>
    <w:p w14:paraId="6304FB25" w14:textId="77777777" w:rsidR="00130E03" w:rsidRPr="00130E03" w:rsidRDefault="00130E03">
      <w:pPr>
        <w:pStyle w:val="Akapitzlist"/>
        <w:numPr>
          <w:ilvl w:val="1"/>
          <w:numId w:val="123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0</w:t>
      </w:r>
    </w:p>
    <w:p w14:paraId="5F46C572" w14:textId="77777777" w:rsidR="00130E03" w:rsidRPr="00130E03" w:rsidRDefault="00130E03" w:rsidP="00130E03">
      <w:r w:rsidRPr="00130E03">
        <w:t>Tasks:</w:t>
      </w:r>
    </w:p>
    <w:p w14:paraId="3911831A" w14:textId="77777777" w:rsidR="00130E03" w:rsidRPr="00130E03" w:rsidRDefault="00130E03">
      <w:pPr>
        <w:pStyle w:val="Akapitzlist"/>
        <w:numPr>
          <w:ilvl w:val="0"/>
          <w:numId w:val="123"/>
        </w:numPr>
      </w:pPr>
      <w:r w:rsidRPr="00130E03">
        <w:t xml:space="preserve">create new task to PDC PRE-SUIT to "Review for possible Payment in and determine next step" </w:t>
      </w:r>
    </w:p>
    <w:p w14:paraId="6FDF4A5E" w14:textId="2F301965" w:rsidR="00130E03" w:rsidRPr="00130E03" w:rsidRDefault="00130E03" w:rsidP="00130E03">
      <w:pPr>
        <w:pStyle w:val="DBH3"/>
      </w:pPr>
      <w:bookmarkStart w:id="267" w:name="_Toc130299861"/>
      <w:r w:rsidRPr="00130E03">
        <w:t>Pre-Litigation change to 10-Day Demand - Requested Mediation</w:t>
      </w:r>
      <w:bookmarkEnd w:id="267"/>
    </w:p>
    <w:p w14:paraId="6434F4C1" w14:textId="77777777" w:rsidR="00130E03" w:rsidRPr="00130E03" w:rsidRDefault="00130E03" w:rsidP="00130E03">
      <w:r w:rsidRPr="00130E03">
        <w:t>Conditions:</w:t>
      </w:r>
    </w:p>
    <w:p w14:paraId="5E9E6CA6" w14:textId="77777777" w:rsidR="00130E03" w:rsidRPr="00130E03" w:rsidRDefault="00130E03">
      <w:pPr>
        <w:pStyle w:val="Akapitzlist"/>
        <w:numPr>
          <w:ilvl w:val="0"/>
          <w:numId w:val="123"/>
        </w:numPr>
      </w:pPr>
      <w:r w:rsidRPr="00130E03">
        <w:t xml:space="preserve">All: </w:t>
      </w:r>
    </w:p>
    <w:p w14:paraId="7EBB02A7" w14:textId="77777777" w:rsidR="00130E03" w:rsidRPr="00130E03" w:rsidRDefault="00130E03">
      <w:pPr>
        <w:pStyle w:val="Akapitzlist"/>
        <w:numPr>
          <w:ilvl w:val="1"/>
          <w:numId w:val="123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6761C584" w14:textId="77777777" w:rsidR="00130E03" w:rsidRPr="00130E03" w:rsidRDefault="00130E03">
      <w:pPr>
        <w:pStyle w:val="Akapitzlist"/>
        <w:numPr>
          <w:ilvl w:val="1"/>
          <w:numId w:val="123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10-Day Demand - Requested Mediation</w:t>
      </w:r>
    </w:p>
    <w:p w14:paraId="2CE334BE" w14:textId="77777777" w:rsidR="00130E03" w:rsidRPr="00130E03" w:rsidRDefault="00130E03">
      <w:pPr>
        <w:pStyle w:val="Akapitzlist"/>
        <w:numPr>
          <w:ilvl w:val="1"/>
          <w:numId w:val="123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0</w:t>
      </w:r>
    </w:p>
    <w:p w14:paraId="60530E6B" w14:textId="77777777" w:rsidR="00130E03" w:rsidRPr="00130E03" w:rsidRDefault="00130E03" w:rsidP="00130E03">
      <w:r w:rsidRPr="00130E03">
        <w:t>Tasks:</w:t>
      </w:r>
    </w:p>
    <w:p w14:paraId="22765306" w14:textId="77777777" w:rsidR="00130E03" w:rsidRPr="00130E03" w:rsidRDefault="00130E03">
      <w:pPr>
        <w:pStyle w:val="Akapitzlist"/>
        <w:numPr>
          <w:ilvl w:val="0"/>
          <w:numId w:val="123"/>
        </w:numPr>
      </w:pPr>
      <w:r w:rsidRPr="00130E03">
        <w:t xml:space="preserve">create new task to ST - ADR to "Schedule Mediation in for @@CASE ID@@ @@INJUREDPARTY_NAME@@" </w:t>
      </w:r>
    </w:p>
    <w:p w14:paraId="305BDA95" w14:textId="3809DDA0" w:rsidR="00130E03" w:rsidRPr="00130E03" w:rsidRDefault="00130E03" w:rsidP="00130E03">
      <w:pPr>
        <w:pStyle w:val="DBH3"/>
      </w:pPr>
      <w:bookmarkStart w:id="268" w:name="_Toc130299862"/>
      <w:r w:rsidRPr="00130E03">
        <w:t>Pre-Litigation change to 10-Day Demand - Sent</w:t>
      </w:r>
      <w:bookmarkEnd w:id="268"/>
    </w:p>
    <w:p w14:paraId="4EDD51F5" w14:textId="77777777" w:rsidR="00130E03" w:rsidRPr="00130E03" w:rsidRDefault="00130E03" w:rsidP="00130E03">
      <w:r w:rsidRPr="00130E03">
        <w:t>Conditions:</w:t>
      </w:r>
    </w:p>
    <w:p w14:paraId="1B9DF6F4" w14:textId="77777777" w:rsidR="00130E03" w:rsidRPr="00130E03" w:rsidRDefault="00130E03">
      <w:pPr>
        <w:pStyle w:val="Akapitzlist"/>
        <w:numPr>
          <w:ilvl w:val="0"/>
          <w:numId w:val="123"/>
        </w:numPr>
      </w:pPr>
      <w:r w:rsidRPr="00130E03">
        <w:lastRenderedPageBreak/>
        <w:t xml:space="preserve">All: </w:t>
      </w:r>
    </w:p>
    <w:p w14:paraId="1617A50B" w14:textId="77777777" w:rsidR="00130E03" w:rsidRPr="00130E03" w:rsidRDefault="00130E03">
      <w:pPr>
        <w:pStyle w:val="Akapitzlist"/>
        <w:numPr>
          <w:ilvl w:val="1"/>
          <w:numId w:val="123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24234587" w14:textId="77777777" w:rsidR="00130E03" w:rsidRPr="00130E03" w:rsidRDefault="00130E03">
      <w:pPr>
        <w:pStyle w:val="Akapitzlist"/>
        <w:numPr>
          <w:ilvl w:val="1"/>
          <w:numId w:val="123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10-Day Demand - Sent</w:t>
      </w:r>
    </w:p>
    <w:p w14:paraId="782F1E29" w14:textId="77777777" w:rsidR="00130E03" w:rsidRPr="00130E03" w:rsidRDefault="00130E03">
      <w:pPr>
        <w:pStyle w:val="Akapitzlist"/>
        <w:numPr>
          <w:ilvl w:val="1"/>
          <w:numId w:val="123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0</w:t>
      </w:r>
    </w:p>
    <w:p w14:paraId="511A8AA8" w14:textId="77777777" w:rsidR="00130E03" w:rsidRPr="00130E03" w:rsidRDefault="00130E03" w:rsidP="00130E03">
      <w:r w:rsidRPr="00130E03">
        <w:t>Tasks:</w:t>
      </w:r>
    </w:p>
    <w:p w14:paraId="57DFED17" w14:textId="3E4A7820" w:rsidR="00130E03" w:rsidRDefault="00130E03">
      <w:pPr>
        <w:pStyle w:val="Akapitzlist"/>
        <w:numPr>
          <w:ilvl w:val="0"/>
          <w:numId w:val="123"/>
        </w:numPr>
      </w:pPr>
      <w:r w:rsidRPr="00130E03">
        <w:t>draft package "10-day Demand Letter Package"</w:t>
      </w:r>
    </w:p>
    <w:p w14:paraId="49EF35AC" w14:textId="500D5DC5" w:rsidR="00DE03BF" w:rsidRPr="00130E03" w:rsidRDefault="00DE03BF" w:rsidP="00DE03BF">
      <w:pPr>
        <w:pStyle w:val="Akapitzlist"/>
        <w:numPr>
          <w:ilvl w:val="0"/>
          <w:numId w:val="123"/>
        </w:numPr>
      </w:pPr>
      <w:r w:rsidRPr="00130E03">
        <w:t>set 10-Day Demand Sent</w:t>
      </w:r>
    </w:p>
    <w:p w14:paraId="7EE6F9C6" w14:textId="77777777" w:rsidR="00130E03" w:rsidRPr="00383E6A" w:rsidRDefault="00130E03">
      <w:pPr>
        <w:pStyle w:val="Akapitzlist"/>
        <w:numPr>
          <w:ilvl w:val="0"/>
          <w:numId w:val="123"/>
        </w:numPr>
        <w:rPr>
          <w:strike/>
        </w:rPr>
      </w:pPr>
      <w:r w:rsidRPr="00383E6A">
        <w:rPr>
          <w:strike/>
        </w:rPr>
        <w:t xml:space="preserve">send email template "10-day Demand Letter Copy - to Insured </w:t>
      </w:r>
    </w:p>
    <w:p w14:paraId="7E092F11" w14:textId="76ECD8E1" w:rsidR="00130E03" w:rsidRPr="00130E03" w:rsidRDefault="00130E03" w:rsidP="00130E03">
      <w:pPr>
        <w:pStyle w:val="DBH3"/>
      </w:pPr>
      <w:bookmarkStart w:id="269" w:name="_Toc130299863"/>
      <w:r w:rsidRPr="00130E03">
        <w:t>Pre-Litigation change to 10-Day Demand Response - Denied (failure to cooperate)</w:t>
      </w:r>
      <w:bookmarkEnd w:id="269"/>
    </w:p>
    <w:p w14:paraId="415F8F0B" w14:textId="77777777" w:rsidR="00130E03" w:rsidRPr="00130E03" w:rsidRDefault="00130E03" w:rsidP="00130E03">
      <w:r w:rsidRPr="00130E03">
        <w:t>Conditions:</w:t>
      </w:r>
    </w:p>
    <w:p w14:paraId="09FF7A2F" w14:textId="77777777" w:rsidR="00130E03" w:rsidRPr="00130E03" w:rsidRDefault="00130E03">
      <w:pPr>
        <w:pStyle w:val="Akapitzlist"/>
        <w:numPr>
          <w:ilvl w:val="0"/>
          <w:numId w:val="124"/>
        </w:numPr>
      </w:pPr>
      <w:r w:rsidRPr="00130E03">
        <w:t xml:space="preserve">All: </w:t>
      </w:r>
    </w:p>
    <w:p w14:paraId="28FF00BE" w14:textId="77777777" w:rsidR="00130E03" w:rsidRPr="00130E03" w:rsidRDefault="00130E03">
      <w:pPr>
        <w:pStyle w:val="Akapitzlist"/>
        <w:numPr>
          <w:ilvl w:val="1"/>
          <w:numId w:val="124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59CC3E2E" w14:textId="77777777" w:rsidR="00130E03" w:rsidRPr="00130E03" w:rsidRDefault="00130E03">
      <w:pPr>
        <w:pStyle w:val="Akapitzlist"/>
        <w:numPr>
          <w:ilvl w:val="1"/>
          <w:numId w:val="124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10-Day Demand Response - Denied (failure to cooperate)</w:t>
      </w:r>
    </w:p>
    <w:p w14:paraId="0B7A5DA8" w14:textId="77777777" w:rsidR="00130E03" w:rsidRPr="00130E03" w:rsidRDefault="00130E03">
      <w:pPr>
        <w:pStyle w:val="Akapitzlist"/>
        <w:numPr>
          <w:ilvl w:val="1"/>
          <w:numId w:val="124"/>
        </w:numPr>
      </w:pPr>
      <w:r w:rsidRPr="00130E0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130E03">
        <w:rPr>
          <w:rStyle w:val="Uwydatnienie"/>
          <w:rFonts w:asciiTheme="minorHAnsi" w:hAnsiTheme="minorHAnsi" w:cstheme="minorHAnsi"/>
          <w:szCs w:val="22"/>
        </w:rPr>
        <w:t>0</w:t>
      </w:r>
    </w:p>
    <w:p w14:paraId="51C809F4" w14:textId="77777777" w:rsidR="00130E03" w:rsidRPr="00130E03" w:rsidRDefault="00130E03" w:rsidP="00130E03">
      <w:r w:rsidRPr="00130E03">
        <w:t>Tasks:</w:t>
      </w:r>
    </w:p>
    <w:p w14:paraId="0232AE49" w14:textId="77777777" w:rsidR="00130E03" w:rsidRPr="00130E03" w:rsidRDefault="00130E03">
      <w:pPr>
        <w:pStyle w:val="Akapitzlist"/>
        <w:numPr>
          <w:ilvl w:val="0"/>
          <w:numId w:val="124"/>
        </w:numPr>
      </w:pPr>
      <w:r w:rsidRPr="00130E03">
        <w:t>set 10-day Demand Response Received</w:t>
      </w:r>
    </w:p>
    <w:p w14:paraId="6D54D56C" w14:textId="77777777" w:rsidR="00130E03" w:rsidRPr="00130E03" w:rsidRDefault="00130E03">
      <w:pPr>
        <w:pStyle w:val="Akapitzlist"/>
        <w:numPr>
          <w:ilvl w:val="0"/>
          <w:numId w:val="124"/>
        </w:numPr>
      </w:pPr>
      <w:r w:rsidRPr="00130E03">
        <w:t xml:space="preserve">send email "Letter to Client - Failure to cooperate" to Client </w:t>
      </w:r>
    </w:p>
    <w:p w14:paraId="6A8C8533" w14:textId="3655DDBE" w:rsidR="00130E03" w:rsidRPr="00130E03" w:rsidRDefault="00130E03" w:rsidP="00130E03">
      <w:pPr>
        <w:pStyle w:val="DBH3"/>
      </w:pPr>
      <w:bookmarkStart w:id="270" w:name="_Toc130299864"/>
      <w:r w:rsidRPr="00130E03">
        <w:t>Pre-Litigation change to 10-Day Demand Response - Offer pay in full</w:t>
      </w:r>
      <w:bookmarkEnd w:id="270"/>
    </w:p>
    <w:p w14:paraId="2BDED4C3" w14:textId="77777777" w:rsidR="00130E03" w:rsidRPr="00130E03" w:rsidRDefault="00130E03" w:rsidP="00130E03">
      <w:r w:rsidRPr="00130E03">
        <w:t>Conditions:</w:t>
      </w:r>
    </w:p>
    <w:p w14:paraId="1E951183" w14:textId="77777777" w:rsidR="00130E03" w:rsidRPr="00130E03" w:rsidRDefault="00130E03">
      <w:pPr>
        <w:pStyle w:val="Akapitzlist"/>
        <w:numPr>
          <w:ilvl w:val="0"/>
          <w:numId w:val="125"/>
        </w:numPr>
      </w:pPr>
      <w:r w:rsidRPr="00130E03">
        <w:t xml:space="preserve">All: </w:t>
      </w:r>
    </w:p>
    <w:p w14:paraId="57CD8BCE" w14:textId="77777777" w:rsidR="00130E03" w:rsidRPr="00130E03" w:rsidRDefault="00130E03">
      <w:pPr>
        <w:pStyle w:val="Akapitzlist"/>
        <w:numPr>
          <w:ilvl w:val="1"/>
          <w:numId w:val="125"/>
        </w:numPr>
      </w:pPr>
      <w:r w:rsidRPr="00446F1B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0379470A" w14:textId="77777777" w:rsidR="00130E03" w:rsidRPr="00130E03" w:rsidRDefault="00130E03">
      <w:pPr>
        <w:pStyle w:val="Akapitzlist"/>
        <w:numPr>
          <w:ilvl w:val="1"/>
          <w:numId w:val="125"/>
        </w:numPr>
      </w:pPr>
      <w:r w:rsidRPr="00446F1B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446F1B">
        <w:rPr>
          <w:rStyle w:val="Uwydatnienie"/>
          <w:rFonts w:asciiTheme="minorHAnsi" w:hAnsiTheme="minorHAnsi" w:cstheme="minorHAnsi"/>
          <w:szCs w:val="22"/>
        </w:rPr>
        <w:t>10-Day Demand Response - Offer pay in full</w:t>
      </w:r>
    </w:p>
    <w:p w14:paraId="5EA6FF02" w14:textId="77777777" w:rsidR="00130E03" w:rsidRPr="00130E03" w:rsidRDefault="00130E03">
      <w:pPr>
        <w:pStyle w:val="Akapitzlist"/>
        <w:numPr>
          <w:ilvl w:val="1"/>
          <w:numId w:val="125"/>
        </w:numPr>
      </w:pPr>
      <w:r w:rsidRPr="00446F1B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446F1B">
        <w:rPr>
          <w:rStyle w:val="Uwydatnienie"/>
          <w:rFonts w:asciiTheme="minorHAnsi" w:hAnsiTheme="minorHAnsi" w:cstheme="minorHAnsi"/>
          <w:szCs w:val="22"/>
        </w:rPr>
        <w:t>0</w:t>
      </w:r>
    </w:p>
    <w:p w14:paraId="3EBDB38C" w14:textId="77777777" w:rsidR="00130E03" w:rsidRPr="00130E03" w:rsidRDefault="00130E03" w:rsidP="00130E03">
      <w:r w:rsidRPr="00130E03">
        <w:t>Tasks:</w:t>
      </w:r>
    </w:p>
    <w:p w14:paraId="0E9DD495" w14:textId="77777777" w:rsidR="00130E03" w:rsidRPr="00130E03" w:rsidRDefault="00130E03">
      <w:pPr>
        <w:pStyle w:val="Akapitzlist"/>
        <w:numPr>
          <w:ilvl w:val="0"/>
          <w:numId w:val="125"/>
        </w:numPr>
      </w:pPr>
      <w:r w:rsidRPr="00130E03">
        <w:t xml:space="preserve">set date 10-Day Demand Received </w:t>
      </w:r>
    </w:p>
    <w:p w14:paraId="57F11FFC" w14:textId="0B44B570" w:rsidR="00130E03" w:rsidRPr="00130E03" w:rsidRDefault="00130E03" w:rsidP="00446F1B">
      <w:pPr>
        <w:pStyle w:val="DBH3"/>
      </w:pPr>
      <w:bookmarkStart w:id="271" w:name="_Toc130299865"/>
      <w:r w:rsidRPr="00130E03">
        <w:t>Pre-Litigation change to 10-Day Demand Response - Partial offer</w:t>
      </w:r>
      <w:bookmarkEnd w:id="271"/>
    </w:p>
    <w:p w14:paraId="5864E7CD" w14:textId="77777777" w:rsidR="00130E03" w:rsidRPr="00130E03" w:rsidRDefault="00130E03" w:rsidP="00130E03">
      <w:r w:rsidRPr="00130E03">
        <w:t>Conditions:</w:t>
      </w:r>
    </w:p>
    <w:p w14:paraId="321D9AD6" w14:textId="77777777" w:rsidR="00130E03" w:rsidRPr="00130E03" w:rsidRDefault="00130E03">
      <w:pPr>
        <w:pStyle w:val="Akapitzlist"/>
        <w:numPr>
          <w:ilvl w:val="0"/>
          <w:numId w:val="125"/>
        </w:numPr>
      </w:pPr>
      <w:r w:rsidRPr="00130E03">
        <w:t xml:space="preserve">All: </w:t>
      </w:r>
    </w:p>
    <w:p w14:paraId="34C9C4C8" w14:textId="77777777" w:rsidR="00130E03" w:rsidRPr="00130E03" w:rsidRDefault="00130E03">
      <w:pPr>
        <w:pStyle w:val="Akapitzlist"/>
        <w:numPr>
          <w:ilvl w:val="1"/>
          <w:numId w:val="125"/>
        </w:numPr>
      </w:pPr>
      <w:r w:rsidRPr="00DE1A99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3B8EF99C" w14:textId="77777777" w:rsidR="00130E03" w:rsidRPr="00130E03" w:rsidRDefault="00130E03">
      <w:pPr>
        <w:pStyle w:val="Akapitzlist"/>
        <w:numPr>
          <w:ilvl w:val="1"/>
          <w:numId w:val="125"/>
        </w:numPr>
      </w:pPr>
      <w:r w:rsidRPr="00DE1A99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DE1A99">
        <w:rPr>
          <w:rStyle w:val="Uwydatnienie"/>
          <w:rFonts w:asciiTheme="minorHAnsi" w:hAnsiTheme="minorHAnsi" w:cstheme="minorHAnsi"/>
          <w:szCs w:val="22"/>
        </w:rPr>
        <w:t>10-Day Demand Response - Partial offer</w:t>
      </w:r>
    </w:p>
    <w:p w14:paraId="770A9E0D" w14:textId="77777777" w:rsidR="00130E03" w:rsidRPr="00130E03" w:rsidRDefault="00130E03">
      <w:pPr>
        <w:pStyle w:val="Akapitzlist"/>
        <w:numPr>
          <w:ilvl w:val="1"/>
          <w:numId w:val="125"/>
        </w:numPr>
      </w:pPr>
      <w:r w:rsidRPr="00DE1A99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DE1A99">
        <w:rPr>
          <w:rStyle w:val="Uwydatnienie"/>
          <w:rFonts w:asciiTheme="minorHAnsi" w:hAnsiTheme="minorHAnsi" w:cstheme="minorHAnsi"/>
          <w:szCs w:val="22"/>
        </w:rPr>
        <w:t>0</w:t>
      </w:r>
    </w:p>
    <w:p w14:paraId="5472B147" w14:textId="77777777" w:rsidR="00130E03" w:rsidRPr="00130E03" w:rsidRDefault="00130E03" w:rsidP="00130E03">
      <w:r w:rsidRPr="00130E03">
        <w:lastRenderedPageBreak/>
        <w:t>Tasks:</w:t>
      </w:r>
    </w:p>
    <w:p w14:paraId="4F07E1DC" w14:textId="77777777" w:rsidR="00130E03" w:rsidRPr="00130E03" w:rsidRDefault="00130E03">
      <w:pPr>
        <w:pStyle w:val="Akapitzlist"/>
        <w:numPr>
          <w:ilvl w:val="0"/>
          <w:numId w:val="125"/>
        </w:numPr>
      </w:pPr>
      <w:r w:rsidRPr="00130E03">
        <w:t xml:space="preserve">set date 10-Day Demand Received </w:t>
      </w:r>
    </w:p>
    <w:p w14:paraId="7C70926E" w14:textId="1CB0FEA7" w:rsidR="00130E03" w:rsidRPr="00130E03" w:rsidRDefault="00130E03" w:rsidP="00DE1A99">
      <w:pPr>
        <w:pStyle w:val="DBH3"/>
      </w:pPr>
      <w:bookmarkStart w:id="272" w:name="_Toc130299866"/>
      <w:r w:rsidRPr="00130E03">
        <w:t>Pre-Litigation change to 2nd Inspection Requested</w:t>
      </w:r>
      <w:bookmarkEnd w:id="272"/>
    </w:p>
    <w:p w14:paraId="05AE7A2E" w14:textId="77777777" w:rsidR="00130E03" w:rsidRPr="00130E03" w:rsidRDefault="00130E03" w:rsidP="00130E03">
      <w:r w:rsidRPr="00130E03">
        <w:t>Conditions:</w:t>
      </w:r>
    </w:p>
    <w:p w14:paraId="1191DFB3" w14:textId="77777777" w:rsidR="00130E03" w:rsidRPr="00130E03" w:rsidRDefault="00130E03">
      <w:pPr>
        <w:pStyle w:val="Akapitzlist"/>
        <w:numPr>
          <w:ilvl w:val="0"/>
          <w:numId w:val="125"/>
        </w:numPr>
      </w:pPr>
      <w:r w:rsidRPr="00130E03">
        <w:t xml:space="preserve">All: </w:t>
      </w:r>
    </w:p>
    <w:p w14:paraId="243F9738" w14:textId="77777777" w:rsidR="00130E03" w:rsidRPr="00130E03" w:rsidRDefault="00130E03">
      <w:pPr>
        <w:pStyle w:val="Akapitzlist"/>
        <w:numPr>
          <w:ilvl w:val="1"/>
          <w:numId w:val="125"/>
        </w:numPr>
      </w:pPr>
      <w:r w:rsidRPr="00DE1A99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3698F3DF" w14:textId="77777777" w:rsidR="00130E03" w:rsidRPr="00130E03" w:rsidRDefault="00130E03">
      <w:pPr>
        <w:pStyle w:val="Akapitzlist"/>
        <w:numPr>
          <w:ilvl w:val="1"/>
          <w:numId w:val="125"/>
        </w:numPr>
      </w:pPr>
      <w:r w:rsidRPr="00DE1A99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DE1A99">
        <w:rPr>
          <w:rStyle w:val="Uwydatnienie"/>
          <w:rFonts w:asciiTheme="minorHAnsi" w:hAnsiTheme="minorHAnsi" w:cstheme="minorHAnsi"/>
          <w:szCs w:val="22"/>
        </w:rPr>
        <w:t>2nd Inspection Requested</w:t>
      </w:r>
    </w:p>
    <w:p w14:paraId="24D07227" w14:textId="77777777" w:rsidR="00130E03" w:rsidRPr="00130E03" w:rsidRDefault="00130E03">
      <w:pPr>
        <w:pStyle w:val="Akapitzlist"/>
        <w:numPr>
          <w:ilvl w:val="1"/>
          <w:numId w:val="125"/>
        </w:numPr>
      </w:pPr>
      <w:r w:rsidRPr="00DE1A99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DE1A99">
        <w:rPr>
          <w:rStyle w:val="Uwydatnienie"/>
          <w:rFonts w:asciiTheme="minorHAnsi" w:hAnsiTheme="minorHAnsi" w:cstheme="minorHAnsi"/>
          <w:szCs w:val="22"/>
        </w:rPr>
        <w:t>0</w:t>
      </w:r>
    </w:p>
    <w:p w14:paraId="0E206C8B" w14:textId="77777777" w:rsidR="00130E03" w:rsidRPr="00130E03" w:rsidRDefault="00130E03" w:rsidP="00130E03">
      <w:r w:rsidRPr="00130E03">
        <w:t>Tasks:</w:t>
      </w:r>
    </w:p>
    <w:p w14:paraId="0CF0D176" w14:textId="77777777" w:rsidR="00130E03" w:rsidRPr="00130E03" w:rsidRDefault="00130E03">
      <w:pPr>
        <w:pStyle w:val="Akapitzlist"/>
        <w:numPr>
          <w:ilvl w:val="0"/>
          <w:numId w:val="125"/>
        </w:numPr>
      </w:pPr>
      <w:r w:rsidRPr="00130E03">
        <w:t>create task for HOS Pre-Suit Team to "Reach out to PA or Schedule 2nd Inspection for"</w:t>
      </w:r>
    </w:p>
    <w:p w14:paraId="0DA061DB" w14:textId="77777777" w:rsidR="00130E03" w:rsidRPr="00130E03" w:rsidRDefault="00130E03">
      <w:pPr>
        <w:pStyle w:val="Akapitzlist"/>
        <w:numPr>
          <w:ilvl w:val="0"/>
          <w:numId w:val="125"/>
        </w:numPr>
      </w:pPr>
      <w:r w:rsidRPr="00130E03">
        <w:t>set 2nd Inspection Requested</w:t>
      </w:r>
    </w:p>
    <w:p w14:paraId="5CD6B4B2" w14:textId="77777777" w:rsidR="00130E03" w:rsidRPr="00130E03" w:rsidRDefault="00130E03">
      <w:pPr>
        <w:pStyle w:val="Akapitzlist"/>
        <w:numPr>
          <w:ilvl w:val="0"/>
          <w:numId w:val="125"/>
        </w:numPr>
      </w:pPr>
      <w:r w:rsidRPr="00130E03">
        <w:t xml:space="preserve">send email template "2nd Inspection Requested" to CLIENT_EMAIL and PA_EMAIL </w:t>
      </w:r>
    </w:p>
    <w:p w14:paraId="33DEFBF6" w14:textId="20AAD808" w:rsidR="00130E03" w:rsidRPr="00130E03" w:rsidRDefault="00130E03" w:rsidP="00DE1A99">
      <w:pPr>
        <w:pStyle w:val="DBH3"/>
      </w:pPr>
      <w:bookmarkStart w:id="273" w:name="_Toc130299867"/>
      <w:r w:rsidRPr="00130E03">
        <w:t>Pre-Litigation change to Appraisal - Demanded HOMEOWNER</w:t>
      </w:r>
      <w:bookmarkEnd w:id="273"/>
    </w:p>
    <w:p w14:paraId="0C74EA68" w14:textId="77777777" w:rsidR="00130E03" w:rsidRPr="00130E03" w:rsidRDefault="00130E03" w:rsidP="00130E03">
      <w:r w:rsidRPr="00130E03">
        <w:t>Conditions:</w:t>
      </w:r>
    </w:p>
    <w:p w14:paraId="7C5149AE" w14:textId="77777777" w:rsidR="00130E03" w:rsidRPr="00130E03" w:rsidRDefault="00130E03">
      <w:pPr>
        <w:pStyle w:val="Akapitzlist"/>
        <w:numPr>
          <w:ilvl w:val="0"/>
          <w:numId w:val="126"/>
        </w:numPr>
      </w:pPr>
      <w:r w:rsidRPr="00130E03">
        <w:t xml:space="preserve">All: </w:t>
      </w:r>
    </w:p>
    <w:p w14:paraId="5584975D" w14:textId="77777777" w:rsidR="00130E03" w:rsidRPr="00130E03" w:rsidRDefault="00130E03">
      <w:pPr>
        <w:pStyle w:val="Akapitzlist"/>
        <w:numPr>
          <w:ilvl w:val="1"/>
          <w:numId w:val="126"/>
        </w:numPr>
      </w:pPr>
      <w:r w:rsidRPr="00DE1A99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5AAFAE10" w14:textId="77777777" w:rsidR="00130E03" w:rsidRPr="00130E03" w:rsidRDefault="00130E03">
      <w:pPr>
        <w:pStyle w:val="Akapitzlist"/>
        <w:numPr>
          <w:ilvl w:val="1"/>
          <w:numId w:val="126"/>
        </w:numPr>
      </w:pPr>
      <w:r w:rsidRPr="00DE1A99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DE1A99">
        <w:rPr>
          <w:rStyle w:val="Uwydatnienie"/>
          <w:rFonts w:asciiTheme="minorHAnsi" w:hAnsiTheme="minorHAnsi" w:cstheme="minorHAnsi"/>
          <w:szCs w:val="22"/>
        </w:rPr>
        <w:t>Appraisal - Demanded HOMEOWNER</w:t>
      </w:r>
    </w:p>
    <w:p w14:paraId="20B58F81" w14:textId="77777777" w:rsidR="00130E03" w:rsidRPr="00130E03" w:rsidRDefault="00130E03">
      <w:pPr>
        <w:pStyle w:val="Akapitzlist"/>
        <w:numPr>
          <w:ilvl w:val="1"/>
          <w:numId w:val="126"/>
        </w:numPr>
      </w:pPr>
      <w:r w:rsidRPr="00DE1A99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DE1A99">
        <w:rPr>
          <w:rStyle w:val="Uwydatnienie"/>
          <w:rFonts w:asciiTheme="minorHAnsi" w:hAnsiTheme="minorHAnsi" w:cstheme="minorHAnsi"/>
          <w:szCs w:val="22"/>
        </w:rPr>
        <w:t>0</w:t>
      </w:r>
    </w:p>
    <w:p w14:paraId="23A7EC47" w14:textId="77777777" w:rsidR="00130E03" w:rsidRPr="00130E03" w:rsidRDefault="00130E03" w:rsidP="00130E03">
      <w:r w:rsidRPr="00130E03">
        <w:t>Tasks:</w:t>
      </w:r>
    </w:p>
    <w:p w14:paraId="7C2015F6" w14:textId="77777777" w:rsidR="00130E03" w:rsidRPr="00130E03" w:rsidRDefault="00130E03">
      <w:pPr>
        <w:pStyle w:val="Akapitzlist"/>
        <w:numPr>
          <w:ilvl w:val="0"/>
          <w:numId w:val="126"/>
        </w:numPr>
      </w:pPr>
      <w:r w:rsidRPr="00130E03">
        <w:t xml:space="preserve">send email template "Pre-litigation Appraisal Letter" to CLIENT_EMAIL </w:t>
      </w:r>
    </w:p>
    <w:p w14:paraId="75F78B14" w14:textId="7DC4F69E" w:rsidR="00130E03" w:rsidRPr="00130E03" w:rsidRDefault="00130E03" w:rsidP="00DE1A99">
      <w:pPr>
        <w:pStyle w:val="DBH3"/>
      </w:pPr>
      <w:bookmarkStart w:id="274" w:name="_Toc130299868"/>
      <w:r w:rsidRPr="00130E03">
        <w:t>Pre-Litigation change to Appraisal - Demanded PROVIDER</w:t>
      </w:r>
      <w:bookmarkEnd w:id="274"/>
    </w:p>
    <w:p w14:paraId="349F8344" w14:textId="77777777" w:rsidR="00130E03" w:rsidRPr="00130E03" w:rsidRDefault="00130E03" w:rsidP="00130E03">
      <w:r w:rsidRPr="00130E03">
        <w:t>Conditions:</w:t>
      </w:r>
    </w:p>
    <w:p w14:paraId="667B8B10" w14:textId="77777777" w:rsidR="00130E03" w:rsidRPr="00130E03" w:rsidRDefault="00130E03">
      <w:pPr>
        <w:pStyle w:val="Akapitzlist"/>
        <w:numPr>
          <w:ilvl w:val="0"/>
          <w:numId w:val="126"/>
        </w:numPr>
      </w:pPr>
      <w:r w:rsidRPr="00130E03">
        <w:t xml:space="preserve">All: </w:t>
      </w:r>
    </w:p>
    <w:p w14:paraId="2C92C9F8" w14:textId="77777777" w:rsidR="00130E03" w:rsidRPr="00130E03" w:rsidRDefault="00130E03">
      <w:pPr>
        <w:pStyle w:val="Akapitzlist"/>
        <w:numPr>
          <w:ilvl w:val="1"/>
          <w:numId w:val="126"/>
        </w:numPr>
      </w:pPr>
      <w:r w:rsidRPr="00DE1A99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165AEAD1" w14:textId="77777777" w:rsidR="00130E03" w:rsidRPr="00130E03" w:rsidRDefault="00130E03">
      <w:pPr>
        <w:pStyle w:val="Akapitzlist"/>
        <w:numPr>
          <w:ilvl w:val="1"/>
          <w:numId w:val="126"/>
        </w:numPr>
      </w:pPr>
      <w:r w:rsidRPr="00DE1A99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DE1A99">
        <w:rPr>
          <w:rStyle w:val="Uwydatnienie"/>
          <w:rFonts w:asciiTheme="minorHAnsi" w:hAnsiTheme="minorHAnsi" w:cstheme="minorHAnsi"/>
          <w:szCs w:val="22"/>
        </w:rPr>
        <w:t>Appraisal - Demanded PROVIDER</w:t>
      </w:r>
    </w:p>
    <w:p w14:paraId="38EEFE7C" w14:textId="77777777" w:rsidR="00130E03" w:rsidRPr="00130E03" w:rsidRDefault="00130E03">
      <w:pPr>
        <w:pStyle w:val="Akapitzlist"/>
        <w:numPr>
          <w:ilvl w:val="1"/>
          <w:numId w:val="126"/>
        </w:numPr>
      </w:pPr>
      <w:r w:rsidRPr="00DE1A99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DE1A99">
        <w:rPr>
          <w:rStyle w:val="Uwydatnienie"/>
          <w:rFonts w:asciiTheme="minorHAnsi" w:hAnsiTheme="minorHAnsi" w:cstheme="minorHAnsi"/>
          <w:szCs w:val="22"/>
        </w:rPr>
        <w:t>0</w:t>
      </w:r>
    </w:p>
    <w:p w14:paraId="48162EC1" w14:textId="77777777" w:rsidR="00130E03" w:rsidRPr="00130E03" w:rsidRDefault="00130E03" w:rsidP="00130E03">
      <w:r w:rsidRPr="00130E03">
        <w:t>Tasks:</w:t>
      </w:r>
    </w:p>
    <w:p w14:paraId="160C907C" w14:textId="77777777" w:rsidR="00130E03" w:rsidRPr="00130E03" w:rsidRDefault="00130E03">
      <w:pPr>
        <w:pStyle w:val="Akapitzlist"/>
        <w:numPr>
          <w:ilvl w:val="0"/>
          <w:numId w:val="126"/>
        </w:numPr>
      </w:pPr>
      <w:r w:rsidRPr="00130E03">
        <w:t xml:space="preserve">send email template "Pre-litigation Appraisal Letter" to PROVIDER_EMAIL </w:t>
      </w:r>
    </w:p>
    <w:p w14:paraId="7B0FADE0" w14:textId="6F0F1ACA" w:rsidR="00130E03" w:rsidRPr="00130E03" w:rsidRDefault="00130E03" w:rsidP="008F6266">
      <w:pPr>
        <w:pStyle w:val="DBH3"/>
      </w:pPr>
      <w:bookmarkStart w:id="275" w:name="_Toc130299869"/>
      <w:r w:rsidRPr="00130E03">
        <w:t>Pre-Litigation change to EUO Request Received - HO</w:t>
      </w:r>
      <w:bookmarkEnd w:id="275"/>
    </w:p>
    <w:p w14:paraId="238E597F" w14:textId="77777777" w:rsidR="00130E03" w:rsidRPr="00130E03" w:rsidRDefault="00130E03" w:rsidP="00130E03">
      <w:r w:rsidRPr="00130E03">
        <w:t>Conditions:</w:t>
      </w:r>
    </w:p>
    <w:p w14:paraId="270C1F00" w14:textId="77777777" w:rsidR="00130E03" w:rsidRPr="00130E03" w:rsidRDefault="00130E03">
      <w:pPr>
        <w:pStyle w:val="Akapitzlist"/>
        <w:numPr>
          <w:ilvl w:val="0"/>
          <w:numId w:val="126"/>
        </w:numPr>
      </w:pPr>
      <w:r w:rsidRPr="00130E03">
        <w:lastRenderedPageBreak/>
        <w:t xml:space="preserve">All: </w:t>
      </w:r>
    </w:p>
    <w:p w14:paraId="170E0FE1" w14:textId="77777777" w:rsidR="00130E03" w:rsidRPr="00130E03" w:rsidRDefault="00130E03">
      <w:pPr>
        <w:pStyle w:val="Akapitzlist"/>
        <w:numPr>
          <w:ilvl w:val="1"/>
          <w:numId w:val="126"/>
        </w:numPr>
      </w:pPr>
      <w:r w:rsidRPr="008F6266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1183EC27" w14:textId="77777777" w:rsidR="00130E03" w:rsidRPr="00130E03" w:rsidRDefault="00130E03">
      <w:pPr>
        <w:pStyle w:val="Akapitzlist"/>
        <w:numPr>
          <w:ilvl w:val="1"/>
          <w:numId w:val="126"/>
        </w:numPr>
      </w:pPr>
      <w:r w:rsidRPr="008F6266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8F6266">
        <w:rPr>
          <w:rStyle w:val="Uwydatnienie"/>
          <w:rFonts w:asciiTheme="minorHAnsi" w:hAnsiTheme="minorHAnsi" w:cstheme="minorHAnsi"/>
          <w:szCs w:val="22"/>
        </w:rPr>
        <w:t>EUO Request Received - HO</w:t>
      </w:r>
    </w:p>
    <w:p w14:paraId="0D075D9A" w14:textId="77777777" w:rsidR="00130E03" w:rsidRPr="00130E03" w:rsidRDefault="00130E03">
      <w:pPr>
        <w:pStyle w:val="Akapitzlist"/>
        <w:numPr>
          <w:ilvl w:val="1"/>
          <w:numId w:val="126"/>
        </w:numPr>
      </w:pPr>
      <w:r w:rsidRPr="008F6266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8F6266">
        <w:rPr>
          <w:rStyle w:val="Uwydatnienie"/>
          <w:rFonts w:asciiTheme="minorHAnsi" w:hAnsiTheme="minorHAnsi" w:cstheme="minorHAnsi"/>
          <w:szCs w:val="22"/>
        </w:rPr>
        <w:t>0</w:t>
      </w:r>
    </w:p>
    <w:p w14:paraId="5422D063" w14:textId="77777777" w:rsidR="00130E03" w:rsidRPr="00130E03" w:rsidRDefault="00130E03" w:rsidP="00130E03">
      <w:r w:rsidRPr="00130E03">
        <w:t>Tasks:</w:t>
      </w:r>
    </w:p>
    <w:p w14:paraId="56A15562" w14:textId="77777777" w:rsidR="00130E03" w:rsidRPr="00130E03" w:rsidRDefault="00130E03">
      <w:pPr>
        <w:pStyle w:val="Akapitzlist"/>
        <w:numPr>
          <w:ilvl w:val="0"/>
          <w:numId w:val="126"/>
        </w:numPr>
      </w:pPr>
      <w:r w:rsidRPr="00130E03">
        <w:t>create task for Scheduling Team - Depositions to "Schedule EUO for"</w:t>
      </w:r>
    </w:p>
    <w:p w14:paraId="06556E44" w14:textId="77777777" w:rsidR="00130E03" w:rsidRPr="00130E03" w:rsidRDefault="00130E03">
      <w:pPr>
        <w:pStyle w:val="Akapitzlist"/>
        <w:numPr>
          <w:ilvl w:val="0"/>
          <w:numId w:val="126"/>
        </w:numPr>
      </w:pPr>
      <w:r w:rsidRPr="00130E03">
        <w:t>set EUO Requested</w:t>
      </w:r>
    </w:p>
    <w:p w14:paraId="1673DC21" w14:textId="77777777" w:rsidR="00130E03" w:rsidRPr="00130E03" w:rsidRDefault="00130E03">
      <w:pPr>
        <w:pStyle w:val="Akapitzlist"/>
        <w:numPr>
          <w:ilvl w:val="0"/>
          <w:numId w:val="126"/>
        </w:numPr>
      </w:pPr>
      <w:r w:rsidRPr="00130E03">
        <w:t xml:space="preserve">send email template "EUO Requested" to CLIENT_EMAIL </w:t>
      </w:r>
    </w:p>
    <w:p w14:paraId="75D0A504" w14:textId="66C95FEE" w:rsidR="00130E03" w:rsidRPr="00130E03" w:rsidRDefault="00130E03" w:rsidP="008F6266">
      <w:pPr>
        <w:pStyle w:val="DBH3"/>
      </w:pPr>
      <w:bookmarkStart w:id="276" w:name="_Toc130299870"/>
      <w:r w:rsidRPr="00130E03">
        <w:t>Pre-Litigation change to EUO Request Received - PROVIDER</w:t>
      </w:r>
      <w:bookmarkEnd w:id="276"/>
    </w:p>
    <w:p w14:paraId="60579226" w14:textId="77777777" w:rsidR="00130E03" w:rsidRPr="00130E03" w:rsidRDefault="00130E03" w:rsidP="00130E03">
      <w:r w:rsidRPr="00130E03">
        <w:t>Conditions:</w:t>
      </w:r>
    </w:p>
    <w:p w14:paraId="1A8E93D9" w14:textId="77777777" w:rsidR="00130E03" w:rsidRPr="00130E03" w:rsidRDefault="00130E03">
      <w:pPr>
        <w:pStyle w:val="Akapitzlist"/>
        <w:numPr>
          <w:ilvl w:val="0"/>
          <w:numId w:val="127"/>
        </w:numPr>
      </w:pPr>
      <w:r w:rsidRPr="00130E03">
        <w:t xml:space="preserve">All: </w:t>
      </w:r>
    </w:p>
    <w:p w14:paraId="6ACAAFB7" w14:textId="77777777" w:rsidR="00130E03" w:rsidRPr="00130E03" w:rsidRDefault="00130E03">
      <w:pPr>
        <w:pStyle w:val="Akapitzlist"/>
        <w:numPr>
          <w:ilvl w:val="1"/>
          <w:numId w:val="127"/>
        </w:numPr>
      </w:pPr>
      <w:r w:rsidRPr="008F6266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7CC3EF0C" w14:textId="77777777" w:rsidR="00130E03" w:rsidRPr="00130E03" w:rsidRDefault="00130E03">
      <w:pPr>
        <w:pStyle w:val="Akapitzlist"/>
        <w:numPr>
          <w:ilvl w:val="1"/>
          <w:numId w:val="127"/>
        </w:numPr>
      </w:pPr>
      <w:r w:rsidRPr="008F6266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8F6266">
        <w:rPr>
          <w:rStyle w:val="Uwydatnienie"/>
          <w:rFonts w:asciiTheme="minorHAnsi" w:hAnsiTheme="minorHAnsi" w:cstheme="minorHAnsi"/>
          <w:szCs w:val="22"/>
        </w:rPr>
        <w:t>EUO Request Received - PROVIDER</w:t>
      </w:r>
    </w:p>
    <w:p w14:paraId="03B68B09" w14:textId="77777777" w:rsidR="00130E03" w:rsidRPr="00130E03" w:rsidRDefault="00130E03">
      <w:pPr>
        <w:pStyle w:val="Akapitzlist"/>
        <w:numPr>
          <w:ilvl w:val="1"/>
          <w:numId w:val="127"/>
        </w:numPr>
      </w:pPr>
      <w:r w:rsidRPr="008F6266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8F6266">
        <w:rPr>
          <w:rStyle w:val="Uwydatnienie"/>
          <w:rFonts w:asciiTheme="minorHAnsi" w:hAnsiTheme="minorHAnsi" w:cstheme="minorHAnsi"/>
          <w:szCs w:val="22"/>
        </w:rPr>
        <w:t>0</w:t>
      </w:r>
    </w:p>
    <w:p w14:paraId="691AAEC3" w14:textId="77777777" w:rsidR="00130E03" w:rsidRPr="00130E03" w:rsidRDefault="00130E03" w:rsidP="00130E03">
      <w:r w:rsidRPr="00130E03">
        <w:t>Tasks:</w:t>
      </w:r>
    </w:p>
    <w:p w14:paraId="3FAF6BBF" w14:textId="77777777" w:rsidR="00130E03" w:rsidRPr="00130E03" w:rsidRDefault="00130E03">
      <w:pPr>
        <w:pStyle w:val="Akapitzlist"/>
        <w:numPr>
          <w:ilvl w:val="0"/>
          <w:numId w:val="127"/>
        </w:numPr>
      </w:pPr>
      <w:r w:rsidRPr="00130E03">
        <w:t>create task for Scheduling Team - Depositions to "Schedule EUO for"</w:t>
      </w:r>
    </w:p>
    <w:p w14:paraId="47C5505C" w14:textId="77777777" w:rsidR="00130E03" w:rsidRPr="00130E03" w:rsidRDefault="00130E03">
      <w:pPr>
        <w:pStyle w:val="Akapitzlist"/>
        <w:numPr>
          <w:ilvl w:val="0"/>
          <w:numId w:val="127"/>
        </w:numPr>
      </w:pPr>
      <w:r w:rsidRPr="00130E03">
        <w:t>set EUO Requested</w:t>
      </w:r>
    </w:p>
    <w:p w14:paraId="77A8A851" w14:textId="77777777" w:rsidR="00130E03" w:rsidRPr="00130E03" w:rsidRDefault="00130E03">
      <w:pPr>
        <w:pStyle w:val="Akapitzlist"/>
        <w:numPr>
          <w:ilvl w:val="0"/>
          <w:numId w:val="127"/>
        </w:numPr>
      </w:pPr>
      <w:r w:rsidRPr="00130E03">
        <w:t xml:space="preserve">send email template "EUO Requested" to PROVIDER_EMAIL </w:t>
      </w:r>
    </w:p>
    <w:p w14:paraId="1C4E35E5" w14:textId="4E4DB82F" w:rsidR="00130E03" w:rsidRPr="00130E03" w:rsidRDefault="00130E03" w:rsidP="008F6266">
      <w:pPr>
        <w:pStyle w:val="DBH3"/>
      </w:pPr>
      <w:bookmarkStart w:id="277" w:name="_Toc130299871"/>
      <w:r w:rsidRPr="00130E03">
        <w:t>Pre-Litigation change to Inspection Requested</w:t>
      </w:r>
      <w:bookmarkEnd w:id="277"/>
    </w:p>
    <w:p w14:paraId="7F765F70" w14:textId="77777777" w:rsidR="00130E03" w:rsidRPr="00130E03" w:rsidRDefault="00130E03" w:rsidP="00130E03">
      <w:r w:rsidRPr="00130E03">
        <w:t>Conditions:</w:t>
      </w:r>
    </w:p>
    <w:p w14:paraId="7B38564D" w14:textId="77777777" w:rsidR="00130E03" w:rsidRPr="00130E03" w:rsidRDefault="00130E03">
      <w:pPr>
        <w:pStyle w:val="Akapitzlist"/>
        <w:numPr>
          <w:ilvl w:val="0"/>
          <w:numId w:val="128"/>
        </w:numPr>
      </w:pPr>
      <w:r w:rsidRPr="00130E03">
        <w:t xml:space="preserve">All: </w:t>
      </w:r>
    </w:p>
    <w:p w14:paraId="3B53C9AD" w14:textId="77777777" w:rsidR="00130E03" w:rsidRPr="00130E03" w:rsidRDefault="00130E03">
      <w:pPr>
        <w:pStyle w:val="Akapitzlist"/>
        <w:numPr>
          <w:ilvl w:val="1"/>
          <w:numId w:val="128"/>
        </w:numPr>
      </w:pPr>
      <w:r w:rsidRPr="008F6266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186CB583" w14:textId="77777777" w:rsidR="00130E03" w:rsidRPr="00130E03" w:rsidRDefault="00130E03">
      <w:pPr>
        <w:pStyle w:val="Akapitzlist"/>
        <w:numPr>
          <w:ilvl w:val="1"/>
          <w:numId w:val="128"/>
        </w:numPr>
      </w:pPr>
      <w:r w:rsidRPr="008F6266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8F6266">
        <w:rPr>
          <w:rStyle w:val="Uwydatnienie"/>
          <w:rFonts w:asciiTheme="minorHAnsi" w:hAnsiTheme="minorHAnsi" w:cstheme="minorHAnsi"/>
          <w:szCs w:val="22"/>
        </w:rPr>
        <w:t>Inspection Requested</w:t>
      </w:r>
    </w:p>
    <w:p w14:paraId="1D7C16E4" w14:textId="77777777" w:rsidR="00130E03" w:rsidRPr="00130E03" w:rsidRDefault="00130E03">
      <w:pPr>
        <w:pStyle w:val="Akapitzlist"/>
        <w:numPr>
          <w:ilvl w:val="1"/>
          <w:numId w:val="128"/>
        </w:numPr>
      </w:pPr>
      <w:r w:rsidRPr="008F6266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8F6266">
        <w:rPr>
          <w:rStyle w:val="Uwydatnienie"/>
          <w:rFonts w:asciiTheme="minorHAnsi" w:hAnsiTheme="minorHAnsi" w:cstheme="minorHAnsi"/>
          <w:szCs w:val="22"/>
        </w:rPr>
        <w:t>0</w:t>
      </w:r>
    </w:p>
    <w:p w14:paraId="2141FA05" w14:textId="77777777" w:rsidR="00130E03" w:rsidRPr="00130E03" w:rsidRDefault="00130E03" w:rsidP="00130E03">
      <w:r w:rsidRPr="00130E03">
        <w:t>Tasks:</w:t>
      </w:r>
    </w:p>
    <w:p w14:paraId="7B216429" w14:textId="77777777" w:rsidR="00130E03" w:rsidRPr="00130E03" w:rsidRDefault="00130E03">
      <w:pPr>
        <w:pStyle w:val="Akapitzlist"/>
        <w:numPr>
          <w:ilvl w:val="0"/>
          <w:numId w:val="128"/>
        </w:numPr>
      </w:pPr>
      <w:r w:rsidRPr="00130E03">
        <w:t>create task for HOS Pre-Suit Team to "Reach out to PA or Schedule Inspection for"</w:t>
      </w:r>
    </w:p>
    <w:p w14:paraId="4B0C6AA3" w14:textId="77777777" w:rsidR="00130E03" w:rsidRPr="00130E03" w:rsidRDefault="00130E03">
      <w:pPr>
        <w:pStyle w:val="Akapitzlist"/>
        <w:numPr>
          <w:ilvl w:val="0"/>
          <w:numId w:val="128"/>
        </w:numPr>
      </w:pPr>
      <w:r w:rsidRPr="00130E03">
        <w:t>set Inspection Requested</w:t>
      </w:r>
    </w:p>
    <w:p w14:paraId="3663BEDD" w14:textId="77777777" w:rsidR="00130E03" w:rsidRPr="00130E03" w:rsidRDefault="00130E03">
      <w:pPr>
        <w:pStyle w:val="Akapitzlist"/>
        <w:numPr>
          <w:ilvl w:val="0"/>
          <w:numId w:val="128"/>
        </w:numPr>
      </w:pPr>
      <w:r w:rsidRPr="00130E03">
        <w:t xml:space="preserve">send email template "Inspection Requested" to CLIENT_EMAIL and PA_EMAIL </w:t>
      </w:r>
    </w:p>
    <w:p w14:paraId="2B9E0159" w14:textId="31C778A8" w:rsidR="00130E03" w:rsidRPr="00130E03" w:rsidRDefault="00130E03" w:rsidP="00146987">
      <w:pPr>
        <w:pStyle w:val="DBH3"/>
      </w:pPr>
      <w:bookmarkStart w:id="278" w:name="_Toc130299872"/>
      <w:r w:rsidRPr="00130E03">
        <w:t>Pre-Litigation change to Mediation - Demanded</w:t>
      </w:r>
      <w:bookmarkEnd w:id="278"/>
    </w:p>
    <w:p w14:paraId="67A67DBC" w14:textId="77777777" w:rsidR="00130E03" w:rsidRPr="00130E03" w:rsidRDefault="00130E03" w:rsidP="00130E03">
      <w:r w:rsidRPr="00130E03">
        <w:t>Conditions:</w:t>
      </w:r>
    </w:p>
    <w:p w14:paraId="79327D4B" w14:textId="77777777" w:rsidR="00130E03" w:rsidRPr="00130E03" w:rsidRDefault="00130E03">
      <w:pPr>
        <w:pStyle w:val="Akapitzlist"/>
        <w:numPr>
          <w:ilvl w:val="0"/>
          <w:numId w:val="129"/>
        </w:numPr>
      </w:pPr>
      <w:r w:rsidRPr="00130E03">
        <w:t xml:space="preserve">All: </w:t>
      </w:r>
    </w:p>
    <w:p w14:paraId="20FDAAF2" w14:textId="77777777" w:rsidR="00130E03" w:rsidRPr="00130E03" w:rsidRDefault="00130E03">
      <w:pPr>
        <w:pStyle w:val="Akapitzlist"/>
        <w:numPr>
          <w:ilvl w:val="1"/>
          <w:numId w:val="129"/>
        </w:numPr>
      </w:pPr>
      <w:r w:rsidRPr="00146987">
        <w:rPr>
          <w:rStyle w:val="Pogrubienie"/>
          <w:rFonts w:cstheme="minorHAnsi"/>
          <w:b w:val="0"/>
          <w:bCs w:val="0"/>
          <w:szCs w:val="22"/>
        </w:rPr>
        <w:lastRenderedPageBreak/>
        <w:t>Pre-Litigation Status</w:t>
      </w:r>
      <w:r w:rsidRPr="00130E03">
        <w:t xml:space="preserve"> has changed</w:t>
      </w:r>
    </w:p>
    <w:p w14:paraId="3E93D3C4" w14:textId="77777777" w:rsidR="00130E03" w:rsidRPr="00130E03" w:rsidRDefault="00130E03">
      <w:pPr>
        <w:pStyle w:val="Akapitzlist"/>
        <w:numPr>
          <w:ilvl w:val="1"/>
          <w:numId w:val="129"/>
        </w:numPr>
      </w:pPr>
      <w:r w:rsidRPr="00146987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146987">
        <w:rPr>
          <w:rStyle w:val="Uwydatnienie"/>
          <w:rFonts w:asciiTheme="minorHAnsi" w:hAnsiTheme="minorHAnsi" w:cstheme="minorHAnsi"/>
          <w:szCs w:val="22"/>
        </w:rPr>
        <w:t>Mediation - Demanded</w:t>
      </w:r>
    </w:p>
    <w:p w14:paraId="482FD57A" w14:textId="77777777" w:rsidR="00130E03" w:rsidRPr="00130E03" w:rsidRDefault="00130E03">
      <w:pPr>
        <w:pStyle w:val="Akapitzlist"/>
        <w:numPr>
          <w:ilvl w:val="1"/>
          <w:numId w:val="129"/>
        </w:numPr>
      </w:pPr>
      <w:r w:rsidRPr="00146987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146987">
        <w:rPr>
          <w:rStyle w:val="Uwydatnienie"/>
          <w:rFonts w:asciiTheme="minorHAnsi" w:hAnsiTheme="minorHAnsi" w:cstheme="minorHAnsi"/>
          <w:szCs w:val="22"/>
        </w:rPr>
        <w:t>0</w:t>
      </w:r>
    </w:p>
    <w:p w14:paraId="7E4041EC" w14:textId="77777777" w:rsidR="00130E03" w:rsidRPr="00130E03" w:rsidRDefault="00130E03" w:rsidP="00130E03">
      <w:r w:rsidRPr="00130E03">
        <w:t>Tasks:</w:t>
      </w:r>
    </w:p>
    <w:p w14:paraId="022E073B" w14:textId="77777777" w:rsidR="00130E03" w:rsidRPr="00130E03" w:rsidRDefault="00130E03">
      <w:pPr>
        <w:pStyle w:val="Akapitzlist"/>
        <w:numPr>
          <w:ilvl w:val="0"/>
          <w:numId w:val="129"/>
        </w:numPr>
      </w:pPr>
      <w:r w:rsidRPr="00130E03">
        <w:t xml:space="preserve">create new task to ST - ADR to "Schedule Mediation for" </w:t>
      </w:r>
    </w:p>
    <w:p w14:paraId="3AD805BA" w14:textId="1DF54249" w:rsidR="00130E03" w:rsidRPr="00130E03" w:rsidRDefault="00130E03" w:rsidP="00146987">
      <w:pPr>
        <w:pStyle w:val="DBH3"/>
      </w:pPr>
      <w:bookmarkStart w:id="279" w:name="_Toc130299873"/>
      <w:r w:rsidRPr="00130E03">
        <w:t>Pre-Litigation change to New Case Entered - Missing info</w:t>
      </w:r>
      <w:bookmarkEnd w:id="279"/>
    </w:p>
    <w:p w14:paraId="0C607942" w14:textId="77777777" w:rsidR="00130E03" w:rsidRPr="00130E03" w:rsidRDefault="00130E03" w:rsidP="00130E03">
      <w:r w:rsidRPr="00130E03">
        <w:t>Conditions:</w:t>
      </w:r>
    </w:p>
    <w:p w14:paraId="6C18846F" w14:textId="77777777" w:rsidR="00130E03" w:rsidRPr="00130E03" w:rsidRDefault="00130E03">
      <w:pPr>
        <w:pStyle w:val="Akapitzlist"/>
        <w:numPr>
          <w:ilvl w:val="0"/>
          <w:numId w:val="129"/>
        </w:numPr>
      </w:pPr>
      <w:r w:rsidRPr="00130E03">
        <w:t xml:space="preserve">All: </w:t>
      </w:r>
    </w:p>
    <w:p w14:paraId="039D7DA8" w14:textId="77777777" w:rsidR="00130E03" w:rsidRPr="00130E03" w:rsidRDefault="00130E03">
      <w:pPr>
        <w:pStyle w:val="Akapitzlist"/>
        <w:numPr>
          <w:ilvl w:val="1"/>
          <w:numId w:val="129"/>
        </w:numPr>
      </w:pPr>
      <w:r w:rsidRPr="00146987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4BEA35BA" w14:textId="77777777" w:rsidR="00130E03" w:rsidRPr="00130E03" w:rsidRDefault="00130E03">
      <w:pPr>
        <w:pStyle w:val="Akapitzlist"/>
        <w:numPr>
          <w:ilvl w:val="1"/>
          <w:numId w:val="129"/>
        </w:numPr>
      </w:pPr>
      <w:r w:rsidRPr="00146987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146987">
        <w:rPr>
          <w:rStyle w:val="Uwydatnienie"/>
          <w:rFonts w:asciiTheme="minorHAnsi" w:hAnsiTheme="minorHAnsi" w:cstheme="minorHAnsi"/>
          <w:szCs w:val="22"/>
        </w:rPr>
        <w:t>New Case Entered - Missing info</w:t>
      </w:r>
    </w:p>
    <w:p w14:paraId="731BF40A" w14:textId="77777777" w:rsidR="00130E03" w:rsidRPr="00130E03" w:rsidRDefault="00130E03">
      <w:pPr>
        <w:pStyle w:val="Akapitzlist"/>
        <w:numPr>
          <w:ilvl w:val="1"/>
          <w:numId w:val="129"/>
        </w:numPr>
      </w:pPr>
      <w:r w:rsidRPr="00146987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146987">
        <w:rPr>
          <w:rStyle w:val="Uwydatnienie"/>
          <w:rFonts w:asciiTheme="minorHAnsi" w:hAnsiTheme="minorHAnsi" w:cstheme="minorHAnsi"/>
          <w:szCs w:val="22"/>
        </w:rPr>
        <w:t>0</w:t>
      </w:r>
    </w:p>
    <w:p w14:paraId="22A185B0" w14:textId="77777777" w:rsidR="00130E03" w:rsidRPr="00130E03" w:rsidRDefault="00130E03" w:rsidP="00130E03">
      <w:r w:rsidRPr="00130E03">
        <w:t>Tasks:</w:t>
      </w:r>
    </w:p>
    <w:p w14:paraId="2992664A" w14:textId="77777777" w:rsidR="00130E03" w:rsidRPr="00130E03" w:rsidRDefault="00130E03">
      <w:pPr>
        <w:pStyle w:val="Akapitzlist"/>
        <w:numPr>
          <w:ilvl w:val="0"/>
          <w:numId w:val="129"/>
        </w:numPr>
      </w:pPr>
      <w:r w:rsidRPr="00130E03">
        <w:t xml:space="preserve">create new task to HOS PRE-SUIT to "Obtain Missing Info" </w:t>
      </w:r>
    </w:p>
    <w:p w14:paraId="706AE4F2" w14:textId="08CCE315" w:rsidR="00130E03" w:rsidRPr="00130E03" w:rsidRDefault="00130E03" w:rsidP="0054422F">
      <w:pPr>
        <w:pStyle w:val="DBH3"/>
      </w:pPr>
      <w:bookmarkStart w:id="280" w:name="_Toc130299874"/>
      <w:r w:rsidRPr="00130E03">
        <w:t>Pre-Litigation change to NOI - Appraisal Requested</w:t>
      </w:r>
      <w:bookmarkEnd w:id="280"/>
    </w:p>
    <w:p w14:paraId="4FDDFD5E" w14:textId="77777777" w:rsidR="00130E03" w:rsidRPr="00130E03" w:rsidRDefault="00130E03" w:rsidP="00130E03">
      <w:r w:rsidRPr="00130E03">
        <w:t>Conditions:</w:t>
      </w:r>
    </w:p>
    <w:p w14:paraId="124DD6E5" w14:textId="77777777" w:rsidR="00130E03" w:rsidRPr="00130E03" w:rsidRDefault="00130E03">
      <w:pPr>
        <w:pStyle w:val="Akapitzlist"/>
        <w:numPr>
          <w:ilvl w:val="0"/>
          <w:numId w:val="129"/>
        </w:numPr>
      </w:pPr>
      <w:r w:rsidRPr="00130E03">
        <w:t xml:space="preserve">All: </w:t>
      </w:r>
    </w:p>
    <w:p w14:paraId="4F39B734" w14:textId="77777777" w:rsidR="00130E03" w:rsidRPr="00130E03" w:rsidRDefault="00130E03">
      <w:pPr>
        <w:pStyle w:val="Akapitzlist"/>
        <w:numPr>
          <w:ilvl w:val="1"/>
          <w:numId w:val="129"/>
        </w:numPr>
      </w:pPr>
      <w:r w:rsidRPr="0054422F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74361F94" w14:textId="77777777" w:rsidR="00130E03" w:rsidRPr="00130E03" w:rsidRDefault="00130E03">
      <w:pPr>
        <w:pStyle w:val="Akapitzlist"/>
        <w:numPr>
          <w:ilvl w:val="1"/>
          <w:numId w:val="129"/>
        </w:numPr>
      </w:pPr>
      <w:r w:rsidRPr="0054422F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54422F">
        <w:rPr>
          <w:rStyle w:val="Uwydatnienie"/>
          <w:rFonts w:asciiTheme="minorHAnsi" w:hAnsiTheme="minorHAnsi" w:cstheme="minorHAnsi"/>
          <w:szCs w:val="22"/>
        </w:rPr>
        <w:t>NOI - Appraisal Requested</w:t>
      </w:r>
    </w:p>
    <w:p w14:paraId="5B665ADD" w14:textId="77777777" w:rsidR="00130E03" w:rsidRPr="00130E03" w:rsidRDefault="00130E03">
      <w:pPr>
        <w:pStyle w:val="Akapitzlist"/>
        <w:numPr>
          <w:ilvl w:val="1"/>
          <w:numId w:val="129"/>
        </w:numPr>
      </w:pPr>
      <w:r w:rsidRPr="0054422F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54422F">
        <w:rPr>
          <w:rStyle w:val="Uwydatnienie"/>
          <w:rFonts w:asciiTheme="minorHAnsi" w:hAnsiTheme="minorHAnsi" w:cstheme="minorHAnsi"/>
          <w:szCs w:val="22"/>
        </w:rPr>
        <w:t>0</w:t>
      </w:r>
    </w:p>
    <w:p w14:paraId="488E51D9" w14:textId="77777777" w:rsidR="00130E03" w:rsidRPr="00130E03" w:rsidRDefault="00130E03" w:rsidP="00130E03">
      <w:r w:rsidRPr="00130E03">
        <w:t>Tasks:</w:t>
      </w:r>
    </w:p>
    <w:p w14:paraId="16E6C4A2" w14:textId="77777777" w:rsidR="00130E03" w:rsidRPr="00130E03" w:rsidRDefault="00130E03">
      <w:pPr>
        <w:pStyle w:val="Akapitzlist"/>
        <w:numPr>
          <w:ilvl w:val="0"/>
          <w:numId w:val="129"/>
        </w:numPr>
      </w:pPr>
      <w:r w:rsidRPr="00130E03">
        <w:t xml:space="preserve">send task to assigned assistant to "Contact client" </w:t>
      </w:r>
    </w:p>
    <w:p w14:paraId="2E122EC7" w14:textId="6A41CDC8" w:rsidR="00130E03" w:rsidRPr="00130E03" w:rsidRDefault="00130E03" w:rsidP="0054422F">
      <w:pPr>
        <w:pStyle w:val="DBH3"/>
      </w:pPr>
      <w:bookmarkStart w:id="281" w:name="_Toc130299875"/>
      <w:r w:rsidRPr="00130E03">
        <w:t>Pre-Litigation change to NOI - Information Requested</w:t>
      </w:r>
      <w:bookmarkEnd w:id="281"/>
    </w:p>
    <w:p w14:paraId="0A995D6A" w14:textId="77777777" w:rsidR="00130E03" w:rsidRPr="00130E03" w:rsidRDefault="00130E03" w:rsidP="00130E03">
      <w:r w:rsidRPr="00130E03">
        <w:t>Conditions:</w:t>
      </w:r>
    </w:p>
    <w:p w14:paraId="38A16C2C" w14:textId="77777777" w:rsidR="00130E03" w:rsidRPr="00130E03" w:rsidRDefault="00130E03">
      <w:pPr>
        <w:pStyle w:val="Akapitzlist"/>
        <w:numPr>
          <w:ilvl w:val="0"/>
          <w:numId w:val="129"/>
        </w:numPr>
      </w:pPr>
      <w:r w:rsidRPr="00130E03">
        <w:t xml:space="preserve">All: </w:t>
      </w:r>
    </w:p>
    <w:p w14:paraId="23BFA476" w14:textId="77777777" w:rsidR="00130E03" w:rsidRPr="00130E03" w:rsidRDefault="00130E03">
      <w:pPr>
        <w:pStyle w:val="Akapitzlist"/>
        <w:numPr>
          <w:ilvl w:val="1"/>
          <w:numId w:val="129"/>
        </w:numPr>
      </w:pPr>
      <w:r w:rsidRPr="0054422F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0A14F97E" w14:textId="77777777" w:rsidR="00130E03" w:rsidRPr="00130E03" w:rsidRDefault="00130E03">
      <w:pPr>
        <w:pStyle w:val="Akapitzlist"/>
        <w:numPr>
          <w:ilvl w:val="1"/>
          <w:numId w:val="129"/>
        </w:numPr>
      </w:pPr>
      <w:r w:rsidRPr="0054422F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54422F">
        <w:rPr>
          <w:rStyle w:val="Uwydatnienie"/>
          <w:rFonts w:asciiTheme="minorHAnsi" w:hAnsiTheme="minorHAnsi" w:cstheme="minorHAnsi"/>
          <w:szCs w:val="22"/>
        </w:rPr>
        <w:t>NOI - Information Requested</w:t>
      </w:r>
    </w:p>
    <w:p w14:paraId="61B41A35" w14:textId="77777777" w:rsidR="00130E03" w:rsidRPr="00130E03" w:rsidRDefault="00130E03">
      <w:pPr>
        <w:pStyle w:val="Akapitzlist"/>
        <w:numPr>
          <w:ilvl w:val="1"/>
          <w:numId w:val="129"/>
        </w:numPr>
      </w:pPr>
      <w:r w:rsidRPr="0054422F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54422F">
        <w:rPr>
          <w:rStyle w:val="Uwydatnienie"/>
          <w:rFonts w:asciiTheme="minorHAnsi" w:hAnsiTheme="minorHAnsi" w:cstheme="minorHAnsi"/>
          <w:szCs w:val="22"/>
        </w:rPr>
        <w:t>0</w:t>
      </w:r>
    </w:p>
    <w:p w14:paraId="1E17F3D6" w14:textId="77777777" w:rsidR="00130E03" w:rsidRPr="00130E03" w:rsidRDefault="00130E03" w:rsidP="00130E03">
      <w:r w:rsidRPr="00130E03">
        <w:t>Tasks:</w:t>
      </w:r>
    </w:p>
    <w:p w14:paraId="17F22A0B" w14:textId="77777777" w:rsidR="00130E03" w:rsidRPr="00130E03" w:rsidRDefault="00130E03">
      <w:pPr>
        <w:pStyle w:val="Akapitzlist"/>
        <w:numPr>
          <w:ilvl w:val="0"/>
          <w:numId w:val="129"/>
        </w:numPr>
      </w:pPr>
      <w:r w:rsidRPr="00130E03">
        <w:t xml:space="preserve">create new task to HOS PRE-SUIT to "Review NOI Response in for" </w:t>
      </w:r>
    </w:p>
    <w:p w14:paraId="40439E8B" w14:textId="78E0D6CB" w:rsidR="00130E03" w:rsidRPr="00130E03" w:rsidRDefault="00130E03" w:rsidP="0054422F">
      <w:pPr>
        <w:pStyle w:val="DBH3"/>
      </w:pPr>
      <w:bookmarkStart w:id="282" w:name="_Toc130299876"/>
      <w:r w:rsidRPr="00130E03">
        <w:lastRenderedPageBreak/>
        <w:t>Pre-Litigation change to NOI - Inspection Requested</w:t>
      </w:r>
      <w:bookmarkEnd w:id="282"/>
    </w:p>
    <w:p w14:paraId="7D261D53" w14:textId="77777777" w:rsidR="00130E03" w:rsidRPr="00130E03" w:rsidRDefault="00130E03" w:rsidP="00130E03">
      <w:r w:rsidRPr="00130E03">
        <w:t>Conditions:</w:t>
      </w:r>
    </w:p>
    <w:p w14:paraId="3A3FE965" w14:textId="77777777" w:rsidR="00130E03" w:rsidRPr="00130E03" w:rsidRDefault="00130E03">
      <w:pPr>
        <w:pStyle w:val="Akapitzlist"/>
        <w:numPr>
          <w:ilvl w:val="0"/>
          <w:numId w:val="129"/>
        </w:numPr>
      </w:pPr>
      <w:r w:rsidRPr="00130E03">
        <w:t xml:space="preserve">All: </w:t>
      </w:r>
    </w:p>
    <w:p w14:paraId="40E9A56D" w14:textId="77777777" w:rsidR="00130E03" w:rsidRPr="00130E03" w:rsidRDefault="00130E03">
      <w:pPr>
        <w:pStyle w:val="Akapitzlist"/>
        <w:numPr>
          <w:ilvl w:val="1"/>
          <w:numId w:val="129"/>
        </w:numPr>
      </w:pPr>
      <w:r w:rsidRPr="0054422F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5E7C295A" w14:textId="77777777" w:rsidR="00130E03" w:rsidRPr="00130E03" w:rsidRDefault="00130E03">
      <w:pPr>
        <w:pStyle w:val="Akapitzlist"/>
        <w:numPr>
          <w:ilvl w:val="1"/>
          <w:numId w:val="129"/>
        </w:numPr>
      </w:pPr>
      <w:r w:rsidRPr="0054422F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54422F">
        <w:rPr>
          <w:rStyle w:val="Uwydatnienie"/>
          <w:rFonts w:asciiTheme="minorHAnsi" w:hAnsiTheme="minorHAnsi" w:cstheme="minorHAnsi"/>
          <w:szCs w:val="22"/>
        </w:rPr>
        <w:t>NOI - Inspection Requested</w:t>
      </w:r>
    </w:p>
    <w:p w14:paraId="5C4B4AF8" w14:textId="77777777" w:rsidR="00130E03" w:rsidRPr="00130E03" w:rsidRDefault="00130E03">
      <w:pPr>
        <w:pStyle w:val="Akapitzlist"/>
        <w:numPr>
          <w:ilvl w:val="1"/>
          <w:numId w:val="129"/>
        </w:numPr>
      </w:pPr>
      <w:r w:rsidRPr="0054422F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54422F">
        <w:rPr>
          <w:rStyle w:val="Uwydatnienie"/>
          <w:rFonts w:asciiTheme="minorHAnsi" w:hAnsiTheme="minorHAnsi" w:cstheme="minorHAnsi"/>
          <w:szCs w:val="22"/>
        </w:rPr>
        <w:t>0</w:t>
      </w:r>
    </w:p>
    <w:p w14:paraId="2CBAA5EB" w14:textId="77777777" w:rsidR="00130E03" w:rsidRPr="00130E03" w:rsidRDefault="00130E03" w:rsidP="00130E03">
      <w:r w:rsidRPr="00130E03">
        <w:t>Tasks:</w:t>
      </w:r>
    </w:p>
    <w:p w14:paraId="0F7BF70D" w14:textId="77777777" w:rsidR="00130E03" w:rsidRPr="00130E03" w:rsidRDefault="00130E03">
      <w:pPr>
        <w:pStyle w:val="Akapitzlist"/>
        <w:numPr>
          <w:ilvl w:val="0"/>
          <w:numId w:val="129"/>
        </w:numPr>
      </w:pPr>
      <w:r w:rsidRPr="00130E03">
        <w:t xml:space="preserve">create new task to HOS PRE-SUIT to "Schedule Inspection for" </w:t>
      </w:r>
    </w:p>
    <w:p w14:paraId="21C15690" w14:textId="66B0D9CC" w:rsidR="00130E03" w:rsidRPr="00130E03" w:rsidRDefault="00130E03" w:rsidP="0054422F">
      <w:pPr>
        <w:pStyle w:val="DBH3"/>
      </w:pPr>
      <w:bookmarkStart w:id="283" w:name="_Toc130299877"/>
      <w:r w:rsidRPr="00130E03">
        <w:t>Pre-Litigation change to NOI - Offer Made</w:t>
      </w:r>
      <w:bookmarkEnd w:id="283"/>
    </w:p>
    <w:p w14:paraId="11228591" w14:textId="77777777" w:rsidR="00130E03" w:rsidRPr="00130E03" w:rsidRDefault="00130E03" w:rsidP="00130E03">
      <w:r w:rsidRPr="00130E03">
        <w:t>Conditions:</w:t>
      </w:r>
    </w:p>
    <w:p w14:paraId="746AC871" w14:textId="77777777" w:rsidR="00130E03" w:rsidRPr="00130E03" w:rsidRDefault="00130E03">
      <w:pPr>
        <w:pStyle w:val="Akapitzlist"/>
        <w:numPr>
          <w:ilvl w:val="0"/>
          <w:numId w:val="129"/>
        </w:numPr>
      </w:pPr>
      <w:r w:rsidRPr="00130E03">
        <w:t xml:space="preserve">All: </w:t>
      </w:r>
    </w:p>
    <w:p w14:paraId="3F987CCE" w14:textId="77777777" w:rsidR="00130E03" w:rsidRPr="00130E03" w:rsidRDefault="00130E03">
      <w:pPr>
        <w:pStyle w:val="Akapitzlist"/>
        <w:numPr>
          <w:ilvl w:val="1"/>
          <w:numId w:val="129"/>
        </w:numPr>
      </w:pPr>
      <w:r w:rsidRPr="0054422F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57F8B816" w14:textId="77777777" w:rsidR="00130E03" w:rsidRPr="00130E03" w:rsidRDefault="00130E03">
      <w:pPr>
        <w:pStyle w:val="Akapitzlist"/>
        <w:numPr>
          <w:ilvl w:val="1"/>
          <w:numId w:val="129"/>
        </w:numPr>
      </w:pPr>
      <w:r w:rsidRPr="0054422F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54422F">
        <w:rPr>
          <w:rStyle w:val="Uwydatnienie"/>
          <w:rFonts w:asciiTheme="minorHAnsi" w:hAnsiTheme="minorHAnsi" w:cstheme="minorHAnsi"/>
          <w:szCs w:val="22"/>
        </w:rPr>
        <w:t>NOI - Offer Made</w:t>
      </w:r>
    </w:p>
    <w:p w14:paraId="7BBB083E" w14:textId="77777777" w:rsidR="00130E03" w:rsidRPr="00130E03" w:rsidRDefault="00130E03">
      <w:pPr>
        <w:pStyle w:val="Akapitzlist"/>
        <w:numPr>
          <w:ilvl w:val="1"/>
          <w:numId w:val="129"/>
        </w:numPr>
      </w:pPr>
      <w:r w:rsidRPr="0054422F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54422F">
        <w:rPr>
          <w:rStyle w:val="Uwydatnienie"/>
          <w:rFonts w:asciiTheme="minorHAnsi" w:hAnsiTheme="minorHAnsi" w:cstheme="minorHAnsi"/>
          <w:szCs w:val="22"/>
        </w:rPr>
        <w:t>0</w:t>
      </w:r>
    </w:p>
    <w:p w14:paraId="743298FD" w14:textId="77777777" w:rsidR="00130E03" w:rsidRPr="00130E03" w:rsidRDefault="00130E03" w:rsidP="00130E03">
      <w:r w:rsidRPr="00130E03">
        <w:t>Tasks:</w:t>
      </w:r>
    </w:p>
    <w:p w14:paraId="542404D1" w14:textId="77777777" w:rsidR="00130E03" w:rsidRPr="00130E03" w:rsidRDefault="00130E03">
      <w:pPr>
        <w:pStyle w:val="Akapitzlist"/>
        <w:numPr>
          <w:ilvl w:val="0"/>
          <w:numId w:val="129"/>
        </w:numPr>
      </w:pPr>
      <w:r w:rsidRPr="00130E03">
        <w:t xml:space="preserve">create new task to HOS PRE-SUIT to "Review NOI Response in " </w:t>
      </w:r>
    </w:p>
    <w:p w14:paraId="04D996C7" w14:textId="60E6824E" w:rsidR="00130E03" w:rsidRPr="00130E03" w:rsidRDefault="00130E03" w:rsidP="001862DB">
      <w:pPr>
        <w:pStyle w:val="DBH3"/>
      </w:pPr>
      <w:bookmarkStart w:id="284" w:name="_Toc130299878"/>
      <w:r w:rsidRPr="00130E03">
        <w:t>Pre-Litigation change to NOI – Mediation Requested</w:t>
      </w:r>
      <w:bookmarkEnd w:id="284"/>
    </w:p>
    <w:p w14:paraId="2A7A0365" w14:textId="77777777" w:rsidR="00130E03" w:rsidRPr="00130E03" w:rsidRDefault="00130E03" w:rsidP="00130E03">
      <w:r w:rsidRPr="00130E03">
        <w:t>Conditions:</w:t>
      </w:r>
    </w:p>
    <w:p w14:paraId="25E10EE3" w14:textId="77777777" w:rsidR="00130E03" w:rsidRPr="00130E03" w:rsidRDefault="00130E03">
      <w:pPr>
        <w:pStyle w:val="Akapitzlist"/>
        <w:numPr>
          <w:ilvl w:val="0"/>
          <w:numId w:val="129"/>
        </w:numPr>
      </w:pPr>
      <w:r w:rsidRPr="00130E03">
        <w:t xml:space="preserve">All: </w:t>
      </w:r>
    </w:p>
    <w:p w14:paraId="4604E219" w14:textId="77777777" w:rsidR="00130E03" w:rsidRPr="00130E03" w:rsidRDefault="00130E03">
      <w:pPr>
        <w:pStyle w:val="Akapitzlist"/>
        <w:numPr>
          <w:ilvl w:val="1"/>
          <w:numId w:val="129"/>
        </w:numPr>
      </w:pPr>
      <w:r w:rsidRPr="001862DB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4462A56F" w14:textId="77777777" w:rsidR="00130E03" w:rsidRPr="00130E03" w:rsidRDefault="00130E03">
      <w:pPr>
        <w:pStyle w:val="Akapitzlist"/>
        <w:numPr>
          <w:ilvl w:val="1"/>
          <w:numId w:val="129"/>
        </w:numPr>
      </w:pPr>
      <w:r w:rsidRPr="001862DB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1862DB">
        <w:rPr>
          <w:rStyle w:val="Uwydatnienie"/>
          <w:rFonts w:asciiTheme="minorHAnsi" w:hAnsiTheme="minorHAnsi" w:cstheme="minorHAnsi"/>
          <w:szCs w:val="22"/>
        </w:rPr>
        <w:t>NOI – Mediation Requested</w:t>
      </w:r>
    </w:p>
    <w:p w14:paraId="177170B0" w14:textId="77777777" w:rsidR="00130E03" w:rsidRPr="00130E03" w:rsidRDefault="00130E03">
      <w:pPr>
        <w:pStyle w:val="Akapitzlist"/>
        <w:numPr>
          <w:ilvl w:val="1"/>
          <w:numId w:val="129"/>
        </w:numPr>
      </w:pPr>
      <w:r w:rsidRPr="001862DB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1862DB">
        <w:rPr>
          <w:rStyle w:val="Uwydatnienie"/>
          <w:rFonts w:asciiTheme="minorHAnsi" w:hAnsiTheme="minorHAnsi" w:cstheme="minorHAnsi"/>
          <w:szCs w:val="22"/>
        </w:rPr>
        <w:t>0</w:t>
      </w:r>
    </w:p>
    <w:p w14:paraId="7EBEB5B5" w14:textId="77777777" w:rsidR="00130E03" w:rsidRPr="00130E03" w:rsidRDefault="00130E03" w:rsidP="00130E03">
      <w:r w:rsidRPr="00130E03">
        <w:t>Tasks:</w:t>
      </w:r>
    </w:p>
    <w:p w14:paraId="754DE6F3" w14:textId="77777777" w:rsidR="00130E03" w:rsidRPr="00130E03" w:rsidRDefault="00130E03">
      <w:pPr>
        <w:pStyle w:val="Akapitzlist"/>
        <w:numPr>
          <w:ilvl w:val="0"/>
          <w:numId w:val="129"/>
        </w:numPr>
      </w:pPr>
      <w:r w:rsidRPr="00130E03">
        <w:t xml:space="preserve">create new task to ST - ADR to "Schedule Mediation in for" </w:t>
      </w:r>
    </w:p>
    <w:p w14:paraId="48A1DE68" w14:textId="118FC806" w:rsidR="00130E03" w:rsidRPr="00130E03" w:rsidRDefault="00130E03" w:rsidP="00F27C20">
      <w:pPr>
        <w:pStyle w:val="DBH3"/>
      </w:pPr>
      <w:bookmarkStart w:id="285" w:name="_Toc130299879"/>
      <w:r w:rsidRPr="00130E03">
        <w:t>Pre-Litigation change to Presuit - Partial Offer</w:t>
      </w:r>
      <w:bookmarkEnd w:id="285"/>
    </w:p>
    <w:p w14:paraId="04DE0571" w14:textId="77777777" w:rsidR="00130E03" w:rsidRPr="00130E03" w:rsidRDefault="00130E03" w:rsidP="00130E03">
      <w:r w:rsidRPr="00130E03">
        <w:t>Conditions:</w:t>
      </w:r>
    </w:p>
    <w:p w14:paraId="5483625E" w14:textId="77777777" w:rsidR="00130E03" w:rsidRPr="00130E03" w:rsidRDefault="00130E03">
      <w:pPr>
        <w:pStyle w:val="Akapitzlist"/>
        <w:numPr>
          <w:ilvl w:val="0"/>
          <w:numId w:val="129"/>
        </w:numPr>
      </w:pPr>
      <w:r w:rsidRPr="00130E03">
        <w:t xml:space="preserve">All: </w:t>
      </w:r>
    </w:p>
    <w:p w14:paraId="4F619154" w14:textId="77777777" w:rsidR="00130E03" w:rsidRPr="00130E03" w:rsidRDefault="00130E03">
      <w:pPr>
        <w:pStyle w:val="Akapitzlist"/>
        <w:numPr>
          <w:ilvl w:val="1"/>
          <w:numId w:val="129"/>
        </w:numPr>
      </w:pPr>
      <w:r w:rsidRPr="00F27C20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6D1133E8" w14:textId="77777777" w:rsidR="00130E03" w:rsidRPr="00130E03" w:rsidRDefault="00130E03">
      <w:pPr>
        <w:pStyle w:val="Akapitzlist"/>
        <w:numPr>
          <w:ilvl w:val="1"/>
          <w:numId w:val="129"/>
        </w:numPr>
      </w:pPr>
      <w:r w:rsidRPr="00F27C20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F27C20">
        <w:rPr>
          <w:rStyle w:val="Uwydatnienie"/>
          <w:rFonts w:asciiTheme="minorHAnsi" w:hAnsiTheme="minorHAnsi" w:cstheme="minorHAnsi"/>
          <w:szCs w:val="22"/>
        </w:rPr>
        <w:t>Presuit - Partial Offer</w:t>
      </w:r>
    </w:p>
    <w:p w14:paraId="480136CE" w14:textId="77777777" w:rsidR="00130E03" w:rsidRPr="00130E03" w:rsidRDefault="00130E03">
      <w:pPr>
        <w:pStyle w:val="Akapitzlist"/>
        <w:numPr>
          <w:ilvl w:val="1"/>
          <w:numId w:val="129"/>
        </w:numPr>
      </w:pPr>
      <w:r w:rsidRPr="00F27C20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F27C20">
        <w:rPr>
          <w:rStyle w:val="Uwydatnienie"/>
          <w:rFonts w:asciiTheme="minorHAnsi" w:hAnsiTheme="minorHAnsi" w:cstheme="minorHAnsi"/>
          <w:szCs w:val="22"/>
        </w:rPr>
        <w:t>0</w:t>
      </w:r>
    </w:p>
    <w:p w14:paraId="2D301348" w14:textId="77777777" w:rsidR="00130E03" w:rsidRPr="00130E03" w:rsidRDefault="00130E03" w:rsidP="00130E03">
      <w:r w:rsidRPr="00130E03">
        <w:lastRenderedPageBreak/>
        <w:t>Tasks:</w:t>
      </w:r>
    </w:p>
    <w:p w14:paraId="2860871A" w14:textId="77777777" w:rsidR="00130E03" w:rsidRPr="00130E03" w:rsidRDefault="00130E03">
      <w:pPr>
        <w:pStyle w:val="Akapitzlist"/>
        <w:numPr>
          <w:ilvl w:val="0"/>
          <w:numId w:val="129"/>
        </w:numPr>
      </w:pPr>
      <w:r w:rsidRPr="00130E03">
        <w:t xml:space="preserve">add task for PDC PRE-SUIT to "Review @@CASE ID@@ @@INJUREDPARTY_NAME@@ to determine pending amount and reason for partial pay and create 10-day Demand Letter - Adjuster Package" for remaining balance." </w:t>
      </w:r>
    </w:p>
    <w:p w14:paraId="1A2BB109" w14:textId="3AD8BAEE" w:rsidR="00130E03" w:rsidRPr="00130E03" w:rsidRDefault="00130E03" w:rsidP="00F27C20">
      <w:pPr>
        <w:pStyle w:val="DBH3"/>
      </w:pPr>
      <w:bookmarkStart w:id="286" w:name="_Toc130299880"/>
      <w:r w:rsidRPr="00130E03">
        <w:t>Pre-Litigation change to Record Statement Requested</w:t>
      </w:r>
      <w:bookmarkEnd w:id="286"/>
    </w:p>
    <w:p w14:paraId="19336FC7" w14:textId="77777777" w:rsidR="00130E03" w:rsidRPr="00130E03" w:rsidRDefault="00130E03" w:rsidP="00130E03">
      <w:r w:rsidRPr="00130E03">
        <w:t>Conditions:</w:t>
      </w:r>
    </w:p>
    <w:p w14:paraId="6553E009" w14:textId="77777777" w:rsidR="00130E03" w:rsidRPr="00130E03" w:rsidRDefault="00130E03">
      <w:pPr>
        <w:pStyle w:val="Akapitzlist"/>
        <w:numPr>
          <w:ilvl w:val="0"/>
          <w:numId w:val="129"/>
        </w:numPr>
      </w:pPr>
      <w:r w:rsidRPr="00130E03">
        <w:t xml:space="preserve">All: </w:t>
      </w:r>
    </w:p>
    <w:p w14:paraId="5DC6A2B1" w14:textId="77777777" w:rsidR="00130E03" w:rsidRPr="00130E03" w:rsidRDefault="00130E03">
      <w:pPr>
        <w:pStyle w:val="Akapitzlist"/>
        <w:numPr>
          <w:ilvl w:val="1"/>
          <w:numId w:val="129"/>
        </w:numPr>
      </w:pPr>
      <w:r w:rsidRPr="00F27C20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285C4FF2" w14:textId="77777777" w:rsidR="00130E03" w:rsidRPr="00130E03" w:rsidRDefault="00130E03">
      <w:pPr>
        <w:pStyle w:val="Akapitzlist"/>
        <w:numPr>
          <w:ilvl w:val="1"/>
          <w:numId w:val="129"/>
        </w:numPr>
      </w:pPr>
      <w:r w:rsidRPr="00F27C20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F27C20">
        <w:rPr>
          <w:rStyle w:val="Uwydatnienie"/>
          <w:rFonts w:asciiTheme="minorHAnsi" w:hAnsiTheme="minorHAnsi" w:cstheme="minorHAnsi"/>
          <w:szCs w:val="22"/>
        </w:rPr>
        <w:t>Record Statement Requested</w:t>
      </w:r>
    </w:p>
    <w:p w14:paraId="7873C31D" w14:textId="77777777" w:rsidR="00130E03" w:rsidRPr="00130E03" w:rsidRDefault="00130E03">
      <w:pPr>
        <w:pStyle w:val="Akapitzlist"/>
        <w:numPr>
          <w:ilvl w:val="1"/>
          <w:numId w:val="129"/>
        </w:numPr>
      </w:pPr>
      <w:r w:rsidRPr="00F27C20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F27C20">
        <w:rPr>
          <w:rStyle w:val="Uwydatnienie"/>
          <w:rFonts w:asciiTheme="minorHAnsi" w:hAnsiTheme="minorHAnsi" w:cstheme="minorHAnsi"/>
          <w:szCs w:val="22"/>
        </w:rPr>
        <w:t>0</w:t>
      </w:r>
    </w:p>
    <w:p w14:paraId="08D1A950" w14:textId="77777777" w:rsidR="00130E03" w:rsidRPr="00130E03" w:rsidRDefault="00130E03" w:rsidP="00130E03">
      <w:r w:rsidRPr="00130E03">
        <w:t>Tasks:</w:t>
      </w:r>
    </w:p>
    <w:p w14:paraId="6E591277" w14:textId="77777777" w:rsidR="00130E03" w:rsidRPr="00130E03" w:rsidRDefault="00130E03">
      <w:pPr>
        <w:pStyle w:val="Akapitzlist"/>
        <w:numPr>
          <w:ilvl w:val="0"/>
          <w:numId w:val="129"/>
        </w:numPr>
      </w:pPr>
      <w:r w:rsidRPr="00130E03">
        <w:t>create task for Scheduling Team - Depositions to "Schedule Recorded Statement for"</w:t>
      </w:r>
    </w:p>
    <w:p w14:paraId="6A26461B" w14:textId="77777777" w:rsidR="00130E03" w:rsidRPr="00130E03" w:rsidRDefault="00130E03">
      <w:pPr>
        <w:pStyle w:val="Akapitzlist"/>
        <w:numPr>
          <w:ilvl w:val="0"/>
          <w:numId w:val="129"/>
        </w:numPr>
      </w:pPr>
      <w:r w:rsidRPr="00130E03">
        <w:t>set Recorded Statement Requested</w:t>
      </w:r>
    </w:p>
    <w:p w14:paraId="595C62C8" w14:textId="77777777" w:rsidR="00130E03" w:rsidRPr="00130E03" w:rsidRDefault="00130E03">
      <w:pPr>
        <w:pStyle w:val="Akapitzlist"/>
        <w:numPr>
          <w:ilvl w:val="0"/>
          <w:numId w:val="129"/>
        </w:numPr>
      </w:pPr>
      <w:r w:rsidRPr="00130E03">
        <w:t xml:space="preserve">send email template "Recorded Statement Requested" to CLIENT_EMAIL </w:t>
      </w:r>
    </w:p>
    <w:p w14:paraId="48467EDA" w14:textId="5485EFA3" w:rsidR="00130E03" w:rsidRPr="00130E03" w:rsidRDefault="00130E03" w:rsidP="00F27C20">
      <w:pPr>
        <w:pStyle w:val="DBH3"/>
      </w:pPr>
      <w:bookmarkStart w:id="287" w:name="_Toc130299881"/>
      <w:r w:rsidRPr="00130E03">
        <w:t>Pre-Litigation change to Request for Documents Received</w:t>
      </w:r>
      <w:bookmarkEnd w:id="287"/>
    </w:p>
    <w:p w14:paraId="537D561F" w14:textId="77777777" w:rsidR="00130E03" w:rsidRPr="00130E03" w:rsidRDefault="00130E03" w:rsidP="00130E03">
      <w:r w:rsidRPr="00130E03">
        <w:t>Conditions:</w:t>
      </w:r>
    </w:p>
    <w:p w14:paraId="0A5DD6CE" w14:textId="77777777" w:rsidR="00130E03" w:rsidRPr="00130E03" w:rsidRDefault="00130E03">
      <w:pPr>
        <w:pStyle w:val="Akapitzlist"/>
        <w:numPr>
          <w:ilvl w:val="0"/>
          <w:numId w:val="130"/>
        </w:numPr>
      </w:pPr>
      <w:r w:rsidRPr="00130E03">
        <w:t xml:space="preserve">All: </w:t>
      </w:r>
    </w:p>
    <w:p w14:paraId="4D0653C2" w14:textId="77777777" w:rsidR="00130E03" w:rsidRPr="00130E03" w:rsidRDefault="00130E03">
      <w:pPr>
        <w:pStyle w:val="Akapitzlist"/>
        <w:numPr>
          <w:ilvl w:val="1"/>
          <w:numId w:val="130"/>
        </w:numPr>
      </w:pPr>
      <w:r w:rsidRPr="00F27C20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06C818CA" w14:textId="77777777" w:rsidR="00130E03" w:rsidRPr="00130E03" w:rsidRDefault="00130E03">
      <w:pPr>
        <w:pStyle w:val="Akapitzlist"/>
        <w:numPr>
          <w:ilvl w:val="1"/>
          <w:numId w:val="130"/>
        </w:numPr>
      </w:pPr>
      <w:r w:rsidRPr="00F27C20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F27C20">
        <w:rPr>
          <w:rStyle w:val="Uwydatnienie"/>
          <w:rFonts w:asciiTheme="minorHAnsi" w:hAnsiTheme="minorHAnsi" w:cstheme="minorHAnsi"/>
          <w:szCs w:val="22"/>
        </w:rPr>
        <w:t>Request for Documents Received</w:t>
      </w:r>
    </w:p>
    <w:p w14:paraId="456BB2A8" w14:textId="77777777" w:rsidR="00130E03" w:rsidRPr="00130E03" w:rsidRDefault="00130E03">
      <w:pPr>
        <w:pStyle w:val="Akapitzlist"/>
        <w:numPr>
          <w:ilvl w:val="1"/>
          <w:numId w:val="130"/>
        </w:numPr>
      </w:pPr>
      <w:r w:rsidRPr="00F27C20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F27C20">
        <w:rPr>
          <w:rStyle w:val="Uwydatnienie"/>
          <w:rFonts w:asciiTheme="minorHAnsi" w:hAnsiTheme="minorHAnsi" w:cstheme="minorHAnsi"/>
          <w:szCs w:val="22"/>
        </w:rPr>
        <w:t>0</w:t>
      </w:r>
    </w:p>
    <w:p w14:paraId="6FB2C2FB" w14:textId="77777777" w:rsidR="00130E03" w:rsidRPr="00130E03" w:rsidRDefault="00130E03" w:rsidP="00130E03">
      <w:r w:rsidRPr="00130E03">
        <w:t>Tasks:</w:t>
      </w:r>
    </w:p>
    <w:p w14:paraId="37EF14C4" w14:textId="77777777" w:rsidR="00130E03" w:rsidRPr="00130E03" w:rsidRDefault="00130E03">
      <w:pPr>
        <w:pStyle w:val="Akapitzlist"/>
        <w:numPr>
          <w:ilvl w:val="0"/>
          <w:numId w:val="130"/>
        </w:numPr>
      </w:pPr>
      <w:r w:rsidRPr="00130E03">
        <w:t>create task for HOS Pre-Suit Team to "Reach out to Homeowner to discuss request for additional damages for"</w:t>
      </w:r>
    </w:p>
    <w:p w14:paraId="69FC6729" w14:textId="77777777" w:rsidR="00130E03" w:rsidRPr="00130E03" w:rsidRDefault="00130E03">
      <w:pPr>
        <w:pStyle w:val="Akapitzlist"/>
        <w:numPr>
          <w:ilvl w:val="0"/>
          <w:numId w:val="130"/>
        </w:numPr>
      </w:pPr>
      <w:r w:rsidRPr="00130E03">
        <w:t>set Request for Documents Received</w:t>
      </w:r>
    </w:p>
    <w:p w14:paraId="130E866F" w14:textId="77777777" w:rsidR="00130E03" w:rsidRPr="00130E03" w:rsidRDefault="00130E03">
      <w:pPr>
        <w:pStyle w:val="Akapitzlist"/>
        <w:numPr>
          <w:ilvl w:val="0"/>
          <w:numId w:val="130"/>
        </w:numPr>
      </w:pPr>
      <w:r w:rsidRPr="00130E03">
        <w:t xml:space="preserve">send email template "Request for Documents" to CLIENT_EMAIL and PA_EMAIL </w:t>
      </w:r>
    </w:p>
    <w:p w14:paraId="2F481170" w14:textId="24F00280" w:rsidR="00130E03" w:rsidRPr="00130E03" w:rsidRDefault="00130E03" w:rsidP="00282321">
      <w:pPr>
        <w:pStyle w:val="DBH3"/>
      </w:pPr>
      <w:bookmarkStart w:id="288" w:name="_Toc130299882"/>
      <w:r w:rsidRPr="00130E03">
        <w:t>Pre-Litigation change to Request for Documents Responded</w:t>
      </w:r>
      <w:bookmarkEnd w:id="288"/>
    </w:p>
    <w:p w14:paraId="7AD1C99B" w14:textId="77777777" w:rsidR="00130E03" w:rsidRPr="00130E03" w:rsidRDefault="00130E03" w:rsidP="00130E03">
      <w:r w:rsidRPr="00130E03">
        <w:t>Conditions:</w:t>
      </w:r>
    </w:p>
    <w:p w14:paraId="5D3029EE" w14:textId="77777777" w:rsidR="00130E03" w:rsidRPr="00130E03" w:rsidRDefault="00130E03">
      <w:pPr>
        <w:pStyle w:val="Akapitzlist"/>
        <w:numPr>
          <w:ilvl w:val="0"/>
          <w:numId w:val="131"/>
        </w:numPr>
      </w:pPr>
      <w:r w:rsidRPr="00130E03">
        <w:t xml:space="preserve">All: </w:t>
      </w:r>
    </w:p>
    <w:p w14:paraId="1BC57B96" w14:textId="77777777" w:rsidR="00130E03" w:rsidRPr="00130E03" w:rsidRDefault="00130E03">
      <w:pPr>
        <w:pStyle w:val="Akapitzlist"/>
        <w:numPr>
          <w:ilvl w:val="1"/>
          <w:numId w:val="131"/>
        </w:numPr>
      </w:pPr>
      <w:r w:rsidRPr="00282321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0222E118" w14:textId="77777777" w:rsidR="00130E03" w:rsidRPr="00130E03" w:rsidRDefault="00130E03">
      <w:pPr>
        <w:pStyle w:val="Akapitzlist"/>
        <w:numPr>
          <w:ilvl w:val="1"/>
          <w:numId w:val="131"/>
        </w:numPr>
      </w:pPr>
      <w:r w:rsidRPr="00282321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282321">
        <w:rPr>
          <w:rStyle w:val="Uwydatnienie"/>
          <w:rFonts w:asciiTheme="minorHAnsi" w:hAnsiTheme="minorHAnsi" w:cstheme="minorHAnsi"/>
          <w:szCs w:val="22"/>
        </w:rPr>
        <w:t>Request for Documents Responded</w:t>
      </w:r>
    </w:p>
    <w:p w14:paraId="0F2200A8" w14:textId="77777777" w:rsidR="00130E03" w:rsidRPr="00130E03" w:rsidRDefault="00130E03">
      <w:pPr>
        <w:pStyle w:val="Akapitzlist"/>
        <w:numPr>
          <w:ilvl w:val="1"/>
          <w:numId w:val="131"/>
        </w:numPr>
      </w:pPr>
      <w:r w:rsidRPr="00282321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282321">
        <w:rPr>
          <w:rStyle w:val="Uwydatnienie"/>
          <w:rFonts w:asciiTheme="minorHAnsi" w:hAnsiTheme="minorHAnsi" w:cstheme="minorHAnsi"/>
          <w:szCs w:val="22"/>
        </w:rPr>
        <w:t>0</w:t>
      </w:r>
    </w:p>
    <w:p w14:paraId="134A9E9A" w14:textId="77777777" w:rsidR="00130E03" w:rsidRPr="00130E03" w:rsidRDefault="00130E03" w:rsidP="00130E03">
      <w:r w:rsidRPr="00130E03">
        <w:lastRenderedPageBreak/>
        <w:t>Tasks:</w:t>
      </w:r>
    </w:p>
    <w:p w14:paraId="30B33AC2" w14:textId="77777777" w:rsidR="00130E03" w:rsidRPr="00130E03" w:rsidRDefault="00130E03">
      <w:pPr>
        <w:pStyle w:val="Akapitzlist"/>
        <w:numPr>
          <w:ilvl w:val="0"/>
          <w:numId w:val="131"/>
        </w:numPr>
      </w:pPr>
      <w:r w:rsidRPr="00130E03">
        <w:t xml:space="preserve">Set Request for Documents Response </w:t>
      </w:r>
    </w:p>
    <w:p w14:paraId="66E202E2" w14:textId="0091EB7D" w:rsidR="00130E03" w:rsidRPr="00130E03" w:rsidRDefault="00130E03" w:rsidP="00282321">
      <w:pPr>
        <w:pStyle w:val="DBH3"/>
      </w:pPr>
      <w:bookmarkStart w:id="289" w:name="_Toc130299883"/>
      <w:r w:rsidRPr="00130E03">
        <w:t>Pre-Litigation change to SPOL - Completed Received</w:t>
      </w:r>
      <w:bookmarkEnd w:id="289"/>
    </w:p>
    <w:p w14:paraId="07959336" w14:textId="77777777" w:rsidR="00130E03" w:rsidRPr="00130E03" w:rsidRDefault="00130E03" w:rsidP="00130E03">
      <w:r w:rsidRPr="00130E03">
        <w:t>Conditions:</w:t>
      </w:r>
    </w:p>
    <w:p w14:paraId="103D42CE" w14:textId="77777777" w:rsidR="00130E03" w:rsidRPr="00130E03" w:rsidRDefault="00130E03">
      <w:pPr>
        <w:pStyle w:val="Akapitzlist"/>
        <w:numPr>
          <w:ilvl w:val="0"/>
          <w:numId w:val="131"/>
        </w:numPr>
      </w:pPr>
      <w:r w:rsidRPr="00130E03">
        <w:t xml:space="preserve">All: </w:t>
      </w:r>
    </w:p>
    <w:p w14:paraId="1938978E" w14:textId="77777777" w:rsidR="00130E03" w:rsidRPr="00130E03" w:rsidRDefault="00130E03">
      <w:pPr>
        <w:pStyle w:val="Akapitzlist"/>
        <w:numPr>
          <w:ilvl w:val="1"/>
          <w:numId w:val="131"/>
        </w:numPr>
      </w:pPr>
      <w:r w:rsidRPr="00282321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2B1AD756" w14:textId="77777777" w:rsidR="00130E03" w:rsidRPr="00130E03" w:rsidRDefault="00130E03">
      <w:pPr>
        <w:pStyle w:val="Akapitzlist"/>
        <w:numPr>
          <w:ilvl w:val="1"/>
          <w:numId w:val="131"/>
        </w:numPr>
      </w:pPr>
      <w:r w:rsidRPr="00282321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282321">
        <w:rPr>
          <w:rStyle w:val="Uwydatnienie"/>
          <w:rFonts w:asciiTheme="minorHAnsi" w:hAnsiTheme="minorHAnsi" w:cstheme="minorHAnsi"/>
          <w:szCs w:val="22"/>
        </w:rPr>
        <w:t>SPOL - Completed Received</w:t>
      </w:r>
    </w:p>
    <w:p w14:paraId="3FC3D349" w14:textId="77777777" w:rsidR="00130E03" w:rsidRPr="00130E03" w:rsidRDefault="00130E03">
      <w:pPr>
        <w:pStyle w:val="Akapitzlist"/>
        <w:numPr>
          <w:ilvl w:val="1"/>
          <w:numId w:val="131"/>
        </w:numPr>
      </w:pPr>
      <w:r w:rsidRPr="00282321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282321">
        <w:rPr>
          <w:rStyle w:val="Uwydatnienie"/>
          <w:rFonts w:asciiTheme="minorHAnsi" w:hAnsiTheme="minorHAnsi" w:cstheme="minorHAnsi"/>
          <w:szCs w:val="22"/>
        </w:rPr>
        <w:t>0</w:t>
      </w:r>
    </w:p>
    <w:p w14:paraId="0C313D5D" w14:textId="77777777" w:rsidR="00130E03" w:rsidRPr="00130E03" w:rsidRDefault="00130E03" w:rsidP="00130E03">
      <w:r w:rsidRPr="00130E03">
        <w:t>Tasks:</w:t>
      </w:r>
    </w:p>
    <w:p w14:paraId="580BCF08" w14:textId="77777777" w:rsidR="00130E03" w:rsidRPr="00130E03" w:rsidRDefault="00130E03">
      <w:pPr>
        <w:pStyle w:val="Akapitzlist"/>
        <w:numPr>
          <w:ilvl w:val="0"/>
          <w:numId w:val="131"/>
        </w:numPr>
      </w:pPr>
      <w:r w:rsidRPr="00130E03">
        <w:t xml:space="preserve">create task for HOS PRE-SUIT to "Review SPOL for" </w:t>
      </w:r>
    </w:p>
    <w:p w14:paraId="5812533A" w14:textId="623342F4" w:rsidR="00130E03" w:rsidRPr="00130E03" w:rsidRDefault="00130E03" w:rsidP="00282321">
      <w:pPr>
        <w:pStyle w:val="DBH3"/>
      </w:pPr>
      <w:bookmarkStart w:id="290" w:name="_Toc130299884"/>
      <w:r w:rsidRPr="00130E03">
        <w:t>Pre-Litigation change to SPOL - Request Received</w:t>
      </w:r>
      <w:bookmarkEnd w:id="290"/>
    </w:p>
    <w:p w14:paraId="520FB26F" w14:textId="77777777" w:rsidR="00130E03" w:rsidRPr="00130E03" w:rsidRDefault="00130E03" w:rsidP="00130E03">
      <w:r w:rsidRPr="00130E03">
        <w:t>Conditions:</w:t>
      </w:r>
    </w:p>
    <w:p w14:paraId="3F3D2869" w14:textId="77777777" w:rsidR="00130E03" w:rsidRPr="00130E03" w:rsidRDefault="00130E03">
      <w:pPr>
        <w:pStyle w:val="Akapitzlist"/>
        <w:numPr>
          <w:ilvl w:val="0"/>
          <w:numId w:val="131"/>
        </w:numPr>
      </w:pPr>
      <w:r w:rsidRPr="00130E03">
        <w:t xml:space="preserve">All: </w:t>
      </w:r>
    </w:p>
    <w:p w14:paraId="2844270D" w14:textId="77777777" w:rsidR="00130E03" w:rsidRPr="00130E03" w:rsidRDefault="00130E03">
      <w:pPr>
        <w:pStyle w:val="Akapitzlist"/>
        <w:numPr>
          <w:ilvl w:val="1"/>
          <w:numId w:val="131"/>
        </w:numPr>
      </w:pPr>
      <w:r w:rsidRPr="00282321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599AEE92" w14:textId="77777777" w:rsidR="00130E03" w:rsidRPr="00130E03" w:rsidRDefault="00130E03">
      <w:pPr>
        <w:pStyle w:val="Akapitzlist"/>
        <w:numPr>
          <w:ilvl w:val="1"/>
          <w:numId w:val="131"/>
        </w:numPr>
      </w:pPr>
      <w:r w:rsidRPr="00282321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282321">
        <w:rPr>
          <w:rStyle w:val="Uwydatnienie"/>
          <w:rFonts w:asciiTheme="minorHAnsi" w:hAnsiTheme="minorHAnsi" w:cstheme="minorHAnsi"/>
          <w:szCs w:val="22"/>
        </w:rPr>
        <w:t>SPOL - Request Received</w:t>
      </w:r>
    </w:p>
    <w:p w14:paraId="27BF3081" w14:textId="77777777" w:rsidR="00130E03" w:rsidRPr="00130E03" w:rsidRDefault="00130E03">
      <w:pPr>
        <w:pStyle w:val="Akapitzlist"/>
        <w:numPr>
          <w:ilvl w:val="1"/>
          <w:numId w:val="131"/>
        </w:numPr>
      </w:pPr>
      <w:r w:rsidRPr="00282321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282321">
        <w:rPr>
          <w:rStyle w:val="Uwydatnienie"/>
          <w:rFonts w:asciiTheme="minorHAnsi" w:hAnsiTheme="minorHAnsi" w:cstheme="minorHAnsi"/>
          <w:szCs w:val="22"/>
        </w:rPr>
        <w:t>0</w:t>
      </w:r>
    </w:p>
    <w:p w14:paraId="6786F914" w14:textId="77777777" w:rsidR="00130E03" w:rsidRPr="00130E03" w:rsidRDefault="00130E03" w:rsidP="00130E03">
      <w:r w:rsidRPr="00130E03">
        <w:t>Tasks:</w:t>
      </w:r>
    </w:p>
    <w:p w14:paraId="400E66FB" w14:textId="77777777" w:rsidR="00130E03" w:rsidRPr="00130E03" w:rsidRDefault="00130E03">
      <w:pPr>
        <w:pStyle w:val="Akapitzlist"/>
        <w:numPr>
          <w:ilvl w:val="0"/>
          <w:numId w:val="131"/>
        </w:numPr>
      </w:pPr>
      <w:r w:rsidRPr="00130E03">
        <w:t>send email template "SPOL Requested" to CLIENT_EMAIL</w:t>
      </w:r>
    </w:p>
    <w:p w14:paraId="0391888C" w14:textId="77777777" w:rsidR="00130E03" w:rsidRPr="00130E03" w:rsidRDefault="00130E03">
      <w:pPr>
        <w:pStyle w:val="Akapitzlist"/>
        <w:numPr>
          <w:ilvl w:val="0"/>
          <w:numId w:val="131"/>
        </w:numPr>
      </w:pPr>
      <w:r w:rsidRPr="00130E03">
        <w:t>set SPOL Request Received</w:t>
      </w:r>
    </w:p>
    <w:p w14:paraId="013022C7" w14:textId="77777777" w:rsidR="00130E03" w:rsidRPr="00130E03" w:rsidRDefault="00130E03">
      <w:pPr>
        <w:pStyle w:val="Akapitzlist"/>
        <w:numPr>
          <w:ilvl w:val="0"/>
          <w:numId w:val="131"/>
        </w:numPr>
      </w:pPr>
      <w:r w:rsidRPr="00130E03">
        <w:t xml:space="preserve">add due date to Calendar in 50 days </w:t>
      </w:r>
    </w:p>
    <w:p w14:paraId="2EB2DD73" w14:textId="410384E8" w:rsidR="00130E03" w:rsidRPr="00130E03" w:rsidRDefault="00130E03" w:rsidP="00C210D7">
      <w:pPr>
        <w:pStyle w:val="DBH3"/>
      </w:pPr>
      <w:bookmarkStart w:id="291" w:name="_Toc130299885"/>
      <w:r w:rsidRPr="00130E03">
        <w:t>Pre-Litigation change to SPOL - Sent to Ins Co</w:t>
      </w:r>
      <w:bookmarkEnd w:id="291"/>
    </w:p>
    <w:p w14:paraId="1EE63E40" w14:textId="77777777" w:rsidR="00130E03" w:rsidRPr="00130E03" w:rsidRDefault="00130E03" w:rsidP="00130E03">
      <w:r w:rsidRPr="00130E03">
        <w:t>Conditions:</w:t>
      </w:r>
    </w:p>
    <w:p w14:paraId="01EEE872" w14:textId="77777777" w:rsidR="00130E03" w:rsidRPr="00130E03" w:rsidRDefault="00130E03">
      <w:pPr>
        <w:pStyle w:val="Akapitzlist"/>
        <w:numPr>
          <w:ilvl w:val="0"/>
          <w:numId w:val="132"/>
        </w:numPr>
      </w:pPr>
      <w:r w:rsidRPr="00130E03">
        <w:t xml:space="preserve">All: </w:t>
      </w:r>
    </w:p>
    <w:p w14:paraId="4558084F" w14:textId="77777777" w:rsidR="00130E03" w:rsidRPr="00130E03" w:rsidRDefault="00130E03">
      <w:pPr>
        <w:pStyle w:val="Akapitzlist"/>
        <w:numPr>
          <w:ilvl w:val="1"/>
          <w:numId w:val="132"/>
        </w:numPr>
      </w:pPr>
      <w:r w:rsidRPr="00C210D7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5D43AB4F" w14:textId="77777777" w:rsidR="00130E03" w:rsidRPr="00130E03" w:rsidRDefault="00130E03">
      <w:pPr>
        <w:pStyle w:val="Akapitzlist"/>
        <w:numPr>
          <w:ilvl w:val="1"/>
          <w:numId w:val="132"/>
        </w:numPr>
      </w:pPr>
      <w:r w:rsidRPr="00C210D7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C210D7">
        <w:rPr>
          <w:rStyle w:val="Uwydatnienie"/>
          <w:rFonts w:asciiTheme="minorHAnsi" w:hAnsiTheme="minorHAnsi" w:cstheme="minorHAnsi"/>
          <w:szCs w:val="22"/>
        </w:rPr>
        <w:t>SPOL - Sent to Ins Co</w:t>
      </w:r>
    </w:p>
    <w:p w14:paraId="080FDE61" w14:textId="77777777" w:rsidR="00130E03" w:rsidRPr="00130E03" w:rsidRDefault="00130E03">
      <w:pPr>
        <w:pStyle w:val="Akapitzlist"/>
        <w:numPr>
          <w:ilvl w:val="1"/>
          <w:numId w:val="132"/>
        </w:numPr>
      </w:pPr>
      <w:r w:rsidRPr="00C210D7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C210D7">
        <w:rPr>
          <w:rStyle w:val="Uwydatnienie"/>
          <w:rFonts w:asciiTheme="minorHAnsi" w:hAnsiTheme="minorHAnsi" w:cstheme="minorHAnsi"/>
          <w:szCs w:val="22"/>
        </w:rPr>
        <w:t>0</w:t>
      </w:r>
    </w:p>
    <w:p w14:paraId="2AE34894" w14:textId="77777777" w:rsidR="00130E03" w:rsidRPr="00130E03" w:rsidRDefault="00130E03" w:rsidP="00130E03">
      <w:r w:rsidRPr="00130E03">
        <w:t>Tasks:</w:t>
      </w:r>
    </w:p>
    <w:p w14:paraId="6C642171" w14:textId="77777777" w:rsidR="00130E03" w:rsidRPr="00130E03" w:rsidRDefault="00130E03">
      <w:pPr>
        <w:pStyle w:val="Akapitzlist"/>
        <w:numPr>
          <w:ilvl w:val="0"/>
          <w:numId w:val="132"/>
        </w:numPr>
      </w:pPr>
      <w:r w:rsidRPr="00130E03">
        <w:t xml:space="preserve">set Completed SPOL Sent </w:t>
      </w:r>
    </w:p>
    <w:p w14:paraId="5863D76C" w14:textId="2C6EA48C" w:rsidR="00130E03" w:rsidRPr="00130E03" w:rsidRDefault="00130E03" w:rsidP="00C210D7">
      <w:pPr>
        <w:pStyle w:val="DBH3"/>
      </w:pPr>
      <w:bookmarkStart w:id="292" w:name="_Toc130299886"/>
      <w:r w:rsidRPr="00130E03">
        <w:t>Pre-Litigation change to Voluntary Payment in Full - 10% HOMEOWNER</w:t>
      </w:r>
      <w:bookmarkEnd w:id="292"/>
    </w:p>
    <w:p w14:paraId="094C2F51" w14:textId="77777777" w:rsidR="00130E03" w:rsidRPr="00130E03" w:rsidRDefault="00130E03" w:rsidP="00130E03">
      <w:r w:rsidRPr="00130E03">
        <w:t>Conditions:</w:t>
      </w:r>
    </w:p>
    <w:p w14:paraId="4ABFEB2D" w14:textId="77777777" w:rsidR="00130E03" w:rsidRPr="00130E03" w:rsidRDefault="00130E03">
      <w:pPr>
        <w:pStyle w:val="Akapitzlist"/>
        <w:numPr>
          <w:ilvl w:val="0"/>
          <w:numId w:val="132"/>
        </w:numPr>
      </w:pPr>
      <w:r w:rsidRPr="00130E03">
        <w:lastRenderedPageBreak/>
        <w:t xml:space="preserve">All: </w:t>
      </w:r>
    </w:p>
    <w:p w14:paraId="3FADF264" w14:textId="77777777" w:rsidR="00130E03" w:rsidRPr="00130E03" w:rsidRDefault="00130E03">
      <w:pPr>
        <w:pStyle w:val="Akapitzlist"/>
        <w:numPr>
          <w:ilvl w:val="1"/>
          <w:numId w:val="132"/>
        </w:numPr>
      </w:pPr>
      <w:r w:rsidRPr="00C210D7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0F38C664" w14:textId="77777777" w:rsidR="00130E03" w:rsidRPr="00130E03" w:rsidRDefault="00130E03">
      <w:pPr>
        <w:pStyle w:val="Akapitzlist"/>
        <w:numPr>
          <w:ilvl w:val="1"/>
          <w:numId w:val="132"/>
        </w:numPr>
      </w:pPr>
      <w:r w:rsidRPr="00C210D7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C210D7">
        <w:rPr>
          <w:rStyle w:val="Uwydatnienie"/>
          <w:rFonts w:asciiTheme="minorHAnsi" w:hAnsiTheme="minorHAnsi" w:cstheme="minorHAnsi"/>
          <w:szCs w:val="22"/>
        </w:rPr>
        <w:t>Voluntary Payment in Full - 10% HOMEOWNER</w:t>
      </w:r>
    </w:p>
    <w:p w14:paraId="101F9890" w14:textId="77777777" w:rsidR="00130E03" w:rsidRPr="00130E03" w:rsidRDefault="00130E03">
      <w:pPr>
        <w:pStyle w:val="Akapitzlist"/>
        <w:numPr>
          <w:ilvl w:val="1"/>
          <w:numId w:val="132"/>
        </w:numPr>
      </w:pPr>
      <w:r w:rsidRPr="00C210D7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C210D7">
        <w:rPr>
          <w:rStyle w:val="Uwydatnienie"/>
          <w:rFonts w:asciiTheme="minorHAnsi" w:hAnsiTheme="minorHAnsi" w:cstheme="minorHAnsi"/>
          <w:szCs w:val="22"/>
        </w:rPr>
        <w:t>0</w:t>
      </w:r>
    </w:p>
    <w:p w14:paraId="71999544" w14:textId="77777777" w:rsidR="00130E03" w:rsidRPr="00130E03" w:rsidRDefault="00130E03" w:rsidP="00130E03">
      <w:r w:rsidRPr="00130E03">
        <w:t>Tasks:</w:t>
      </w:r>
    </w:p>
    <w:p w14:paraId="2C00526E" w14:textId="77777777" w:rsidR="00130E03" w:rsidRPr="00130E03" w:rsidRDefault="00130E03">
      <w:pPr>
        <w:pStyle w:val="Akapitzlist"/>
        <w:numPr>
          <w:ilvl w:val="0"/>
          <w:numId w:val="132"/>
        </w:numPr>
      </w:pPr>
      <w:r w:rsidRPr="00130E03">
        <w:t>create task for SUPERVISOR to "Review file for to Close"</w:t>
      </w:r>
    </w:p>
    <w:p w14:paraId="23672233" w14:textId="77777777" w:rsidR="00130E03" w:rsidRPr="00130E03" w:rsidRDefault="00130E03">
      <w:pPr>
        <w:pStyle w:val="Akapitzlist"/>
        <w:numPr>
          <w:ilvl w:val="0"/>
          <w:numId w:val="132"/>
        </w:numPr>
      </w:pPr>
      <w:r w:rsidRPr="00130E03">
        <w:t>set Voluntary Payment Date</w:t>
      </w:r>
    </w:p>
    <w:p w14:paraId="4697C902" w14:textId="77777777" w:rsidR="00130E03" w:rsidRPr="00130E03" w:rsidRDefault="00130E03">
      <w:pPr>
        <w:pStyle w:val="Akapitzlist"/>
        <w:numPr>
          <w:ilvl w:val="0"/>
          <w:numId w:val="132"/>
        </w:numPr>
      </w:pPr>
      <w:r w:rsidRPr="00130E03">
        <w:t xml:space="preserve">send email template "Pre-Litigation Settlement Statement HO" to Client_EMAIL </w:t>
      </w:r>
    </w:p>
    <w:p w14:paraId="48071A55" w14:textId="494F8BC2" w:rsidR="00130E03" w:rsidRPr="00130E03" w:rsidRDefault="00130E03" w:rsidP="00C210D7">
      <w:pPr>
        <w:pStyle w:val="DBH3"/>
      </w:pPr>
      <w:bookmarkStart w:id="293" w:name="_Toc130299887"/>
      <w:r w:rsidRPr="00130E03">
        <w:t>Pre-Litigation change to Voluntary Payment in Full -10-day - 10%</w:t>
      </w:r>
      <w:bookmarkEnd w:id="293"/>
    </w:p>
    <w:p w14:paraId="538A0917" w14:textId="77777777" w:rsidR="00130E03" w:rsidRPr="00130E03" w:rsidRDefault="00130E03" w:rsidP="00130E03">
      <w:r w:rsidRPr="00130E03">
        <w:t>Conditions:</w:t>
      </w:r>
    </w:p>
    <w:p w14:paraId="718BABDE" w14:textId="77777777" w:rsidR="00130E03" w:rsidRPr="00130E03" w:rsidRDefault="00130E03">
      <w:pPr>
        <w:pStyle w:val="Akapitzlist"/>
        <w:numPr>
          <w:ilvl w:val="0"/>
          <w:numId w:val="133"/>
        </w:numPr>
      </w:pPr>
      <w:r w:rsidRPr="00130E03">
        <w:t xml:space="preserve">All: </w:t>
      </w:r>
    </w:p>
    <w:p w14:paraId="164D4ECC" w14:textId="77777777" w:rsidR="00130E03" w:rsidRPr="00130E03" w:rsidRDefault="00130E03">
      <w:pPr>
        <w:pStyle w:val="Akapitzlist"/>
        <w:numPr>
          <w:ilvl w:val="1"/>
          <w:numId w:val="133"/>
        </w:numPr>
      </w:pPr>
      <w:r w:rsidRPr="00C210D7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2ED4B85C" w14:textId="77777777" w:rsidR="00130E03" w:rsidRPr="00130E03" w:rsidRDefault="00130E03">
      <w:pPr>
        <w:pStyle w:val="Akapitzlist"/>
        <w:numPr>
          <w:ilvl w:val="1"/>
          <w:numId w:val="133"/>
        </w:numPr>
      </w:pPr>
      <w:r w:rsidRPr="00C210D7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C210D7">
        <w:rPr>
          <w:rStyle w:val="Uwydatnienie"/>
          <w:rFonts w:asciiTheme="minorHAnsi" w:hAnsiTheme="minorHAnsi" w:cstheme="minorHAnsi"/>
          <w:szCs w:val="22"/>
        </w:rPr>
        <w:t>Voluntary Payment in Full - 10% PROVIDER</w:t>
      </w:r>
    </w:p>
    <w:p w14:paraId="31B16981" w14:textId="77777777" w:rsidR="00130E03" w:rsidRPr="00130E03" w:rsidRDefault="00130E03">
      <w:pPr>
        <w:pStyle w:val="Akapitzlist"/>
        <w:numPr>
          <w:ilvl w:val="1"/>
          <w:numId w:val="133"/>
        </w:numPr>
      </w:pPr>
      <w:r w:rsidRPr="00C210D7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C210D7">
        <w:rPr>
          <w:rStyle w:val="Uwydatnienie"/>
          <w:rFonts w:asciiTheme="minorHAnsi" w:hAnsiTheme="minorHAnsi" w:cstheme="minorHAnsi"/>
          <w:szCs w:val="22"/>
        </w:rPr>
        <w:t>0</w:t>
      </w:r>
    </w:p>
    <w:p w14:paraId="10FBC365" w14:textId="77777777" w:rsidR="00130E03" w:rsidRPr="00130E03" w:rsidRDefault="00130E03" w:rsidP="00130E03">
      <w:r w:rsidRPr="00130E03">
        <w:t>Tasks:</w:t>
      </w:r>
    </w:p>
    <w:p w14:paraId="2583BBDB" w14:textId="77777777" w:rsidR="00130E03" w:rsidRPr="00130E03" w:rsidRDefault="00130E03">
      <w:pPr>
        <w:pStyle w:val="Akapitzlist"/>
        <w:numPr>
          <w:ilvl w:val="0"/>
          <w:numId w:val="133"/>
        </w:numPr>
      </w:pPr>
      <w:r w:rsidRPr="00130E03">
        <w:t>set date Voluntary Payment Date</w:t>
      </w:r>
    </w:p>
    <w:p w14:paraId="49CA82F2" w14:textId="77777777" w:rsidR="00130E03" w:rsidRPr="00130E03" w:rsidRDefault="00130E03">
      <w:pPr>
        <w:pStyle w:val="Akapitzlist"/>
        <w:numPr>
          <w:ilvl w:val="0"/>
          <w:numId w:val="133"/>
        </w:numPr>
      </w:pPr>
      <w:r w:rsidRPr="00130E03">
        <w:t>send email template "Pre-Litigation Settlement Statement" to PROVIDER_EMAIL</w:t>
      </w:r>
    </w:p>
    <w:p w14:paraId="790E5534" w14:textId="77777777" w:rsidR="00130E03" w:rsidRPr="00130E03" w:rsidRDefault="00130E03">
      <w:pPr>
        <w:pStyle w:val="Akapitzlist"/>
        <w:numPr>
          <w:ilvl w:val="0"/>
          <w:numId w:val="133"/>
        </w:numPr>
      </w:pPr>
      <w:r w:rsidRPr="00130E03">
        <w:t xml:space="preserve">create task for SUPERVISOR to "Review file for to Close" </w:t>
      </w:r>
    </w:p>
    <w:p w14:paraId="35E79D2F" w14:textId="0C90E185" w:rsidR="00130E03" w:rsidRPr="00130E03" w:rsidRDefault="00130E03" w:rsidP="006D3A6A">
      <w:pPr>
        <w:pStyle w:val="DBH3"/>
      </w:pPr>
      <w:bookmarkStart w:id="294" w:name="_Toc130299888"/>
      <w:r w:rsidRPr="00130E03">
        <w:t>Pre-Litigation change to Voluntary Payment Offer - No fees</w:t>
      </w:r>
      <w:bookmarkEnd w:id="294"/>
    </w:p>
    <w:p w14:paraId="1185E021" w14:textId="77777777" w:rsidR="00130E03" w:rsidRPr="00130E03" w:rsidRDefault="00130E03" w:rsidP="00130E03">
      <w:r w:rsidRPr="00130E03">
        <w:t>Conditions:</w:t>
      </w:r>
    </w:p>
    <w:p w14:paraId="57F41379" w14:textId="77777777" w:rsidR="00130E03" w:rsidRPr="00130E03" w:rsidRDefault="00130E03">
      <w:pPr>
        <w:pStyle w:val="Akapitzlist"/>
        <w:numPr>
          <w:ilvl w:val="0"/>
          <w:numId w:val="134"/>
        </w:numPr>
      </w:pPr>
      <w:r w:rsidRPr="00130E03">
        <w:t xml:space="preserve">All: </w:t>
      </w:r>
    </w:p>
    <w:p w14:paraId="499BFFB8" w14:textId="77777777" w:rsidR="00130E03" w:rsidRPr="00130E03" w:rsidRDefault="00130E03">
      <w:pPr>
        <w:pStyle w:val="Akapitzlist"/>
        <w:numPr>
          <w:ilvl w:val="1"/>
          <w:numId w:val="134"/>
        </w:numPr>
      </w:pPr>
      <w:r w:rsidRPr="006D3A6A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00AE0BDE" w14:textId="77777777" w:rsidR="00130E03" w:rsidRPr="00130E03" w:rsidRDefault="00130E03">
      <w:pPr>
        <w:pStyle w:val="Akapitzlist"/>
        <w:numPr>
          <w:ilvl w:val="1"/>
          <w:numId w:val="134"/>
        </w:numPr>
      </w:pPr>
      <w:r w:rsidRPr="006D3A6A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6D3A6A">
        <w:rPr>
          <w:rStyle w:val="Uwydatnienie"/>
          <w:rFonts w:asciiTheme="minorHAnsi" w:hAnsiTheme="minorHAnsi" w:cstheme="minorHAnsi"/>
          <w:szCs w:val="22"/>
        </w:rPr>
        <w:t>Voluntary Payment Offer - No fees</w:t>
      </w:r>
    </w:p>
    <w:p w14:paraId="3009E4D8" w14:textId="77777777" w:rsidR="00130E03" w:rsidRPr="00130E03" w:rsidRDefault="00130E03">
      <w:pPr>
        <w:pStyle w:val="Akapitzlist"/>
        <w:numPr>
          <w:ilvl w:val="1"/>
          <w:numId w:val="134"/>
        </w:numPr>
      </w:pPr>
      <w:r w:rsidRPr="006D3A6A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6D3A6A">
        <w:rPr>
          <w:rStyle w:val="Uwydatnienie"/>
          <w:rFonts w:asciiTheme="minorHAnsi" w:hAnsiTheme="minorHAnsi" w:cstheme="minorHAnsi"/>
          <w:szCs w:val="22"/>
        </w:rPr>
        <w:t>0</w:t>
      </w:r>
    </w:p>
    <w:p w14:paraId="4EDD532E" w14:textId="77777777" w:rsidR="00130E03" w:rsidRPr="00130E03" w:rsidRDefault="00130E03" w:rsidP="00130E03">
      <w:r w:rsidRPr="00130E03">
        <w:t>Tasks:</w:t>
      </w:r>
    </w:p>
    <w:p w14:paraId="1BCCD9E7" w14:textId="77777777" w:rsidR="00130E03" w:rsidRPr="00130E03" w:rsidRDefault="00130E03">
      <w:pPr>
        <w:pStyle w:val="Akapitzlist"/>
        <w:numPr>
          <w:ilvl w:val="0"/>
          <w:numId w:val="134"/>
        </w:numPr>
      </w:pPr>
      <w:r w:rsidRPr="00130E03">
        <w:t>set date 10-Day Demand Received</w:t>
      </w:r>
    </w:p>
    <w:p w14:paraId="1CD027F8" w14:textId="77777777" w:rsidR="00130E03" w:rsidRPr="00130E03" w:rsidRDefault="00130E03">
      <w:pPr>
        <w:pStyle w:val="Akapitzlist"/>
        <w:numPr>
          <w:ilvl w:val="0"/>
          <w:numId w:val="134"/>
        </w:numPr>
      </w:pPr>
      <w:r w:rsidRPr="00130E03">
        <w:t>send e-mail template "Pre-Litigation Payment Closing Letter"</w:t>
      </w:r>
    </w:p>
    <w:p w14:paraId="789A1FA5" w14:textId="77777777" w:rsidR="00130E03" w:rsidRPr="00130E03" w:rsidRDefault="00130E03">
      <w:pPr>
        <w:pStyle w:val="Akapitzlist"/>
        <w:numPr>
          <w:ilvl w:val="0"/>
          <w:numId w:val="134"/>
        </w:numPr>
      </w:pPr>
      <w:r w:rsidRPr="00130E03">
        <w:t xml:space="preserve">create task for SUPERVISOR to "Review for file to Close" </w:t>
      </w:r>
    </w:p>
    <w:p w14:paraId="4BBCF2E1" w14:textId="53B69636" w:rsidR="00130E03" w:rsidRPr="00130E03" w:rsidRDefault="00130E03" w:rsidP="006D3A6A">
      <w:pPr>
        <w:pStyle w:val="DBH3"/>
      </w:pPr>
      <w:bookmarkStart w:id="295" w:name="_Toc130299889"/>
      <w:r w:rsidRPr="00130E03">
        <w:t>Pre-Litigation Status change to 10-Day Demand - No Fees</w:t>
      </w:r>
      <w:bookmarkEnd w:id="295"/>
    </w:p>
    <w:p w14:paraId="2ABE77FB" w14:textId="77777777" w:rsidR="00130E03" w:rsidRPr="00130E03" w:rsidRDefault="00130E03" w:rsidP="00130E03">
      <w:r w:rsidRPr="00130E03">
        <w:t>Conditions:</w:t>
      </w:r>
    </w:p>
    <w:p w14:paraId="680DB4A5" w14:textId="77777777" w:rsidR="00130E03" w:rsidRPr="00130E03" w:rsidRDefault="00130E03">
      <w:pPr>
        <w:pStyle w:val="Akapitzlist"/>
        <w:numPr>
          <w:ilvl w:val="0"/>
          <w:numId w:val="135"/>
        </w:numPr>
      </w:pPr>
      <w:r w:rsidRPr="00130E03">
        <w:t xml:space="preserve">All: </w:t>
      </w:r>
    </w:p>
    <w:p w14:paraId="70D7FD53" w14:textId="77777777" w:rsidR="00130E03" w:rsidRPr="00130E03" w:rsidRDefault="00130E03">
      <w:pPr>
        <w:pStyle w:val="Akapitzlist"/>
        <w:numPr>
          <w:ilvl w:val="1"/>
          <w:numId w:val="135"/>
        </w:numPr>
      </w:pPr>
      <w:r w:rsidRPr="006D3A6A">
        <w:rPr>
          <w:rStyle w:val="Pogrubienie"/>
          <w:rFonts w:cstheme="minorHAnsi"/>
          <w:b w:val="0"/>
          <w:bCs w:val="0"/>
          <w:szCs w:val="22"/>
        </w:rPr>
        <w:lastRenderedPageBreak/>
        <w:t>Pre-Litigation Status</w:t>
      </w:r>
      <w:r w:rsidRPr="00130E03">
        <w:t xml:space="preserve"> has changed</w:t>
      </w:r>
    </w:p>
    <w:p w14:paraId="291E3BC2" w14:textId="77777777" w:rsidR="00130E03" w:rsidRPr="00130E03" w:rsidRDefault="00130E03">
      <w:pPr>
        <w:pStyle w:val="Akapitzlist"/>
        <w:numPr>
          <w:ilvl w:val="1"/>
          <w:numId w:val="135"/>
        </w:numPr>
      </w:pPr>
      <w:r w:rsidRPr="006D3A6A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6D3A6A">
        <w:rPr>
          <w:rStyle w:val="Uwydatnienie"/>
          <w:rFonts w:asciiTheme="minorHAnsi" w:hAnsiTheme="minorHAnsi" w:cstheme="minorHAnsi"/>
          <w:szCs w:val="22"/>
        </w:rPr>
        <w:t>10-Day Demand - No Fees</w:t>
      </w:r>
    </w:p>
    <w:p w14:paraId="07E75CD1" w14:textId="77777777" w:rsidR="00130E03" w:rsidRPr="00130E03" w:rsidRDefault="00130E03">
      <w:pPr>
        <w:pStyle w:val="Akapitzlist"/>
        <w:numPr>
          <w:ilvl w:val="1"/>
          <w:numId w:val="135"/>
        </w:numPr>
      </w:pPr>
      <w:r w:rsidRPr="006D3A6A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6D3A6A">
        <w:rPr>
          <w:rStyle w:val="Uwydatnienie"/>
          <w:rFonts w:asciiTheme="minorHAnsi" w:hAnsiTheme="minorHAnsi" w:cstheme="minorHAnsi"/>
          <w:szCs w:val="22"/>
        </w:rPr>
        <w:t>0</w:t>
      </w:r>
    </w:p>
    <w:p w14:paraId="2CD55249" w14:textId="77777777" w:rsidR="00130E03" w:rsidRPr="00130E03" w:rsidRDefault="00130E03" w:rsidP="00130E03">
      <w:r w:rsidRPr="00130E03">
        <w:t>Tasks:</w:t>
      </w:r>
    </w:p>
    <w:p w14:paraId="0EC2903E" w14:textId="77777777" w:rsidR="00130E03" w:rsidRPr="00130E03" w:rsidRDefault="00130E03">
      <w:pPr>
        <w:pStyle w:val="Akapitzlist"/>
        <w:numPr>
          <w:ilvl w:val="0"/>
          <w:numId w:val="135"/>
        </w:numPr>
      </w:pPr>
      <w:r w:rsidRPr="00130E03">
        <w:t xml:space="preserve">set Pre-Litigation State to Voluntary Payment Offer -No Fees </w:t>
      </w:r>
    </w:p>
    <w:p w14:paraId="59244635" w14:textId="35F54B71" w:rsidR="00130E03" w:rsidRPr="00130E03" w:rsidRDefault="00130E03" w:rsidP="006D3A6A">
      <w:pPr>
        <w:pStyle w:val="DBH3"/>
      </w:pPr>
      <w:bookmarkStart w:id="296" w:name="_Toc130299890"/>
      <w:r w:rsidRPr="00130E03">
        <w:t>Pre-Litigation Status change to 10-Day Demand - Paid Through Client</w:t>
      </w:r>
      <w:bookmarkEnd w:id="296"/>
    </w:p>
    <w:p w14:paraId="5FA6351F" w14:textId="77777777" w:rsidR="00130E03" w:rsidRPr="00130E03" w:rsidRDefault="00130E03" w:rsidP="00130E03">
      <w:r w:rsidRPr="00130E03">
        <w:t>Conditions:</w:t>
      </w:r>
    </w:p>
    <w:p w14:paraId="0650C640" w14:textId="77777777" w:rsidR="00130E03" w:rsidRPr="00130E03" w:rsidRDefault="00130E03">
      <w:pPr>
        <w:pStyle w:val="Akapitzlist"/>
        <w:numPr>
          <w:ilvl w:val="1"/>
          <w:numId w:val="135"/>
        </w:numPr>
      </w:pPr>
      <w:r w:rsidRPr="00130E03">
        <w:t xml:space="preserve">All: </w:t>
      </w:r>
    </w:p>
    <w:p w14:paraId="63D22C83" w14:textId="77777777" w:rsidR="00130E03" w:rsidRPr="00130E03" w:rsidRDefault="00130E03">
      <w:pPr>
        <w:pStyle w:val="Akapitzlist"/>
        <w:numPr>
          <w:ilvl w:val="1"/>
          <w:numId w:val="135"/>
        </w:numPr>
      </w:pPr>
      <w:r w:rsidRPr="006D3A6A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11027E53" w14:textId="77777777" w:rsidR="00130E03" w:rsidRPr="00130E03" w:rsidRDefault="00130E03">
      <w:pPr>
        <w:pStyle w:val="Akapitzlist"/>
        <w:numPr>
          <w:ilvl w:val="1"/>
          <w:numId w:val="135"/>
        </w:numPr>
      </w:pPr>
      <w:r w:rsidRPr="006D3A6A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6D3A6A">
        <w:rPr>
          <w:rStyle w:val="Uwydatnienie"/>
          <w:rFonts w:asciiTheme="minorHAnsi" w:hAnsiTheme="minorHAnsi" w:cstheme="minorHAnsi"/>
          <w:szCs w:val="22"/>
        </w:rPr>
        <w:t>10-Day Demand - Paid Through Client</w:t>
      </w:r>
    </w:p>
    <w:p w14:paraId="27B4FCBD" w14:textId="77777777" w:rsidR="00130E03" w:rsidRPr="00130E03" w:rsidRDefault="00130E03">
      <w:pPr>
        <w:pStyle w:val="Akapitzlist"/>
        <w:numPr>
          <w:ilvl w:val="1"/>
          <w:numId w:val="135"/>
        </w:numPr>
      </w:pPr>
      <w:r w:rsidRPr="006D3A6A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6D3A6A">
        <w:rPr>
          <w:rStyle w:val="Uwydatnienie"/>
          <w:rFonts w:asciiTheme="minorHAnsi" w:hAnsiTheme="minorHAnsi" w:cstheme="minorHAnsi"/>
          <w:szCs w:val="22"/>
        </w:rPr>
        <w:t>0</w:t>
      </w:r>
    </w:p>
    <w:p w14:paraId="5F9E5367" w14:textId="77777777" w:rsidR="00130E03" w:rsidRPr="00130E03" w:rsidRDefault="00130E03" w:rsidP="00130E03">
      <w:r w:rsidRPr="00130E03">
        <w:t>Tasks:</w:t>
      </w:r>
    </w:p>
    <w:p w14:paraId="57F27773" w14:textId="77777777" w:rsidR="00130E03" w:rsidRPr="00130E03" w:rsidRDefault="00130E03">
      <w:pPr>
        <w:pStyle w:val="Akapitzlist"/>
        <w:numPr>
          <w:ilvl w:val="0"/>
          <w:numId w:val="135"/>
        </w:numPr>
      </w:pPr>
      <w:r w:rsidRPr="00130E03">
        <w:t>set Final Status to Closed, set Voluntary Payment Date</w:t>
      </w:r>
    </w:p>
    <w:p w14:paraId="0BDD593D" w14:textId="77777777" w:rsidR="00130E03" w:rsidRPr="00130E03" w:rsidRDefault="00130E03">
      <w:pPr>
        <w:pStyle w:val="Akapitzlist"/>
        <w:numPr>
          <w:ilvl w:val="0"/>
          <w:numId w:val="135"/>
        </w:numPr>
      </w:pPr>
      <w:r w:rsidRPr="00130E03">
        <w:t xml:space="preserve">send e-mail template "10 Day Demand Payment Closing Letter" </w:t>
      </w:r>
    </w:p>
    <w:p w14:paraId="45B52033" w14:textId="6CF0F516" w:rsidR="00130E03" w:rsidRPr="00130E03" w:rsidRDefault="00130E03" w:rsidP="006D3A6A">
      <w:pPr>
        <w:pStyle w:val="DBH3"/>
      </w:pPr>
      <w:bookmarkStart w:id="297" w:name="_Toc130299891"/>
      <w:r w:rsidRPr="00130E03">
        <w:t>Pre-Litigation Status change to 10-Day Demand - Payment Rcvd by Client</w:t>
      </w:r>
      <w:bookmarkEnd w:id="297"/>
    </w:p>
    <w:p w14:paraId="50A1105B" w14:textId="77777777" w:rsidR="00130E03" w:rsidRPr="00130E03" w:rsidRDefault="00130E03" w:rsidP="00130E03">
      <w:r w:rsidRPr="00130E03">
        <w:t>Conditions:</w:t>
      </w:r>
    </w:p>
    <w:p w14:paraId="4DFD4601" w14:textId="77777777" w:rsidR="00130E03" w:rsidRPr="00130E03" w:rsidRDefault="00130E03">
      <w:pPr>
        <w:pStyle w:val="Akapitzlist"/>
        <w:numPr>
          <w:ilvl w:val="0"/>
          <w:numId w:val="136"/>
        </w:numPr>
      </w:pPr>
      <w:r w:rsidRPr="00130E03">
        <w:t xml:space="preserve">All: </w:t>
      </w:r>
    </w:p>
    <w:p w14:paraId="08737121" w14:textId="77777777" w:rsidR="00130E03" w:rsidRPr="00130E03" w:rsidRDefault="00130E03">
      <w:pPr>
        <w:pStyle w:val="Akapitzlist"/>
        <w:numPr>
          <w:ilvl w:val="1"/>
          <w:numId w:val="136"/>
        </w:numPr>
      </w:pPr>
      <w:r w:rsidRPr="006D3A6A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4FC7AD85" w14:textId="77777777" w:rsidR="00130E03" w:rsidRPr="00130E03" w:rsidRDefault="00130E03">
      <w:pPr>
        <w:pStyle w:val="Akapitzlist"/>
        <w:numPr>
          <w:ilvl w:val="1"/>
          <w:numId w:val="136"/>
        </w:numPr>
      </w:pPr>
      <w:r w:rsidRPr="006D3A6A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6D3A6A">
        <w:rPr>
          <w:rStyle w:val="Uwydatnienie"/>
          <w:rFonts w:asciiTheme="minorHAnsi" w:hAnsiTheme="minorHAnsi" w:cstheme="minorHAnsi"/>
          <w:szCs w:val="22"/>
        </w:rPr>
        <w:t>10-Day Demand - Payment Rcvd by Client</w:t>
      </w:r>
    </w:p>
    <w:p w14:paraId="3A589970" w14:textId="77777777" w:rsidR="00130E03" w:rsidRPr="00130E03" w:rsidRDefault="00130E03">
      <w:pPr>
        <w:pStyle w:val="Akapitzlist"/>
        <w:numPr>
          <w:ilvl w:val="1"/>
          <w:numId w:val="136"/>
        </w:numPr>
      </w:pPr>
      <w:r w:rsidRPr="006D3A6A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6D3A6A">
        <w:rPr>
          <w:rStyle w:val="Uwydatnienie"/>
          <w:rFonts w:asciiTheme="minorHAnsi" w:hAnsiTheme="minorHAnsi" w:cstheme="minorHAnsi"/>
          <w:szCs w:val="22"/>
        </w:rPr>
        <w:t>0</w:t>
      </w:r>
    </w:p>
    <w:p w14:paraId="3AE9028B" w14:textId="77777777" w:rsidR="00130E03" w:rsidRPr="00130E03" w:rsidRDefault="00130E03" w:rsidP="00130E03">
      <w:r w:rsidRPr="00130E03">
        <w:t>Tasks:</w:t>
      </w:r>
    </w:p>
    <w:p w14:paraId="18135CA6" w14:textId="77777777" w:rsidR="00130E03" w:rsidRPr="00130E03" w:rsidRDefault="00130E03">
      <w:pPr>
        <w:pStyle w:val="Akapitzlist"/>
        <w:numPr>
          <w:ilvl w:val="0"/>
          <w:numId w:val="136"/>
        </w:numPr>
      </w:pPr>
      <w:r w:rsidRPr="00130E03">
        <w:t xml:space="preserve">set Pre-Litigation State to Voluntary Payment Offer - No Fees </w:t>
      </w:r>
    </w:p>
    <w:p w14:paraId="39D61117" w14:textId="25433CF6" w:rsidR="00130E03" w:rsidRPr="00130E03" w:rsidRDefault="00130E03" w:rsidP="006D3A6A">
      <w:pPr>
        <w:pStyle w:val="DBH3"/>
      </w:pPr>
      <w:bookmarkStart w:id="298" w:name="_Toc130299892"/>
      <w:r w:rsidRPr="00130E03">
        <w:t>Pre-Litigation Status change to 10-Day Demand - with Fees</w:t>
      </w:r>
      <w:bookmarkEnd w:id="298"/>
    </w:p>
    <w:p w14:paraId="645A6F74" w14:textId="77777777" w:rsidR="00130E03" w:rsidRPr="00130E03" w:rsidRDefault="00130E03" w:rsidP="00130E03">
      <w:r w:rsidRPr="00130E03">
        <w:t>Conditions:</w:t>
      </w:r>
    </w:p>
    <w:p w14:paraId="7C7295A5" w14:textId="77777777" w:rsidR="00130E03" w:rsidRPr="00130E03" w:rsidRDefault="00130E03">
      <w:pPr>
        <w:pStyle w:val="Akapitzlist"/>
        <w:numPr>
          <w:ilvl w:val="0"/>
          <w:numId w:val="136"/>
        </w:numPr>
      </w:pPr>
      <w:r w:rsidRPr="00130E03">
        <w:t xml:space="preserve">All: </w:t>
      </w:r>
    </w:p>
    <w:p w14:paraId="52E3D958" w14:textId="77777777" w:rsidR="00130E03" w:rsidRPr="00130E03" w:rsidRDefault="00130E03">
      <w:pPr>
        <w:pStyle w:val="Akapitzlist"/>
        <w:numPr>
          <w:ilvl w:val="1"/>
          <w:numId w:val="136"/>
        </w:numPr>
      </w:pPr>
      <w:r w:rsidRPr="006D3A6A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0A15EF4C" w14:textId="77777777" w:rsidR="00130E03" w:rsidRPr="00130E03" w:rsidRDefault="00130E03">
      <w:pPr>
        <w:pStyle w:val="Akapitzlist"/>
        <w:numPr>
          <w:ilvl w:val="1"/>
          <w:numId w:val="136"/>
        </w:numPr>
      </w:pPr>
      <w:r w:rsidRPr="006D3A6A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6D3A6A">
        <w:rPr>
          <w:rStyle w:val="Uwydatnienie"/>
          <w:rFonts w:asciiTheme="minorHAnsi" w:hAnsiTheme="minorHAnsi" w:cstheme="minorHAnsi"/>
          <w:szCs w:val="22"/>
        </w:rPr>
        <w:t>10-Day Demand - with Fees</w:t>
      </w:r>
    </w:p>
    <w:p w14:paraId="0689E06C" w14:textId="77777777" w:rsidR="00130E03" w:rsidRPr="00130E03" w:rsidRDefault="00130E03">
      <w:pPr>
        <w:pStyle w:val="Akapitzlist"/>
        <w:numPr>
          <w:ilvl w:val="1"/>
          <w:numId w:val="136"/>
        </w:numPr>
      </w:pPr>
      <w:r w:rsidRPr="006D3A6A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6D3A6A">
        <w:rPr>
          <w:rStyle w:val="Uwydatnienie"/>
          <w:rFonts w:asciiTheme="minorHAnsi" w:hAnsiTheme="minorHAnsi" w:cstheme="minorHAnsi"/>
          <w:szCs w:val="22"/>
        </w:rPr>
        <w:t>0</w:t>
      </w:r>
    </w:p>
    <w:p w14:paraId="4CDE3A40" w14:textId="77777777" w:rsidR="00130E03" w:rsidRPr="00130E03" w:rsidRDefault="00130E03" w:rsidP="00130E03">
      <w:r w:rsidRPr="00130E03">
        <w:t>Tasks:</w:t>
      </w:r>
    </w:p>
    <w:p w14:paraId="046D93E0" w14:textId="77777777" w:rsidR="00130E03" w:rsidRPr="00130E03" w:rsidRDefault="00130E03">
      <w:pPr>
        <w:pStyle w:val="Akapitzlist"/>
        <w:numPr>
          <w:ilvl w:val="0"/>
          <w:numId w:val="136"/>
        </w:numPr>
      </w:pPr>
      <w:r w:rsidRPr="00130E03">
        <w:t xml:space="preserve">set Pre-Litigation State to Voluntary Payment in Full - 10% PROVIDER </w:t>
      </w:r>
    </w:p>
    <w:p w14:paraId="7ACEBE0E" w14:textId="12E59672" w:rsidR="00130E03" w:rsidRPr="00130E03" w:rsidRDefault="00130E03" w:rsidP="006D3A6A">
      <w:pPr>
        <w:pStyle w:val="DBH3"/>
      </w:pPr>
      <w:bookmarkStart w:id="299" w:name="_Toc130299893"/>
      <w:r w:rsidRPr="00130E03">
        <w:lastRenderedPageBreak/>
        <w:t>Pre-Litigation Status change to Contact Pending</w:t>
      </w:r>
      <w:bookmarkEnd w:id="299"/>
    </w:p>
    <w:p w14:paraId="685E1C70" w14:textId="77777777" w:rsidR="00130E03" w:rsidRPr="00130E03" w:rsidRDefault="00130E03" w:rsidP="00130E03">
      <w:r w:rsidRPr="00130E03">
        <w:t>Conditions:</w:t>
      </w:r>
    </w:p>
    <w:p w14:paraId="7D75F08A" w14:textId="77777777" w:rsidR="00130E03" w:rsidRPr="00130E03" w:rsidRDefault="00130E03">
      <w:pPr>
        <w:pStyle w:val="Akapitzlist"/>
        <w:numPr>
          <w:ilvl w:val="0"/>
          <w:numId w:val="136"/>
        </w:numPr>
      </w:pPr>
      <w:r w:rsidRPr="00130E03">
        <w:t xml:space="preserve">All: </w:t>
      </w:r>
    </w:p>
    <w:p w14:paraId="3099E801" w14:textId="77777777" w:rsidR="00130E03" w:rsidRPr="00130E03" w:rsidRDefault="00130E03">
      <w:pPr>
        <w:pStyle w:val="Akapitzlist"/>
        <w:numPr>
          <w:ilvl w:val="1"/>
          <w:numId w:val="136"/>
        </w:numPr>
      </w:pPr>
      <w:r w:rsidRPr="006D3A6A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1B662A3C" w14:textId="77777777" w:rsidR="00130E03" w:rsidRPr="00130E03" w:rsidRDefault="00130E03">
      <w:pPr>
        <w:pStyle w:val="Akapitzlist"/>
        <w:numPr>
          <w:ilvl w:val="1"/>
          <w:numId w:val="136"/>
        </w:numPr>
      </w:pPr>
      <w:r w:rsidRPr="006D3A6A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6D3A6A">
        <w:rPr>
          <w:rStyle w:val="Uwydatnienie"/>
          <w:rFonts w:asciiTheme="minorHAnsi" w:hAnsiTheme="minorHAnsi" w:cstheme="minorHAnsi"/>
          <w:szCs w:val="22"/>
        </w:rPr>
        <w:t>Contact Pending</w:t>
      </w:r>
    </w:p>
    <w:p w14:paraId="396EF84B" w14:textId="77777777" w:rsidR="00130E03" w:rsidRPr="00130E03" w:rsidRDefault="00130E03">
      <w:pPr>
        <w:pStyle w:val="Akapitzlist"/>
        <w:numPr>
          <w:ilvl w:val="1"/>
          <w:numId w:val="136"/>
        </w:numPr>
      </w:pPr>
      <w:r w:rsidRPr="006D3A6A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6D3A6A">
        <w:rPr>
          <w:rStyle w:val="Uwydatnienie"/>
          <w:rFonts w:asciiTheme="minorHAnsi" w:hAnsiTheme="minorHAnsi" w:cstheme="minorHAnsi"/>
          <w:szCs w:val="22"/>
        </w:rPr>
        <w:t>0</w:t>
      </w:r>
    </w:p>
    <w:p w14:paraId="1333F383" w14:textId="77777777" w:rsidR="00130E03" w:rsidRPr="00130E03" w:rsidRDefault="00130E03" w:rsidP="00130E03">
      <w:r w:rsidRPr="00130E03">
        <w:t>Tasks:</w:t>
      </w:r>
    </w:p>
    <w:p w14:paraId="4B11A98D" w14:textId="77777777" w:rsidR="00130E03" w:rsidRPr="00130E03" w:rsidRDefault="00130E03">
      <w:pPr>
        <w:pStyle w:val="Akapitzlist"/>
        <w:numPr>
          <w:ilvl w:val="0"/>
          <w:numId w:val="136"/>
        </w:numPr>
      </w:pPr>
      <w:r w:rsidRPr="00130E03">
        <w:t xml:space="preserve">add task for HOS Pre-Suit to "Contact $(record : insured)$ in Order to discuss retainer" </w:t>
      </w:r>
    </w:p>
    <w:p w14:paraId="7FA27291" w14:textId="179C65A2" w:rsidR="00130E03" w:rsidRPr="00130E03" w:rsidRDefault="00130E03" w:rsidP="00025D19">
      <w:pPr>
        <w:pStyle w:val="DBH3"/>
      </w:pPr>
      <w:bookmarkStart w:id="300" w:name="_Toc130299894"/>
      <w:r w:rsidRPr="00130E03">
        <w:t>Pre-Litigation Status change to Presuit - 2nd Demand Sent</w:t>
      </w:r>
      <w:bookmarkEnd w:id="300"/>
    </w:p>
    <w:p w14:paraId="1612178B" w14:textId="77777777" w:rsidR="00130E03" w:rsidRPr="00130E03" w:rsidRDefault="00130E03" w:rsidP="00130E03">
      <w:r w:rsidRPr="00130E03">
        <w:t>Conditions:</w:t>
      </w:r>
    </w:p>
    <w:p w14:paraId="4F1DF481" w14:textId="77777777" w:rsidR="00130E03" w:rsidRPr="00130E03" w:rsidRDefault="00130E03">
      <w:pPr>
        <w:pStyle w:val="Akapitzlist"/>
        <w:numPr>
          <w:ilvl w:val="0"/>
          <w:numId w:val="136"/>
        </w:numPr>
      </w:pPr>
      <w:r w:rsidRPr="00130E03">
        <w:t xml:space="preserve">All: </w:t>
      </w:r>
    </w:p>
    <w:p w14:paraId="4B39DDDE" w14:textId="77777777" w:rsidR="00130E03" w:rsidRPr="00130E03" w:rsidRDefault="00130E03">
      <w:pPr>
        <w:pStyle w:val="Akapitzlist"/>
        <w:numPr>
          <w:ilvl w:val="1"/>
          <w:numId w:val="136"/>
        </w:numPr>
      </w:pPr>
      <w:r w:rsidRPr="00025D19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060161CC" w14:textId="77777777" w:rsidR="00130E03" w:rsidRPr="00130E03" w:rsidRDefault="00130E03">
      <w:pPr>
        <w:pStyle w:val="Akapitzlist"/>
        <w:numPr>
          <w:ilvl w:val="1"/>
          <w:numId w:val="136"/>
        </w:numPr>
      </w:pPr>
      <w:r w:rsidRPr="00025D19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025D19">
        <w:rPr>
          <w:rStyle w:val="Uwydatnienie"/>
          <w:rFonts w:asciiTheme="minorHAnsi" w:hAnsiTheme="minorHAnsi" w:cstheme="minorHAnsi"/>
          <w:szCs w:val="22"/>
        </w:rPr>
        <w:t>Presuit - 2nd Demand Sent</w:t>
      </w:r>
    </w:p>
    <w:p w14:paraId="7E1181E8" w14:textId="77777777" w:rsidR="00130E03" w:rsidRPr="00130E03" w:rsidRDefault="00130E03">
      <w:pPr>
        <w:pStyle w:val="Akapitzlist"/>
        <w:numPr>
          <w:ilvl w:val="1"/>
          <w:numId w:val="136"/>
        </w:numPr>
      </w:pPr>
      <w:r w:rsidRPr="00025D19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025D19">
        <w:rPr>
          <w:rStyle w:val="Uwydatnienie"/>
          <w:rFonts w:asciiTheme="minorHAnsi" w:hAnsiTheme="minorHAnsi" w:cstheme="minorHAnsi"/>
          <w:szCs w:val="22"/>
        </w:rPr>
        <w:t>0</w:t>
      </w:r>
    </w:p>
    <w:p w14:paraId="3A6D19B5" w14:textId="77777777" w:rsidR="00130E03" w:rsidRPr="00130E03" w:rsidRDefault="00130E03" w:rsidP="00130E03">
      <w:r w:rsidRPr="00130E03">
        <w:t>Tasks:</w:t>
      </w:r>
    </w:p>
    <w:p w14:paraId="06800695" w14:textId="77777777" w:rsidR="00130E03" w:rsidRPr="00130E03" w:rsidRDefault="00130E03">
      <w:pPr>
        <w:pStyle w:val="Akapitzlist"/>
        <w:numPr>
          <w:ilvl w:val="0"/>
          <w:numId w:val="136"/>
        </w:numPr>
      </w:pPr>
      <w:r w:rsidRPr="00130E03">
        <w:t>send e-mail template "Second Demand for Pre-Suit Payment" to $(record : adjuster)$</w:t>
      </w:r>
    </w:p>
    <w:p w14:paraId="78892830" w14:textId="77777777" w:rsidR="00130E03" w:rsidRPr="00130E03" w:rsidRDefault="00130E03">
      <w:pPr>
        <w:pStyle w:val="Akapitzlist"/>
        <w:numPr>
          <w:ilvl w:val="0"/>
          <w:numId w:val="136"/>
        </w:numPr>
      </w:pPr>
      <w:r w:rsidRPr="00130E03">
        <w:t xml:space="preserve">add task for PDC Pre-Suit to "Follow up with Adjuster regarding 2nd Pre-Suit Demand" </w:t>
      </w:r>
    </w:p>
    <w:p w14:paraId="40D7C421" w14:textId="3E96B9F7" w:rsidR="00130E03" w:rsidRPr="00130E03" w:rsidRDefault="00130E03" w:rsidP="00025D19">
      <w:pPr>
        <w:pStyle w:val="DBH3"/>
      </w:pPr>
      <w:bookmarkStart w:id="301" w:name="_Toc130299895"/>
      <w:r w:rsidRPr="00130E03">
        <w:t>Pre-Litigation Status change to Presuit - 3rd Demand Sent</w:t>
      </w:r>
      <w:bookmarkEnd w:id="301"/>
    </w:p>
    <w:p w14:paraId="308C0838" w14:textId="77777777" w:rsidR="00130E03" w:rsidRPr="00130E03" w:rsidRDefault="00130E03" w:rsidP="00130E03">
      <w:r w:rsidRPr="00130E03">
        <w:t>Conditions:</w:t>
      </w:r>
    </w:p>
    <w:p w14:paraId="07242B35" w14:textId="77777777" w:rsidR="00130E03" w:rsidRPr="00130E03" w:rsidRDefault="00130E03">
      <w:pPr>
        <w:pStyle w:val="Akapitzlist"/>
        <w:numPr>
          <w:ilvl w:val="0"/>
          <w:numId w:val="137"/>
        </w:numPr>
      </w:pPr>
      <w:r w:rsidRPr="00130E03">
        <w:t xml:space="preserve">All: </w:t>
      </w:r>
    </w:p>
    <w:p w14:paraId="119A4216" w14:textId="77777777" w:rsidR="00130E03" w:rsidRPr="00130E03" w:rsidRDefault="00130E03">
      <w:pPr>
        <w:pStyle w:val="Akapitzlist"/>
        <w:numPr>
          <w:ilvl w:val="1"/>
          <w:numId w:val="137"/>
        </w:numPr>
      </w:pPr>
      <w:r w:rsidRPr="00025D19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65E5F173" w14:textId="77777777" w:rsidR="00130E03" w:rsidRPr="00130E03" w:rsidRDefault="00130E03">
      <w:pPr>
        <w:pStyle w:val="Akapitzlist"/>
        <w:numPr>
          <w:ilvl w:val="1"/>
          <w:numId w:val="137"/>
        </w:numPr>
      </w:pPr>
      <w:r w:rsidRPr="00025D19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025D19">
        <w:rPr>
          <w:rStyle w:val="Uwydatnienie"/>
          <w:rFonts w:asciiTheme="minorHAnsi" w:hAnsiTheme="minorHAnsi" w:cstheme="minorHAnsi"/>
          <w:szCs w:val="22"/>
        </w:rPr>
        <w:t>Presuit - 3rd Demand Sent</w:t>
      </w:r>
    </w:p>
    <w:p w14:paraId="416CB01B" w14:textId="77777777" w:rsidR="00130E03" w:rsidRPr="00130E03" w:rsidRDefault="00130E03">
      <w:pPr>
        <w:pStyle w:val="Akapitzlist"/>
        <w:numPr>
          <w:ilvl w:val="1"/>
          <w:numId w:val="137"/>
        </w:numPr>
      </w:pPr>
      <w:r w:rsidRPr="00025D19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025D19">
        <w:rPr>
          <w:rStyle w:val="Uwydatnienie"/>
          <w:rFonts w:asciiTheme="minorHAnsi" w:hAnsiTheme="minorHAnsi" w:cstheme="minorHAnsi"/>
          <w:szCs w:val="22"/>
        </w:rPr>
        <w:t>0</w:t>
      </w:r>
    </w:p>
    <w:p w14:paraId="5B93553F" w14:textId="77777777" w:rsidR="00130E03" w:rsidRPr="00130E03" w:rsidRDefault="00130E03" w:rsidP="00130E03">
      <w:r w:rsidRPr="00130E03">
        <w:t>Tasks:</w:t>
      </w:r>
    </w:p>
    <w:p w14:paraId="3E3A3D30" w14:textId="77777777" w:rsidR="00130E03" w:rsidRPr="00130E03" w:rsidRDefault="00130E03">
      <w:pPr>
        <w:pStyle w:val="Akapitzlist"/>
        <w:numPr>
          <w:ilvl w:val="0"/>
          <w:numId w:val="137"/>
        </w:numPr>
      </w:pPr>
      <w:r w:rsidRPr="00130E03">
        <w:t>send e-mail template "Third Demand for Pre-Suit Payment" to $(record : adjuster)$</w:t>
      </w:r>
    </w:p>
    <w:p w14:paraId="5B4A291C" w14:textId="77777777" w:rsidR="00130E03" w:rsidRPr="00130E03" w:rsidRDefault="00130E03">
      <w:pPr>
        <w:pStyle w:val="Akapitzlist"/>
        <w:numPr>
          <w:ilvl w:val="0"/>
          <w:numId w:val="137"/>
        </w:numPr>
      </w:pPr>
      <w:r w:rsidRPr="00130E03">
        <w:t xml:space="preserve">add task for PDC Pre-Suit to "Follow up with Adjuster regarding 3rd Pre-Suit Demand" </w:t>
      </w:r>
    </w:p>
    <w:p w14:paraId="47180CBC" w14:textId="6F2AB413" w:rsidR="00130E03" w:rsidRPr="00130E03" w:rsidRDefault="00130E03" w:rsidP="00025D19">
      <w:pPr>
        <w:pStyle w:val="DBH3"/>
      </w:pPr>
      <w:bookmarkStart w:id="302" w:name="_Toc130299896"/>
      <w:r w:rsidRPr="00130E03">
        <w:t>Pre-Litigation Status change to Presuit - 4th Demand Sent</w:t>
      </w:r>
      <w:bookmarkEnd w:id="302"/>
    </w:p>
    <w:p w14:paraId="00AD61EA" w14:textId="77777777" w:rsidR="00130E03" w:rsidRPr="00130E03" w:rsidRDefault="00130E03" w:rsidP="00130E03">
      <w:r w:rsidRPr="00130E03">
        <w:t>Conditions:</w:t>
      </w:r>
    </w:p>
    <w:p w14:paraId="16920AC7" w14:textId="77777777" w:rsidR="00130E03" w:rsidRPr="00130E03" w:rsidRDefault="00130E03">
      <w:pPr>
        <w:pStyle w:val="Akapitzlist"/>
        <w:numPr>
          <w:ilvl w:val="0"/>
          <w:numId w:val="138"/>
        </w:numPr>
      </w:pPr>
      <w:r w:rsidRPr="00130E03">
        <w:t xml:space="preserve">All: </w:t>
      </w:r>
    </w:p>
    <w:p w14:paraId="7BB433AE" w14:textId="77777777" w:rsidR="00130E03" w:rsidRPr="00130E03" w:rsidRDefault="00130E03">
      <w:pPr>
        <w:pStyle w:val="Akapitzlist"/>
        <w:numPr>
          <w:ilvl w:val="1"/>
          <w:numId w:val="138"/>
        </w:numPr>
      </w:pPr>
      <w:r w:rsidRPr="009665F2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4B2F992D" w14:textId="77777777" w:rsidR="00130E03" w:rsidRPr="00130E03" w:rsidRDefault="00130E03">
      <w:pPr>
        <w:pStyle w:val="Akapitzlist"/>
        <w:numPr>
          <w:ilvl w:val="1"/>
          <w:numId w:val="138"/>
        </w:numPr>
      </w:pPr>
      <w:r w:rsidRPr="009665F2">
        <w:rPr>
          <w:rStyle w:val="Pogrubienie"/>
          <w:rFonts w:cstheme="minorHAnsi"/>
          <w:b w:val="0"/>
          <w:bCs w:val="0"/>
          <w:szCs w:val="22"/>
        </w:rPr>
        <w:lastRenderedPageBreak/>
        <w:t>Pre-Litigation Status</w:t>
      </w:r>
      <w:r w:rsidRPr="00130E03">
        <w:t xml:space="preserve"> is </w:t>
      </w:r>
      <w:r w:rsidRPr="009665F2">
        <w:rPr>
          <w:rStyle w:val="Uwydatnienie"/>
          <w:rFonts w:asciiTheme="minorHAnsi" w:hAnsiTheme="minorHAnsi" w:cstheme="minorHAnsi"/>
          <w:szCs w:val="22"/>
        </w:rPr>
        <w:t>Presuit - 4th Demand Sent</w:t>
      </w:r>
    </w:p>
    <w:p w14:paraId="7C14386C" w14:textId="77777777" w:rsidR="00130E03" w:rsidRPr="00130E03" w:rsidRDefault="00130E03">
      <w:pPr>
        <w:pStyle w:val="Akapitzlist"/>
        <w:numPr>
          <w:ilvl w:val="1"/>
          <w:numId w:val="138"/>
        </w:numPr>
      </w:pPr>
      <w:r w:rsidRPr="009665F2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9665F2">
        <w:rPr>
          <w:rStyle w:val="Uwydatnienie"/>
          <w:rFonts w:asciiTheme="minorHAnsi" w:hAnsiTheme="minorHAnsi" w:cstheme="minorHAnsi"/>
          <w:szCs w:val="22"/>
        </w:rPr>
        <w:t>0</w:t>
      </w:r>
    </w:p>
    <w:p w14:paraId="6B1A8329" w14:textId="77777777" w:rsidR="00130E03" w:rsidRPr="00130E03" w:rsidRDefault="00130E03" w:rsidP="00130E03">
      <w:r w:rsidRPr="00130E03">
        <w:t>Tasks:</w:t>
      </w:r>
    </w:p>
    <w:p w14:paraId="73269BF3" w14:textId="77777777" w:rsidR="00130E03" w:rsidRPr="00130E03" w:rsidRDefault="00130E03">
      <w:pPr>
        <w:pStyle w:val="Akapitzlist"/>
        <w:numPr>
          <w:ilvl w:val="0"/>
          <w:numId w:val="138"/>
        </w:numPr>
      </w:pPr>
      <w:r w:rsidRPr="00130E03">
        <w:t>send e-mail template "Fourth Demand for Pre-Suit Payment" to $(record : adjuster)$</w:t>
      </w:r>
    </w:p>
    <w:p w14:paraId="5FC9FE39" w14:textId="1AAEF4F3" w:rsidR="00130E03" w:rsidRPr="00130E03" w:rsidRDefault="00130E03" w:rsidP="007547C1">
      <w:pPr>
        <w:pStyle w:val="DBH3"/>
      </w:pPr>
      <w:bookmarkStart w:id="303" w:name="_Toc130299897"/>
      <w:r w:rsidRPr="00130E03">
        <w:t>Pre-Litigation Status change to Presuit - Offer to Pay in Full</w:t>
      </w:r>
      <w:bookmarkEnd w:id="303"/>
    </w:p>
    <w:p w14:paraId="632ABCC0" w14:textId="77777777" w:rsidR="00130E03" w:rsidRPr="00130E03" w:rsidRDefault="00130E03" w:rsidP="00130E03">
      <w:r w:rsidRPr="00130E03">
        <w:t>Conditions:</w:t>
      </w:r>
    </w:p>
    <w:p w14:paraId="79980F1A" w14:textId="77777777" w:rsidR="00130E03" w:rsidRPr="00130E03" w:rsidRDefault="00130E03">
      <w:pPr>
        <w:pStyle w:val="Akapitzlist"/>
        <w:numPr>
          <w:ilvl w:val="0"/>
          <w:numId w:val="139"/>
        </w:numPr>
      </w:pPr>
      <w:r w:rsidRPr="00130E03">
        <w:t xml:space="preserve">All: </w:t>
      </w:r>
    </w:p>
    <w:p w14:paraId="5988543A" w14:textId="77777777" w:rsidR="00130E03" w:rsidRPr="00130E03" w:rsidRDefault="00130E03">
      <w:pPr>
        <w:pStyle w:val="Akapitzlist"/>
        <w:numPr>
          <w:ilvl w:val="1"/>
          <w:numId w:val="139"/>
        </w:numPr>
      </w:pPr>
      <w:r w:rsidRPr="007547C1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5E14119B" w14:textId="77777777" w:rsidR="00130E03" w:rsidRPr="00130E03" w:rsidRDefault="00130E03">
      <w:pPr>
        <w:pStyle w:val="Akapitzlist"/>
        <w:numPr>
          <w:ilvl w:val="1"/>
          <w:numId w:val="139"/>
        </w:numPr>
      </w:pPr>
      <w:r w:rsidRPr="007547C1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7547C1">
        <w:rPr>
          <w:rStyle w:val="Uwydatnienie"/>
          <w:rFonts w:asciiTheme="minorHAnsi" w:hAnsiTheme="minorHAnsi" w:cstheme="minorHAnsi"/>
          <w:szCs w:val="22"/>
        </w:rPr>
        <w:t>Presuit - Offer to Pay in Full</w:t>
      </w:r>
    </w:p>
    <w:p w14:paraId="42F44DA9" w14:textId="77777777" w:rsidR="00130E03" w:rsidRPr="00130E03" w:rsidRDefault="00130E03">
      <w:pPr>
        <w:pStyle w:val="Akapitzlist"/>
        <w:numPr>
          <w:ilvl w:val="1"/>
          <w:numId w:val="139"/>
        </w:numPr>
      </w:pPr>
      <w:r w:rsidRPr="007547C1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7547C1">
        <w:rPr>
          <w:rStyle w:val="Uwydatnienie"/>
          <w:rFonts w:asciiTheme="minorHAnsi" w:hAnsiTheme="minorHAnsi" w:cstheme="minorHAnsi"/>
          <w:szCs w:val="22"/>
        </w:rPr>
        <w:t>0</w:t>
      </w:r>
    </w:p>
    <w:p w14:paraId="04FDD574" w14:textId="77777777" w:rsidR="00130E03" w:rsidRPr="00130E03" w:rsidRDefault="00130E03" w:rsidP="00130E03">
      <w:r w:rsidRPr="00130E03">
        <w:t>Tasks:</w:t>
      </w:r>
    </w:p>
    <w:p w14:paraId="18F28335" w14:textId="77777777" w:rsidR="00130E03" w:rsidRPr="00130E03" w:rsidRDefault="00130E03">
      <w:pPr>
        <w:pStyle w:val="Akapitzlist"/>
        <w:numPr>
          <w:ilvl w:val="0"/>
          <w:numId w:val="139"/>
        </w:numPr>
      </w:pPr>
      <w:r w:rsidRPr="00130E03">
        <w:t>stop all workflow automation</w:t>
      </w:r>
    </w:p>
    <w:p w14:paraId="2AA04758" w14:textId="77777777" w:rsidR="00130E03" w:rsidRPr="00130E03" w:rsidRDefault="00130E03">
      <w:pPr>
        <w:pStyle w:val="Akapitzlist"/>
        <w:numPr>
          <w:ilvl w:val="0"/>
          <w:numId w:val="139"/>
        </w:numPr>
      </w:pPr>
      <w:r w:rsidRPr="00130E03">
        <w:t xml:space="preserve">send email template "Presuit-Offer to Pay in Full" </w:t>
      </w:r>
    </w:p>
    <w:p w14:paraId="61DDD28F" w14:textId="3DB52498" w:rsidR="00130E03" w:rsidRPr="00130E03" w:rsidRDefault="00130E03" w:rsidP="00C77211">
      <w:pPr>
        <w:pStyle w:val="DBH3"/>
      </w:pPr>
      <w:bookmarkStart w:id="304" w:name="_Toc130299898"/>
      <w:r w:rsidRPr="00130E03">
        <w:t>Pre-Litigation Status change to Presuit - Paid and Closed</w:t>
      </w:r>
      <w:bookmarkEnd w:id="304"/>
    </w:p>
    <w:p w14:paraId="15E39EC1" w14:textId="77777777" w:rsidR="00130E03" w:rsidRPr="00130E03" w:rsidRDefault="00130E03" w:rsidP="00130E03">
      <w:r w:rsidRPr="00130E03">
        <w:t>Conditions:</w:t>
      </w:r>
    </w:p>
    <w:p w14:paraId="584E0DAE" w14:textId="77777777" w:rsidR="00130E03" w:rsidRPr="00130E03" w:rsidRDefault="00130E03">
      <w:pPr>
        <w:pStyle w:val="Akapitzlist"/>
        <w:numPr>
          <w:ilvl w:val="0"/>
          <w:numId w:val="140"/>
        </w:numPr>
      </w:pPr>
      <w:r w:rsidRPr="00130E03">
        <w:t xml:space="preserve">All: </w:t>
      </w:r>
    </w:p>
    <w:p w14:paraId="456FB58F" w14:textId="77777777" w:rsidR="00130E03" w:rsidRPr="00130E03" w:rsidRDefault="00130E03">
      <w:pPr>
        <w:pStyle w:val="Akapitzlist"/>
        <w:numPr>
          <w:ilvl w:val="1"/>
          <w:numId w:val="140"/>
        </w:numPr>
      </w:pPr>
      <w:r w:rsidRPr="00C77211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6995179F" w14:textId="77777777" w:rsidR="00130E03" w:rsidRPr="00130E03" w:rsidRDefault="00130E03">
      <w:pPr>
        <w:pStyle w:val="Akapitzlist"/>
        <w:numPr>
          <w:ilvl w:val="1"/>
          <w:numId w:val="140"/>
        </w:numPr>
      </w:pPr>
      <w:r w:rsidRPr="00C77211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C77211">
        <w:rPr>
          <w:rStyle w:val="Uwydatnienie"/>
          <w:rFonts w:asciiTheme="minorHAnsi" w:hAnsiTheme="minorHAnsi" w:cstheme="minorHAnsi"/>
          <w:szCs w:val="22"/>
        </w:rPr>
        <w:t>Presuit - Paid and Closed</w:t>
      </w:r>
    </w:p>
    <w:p w14:paraId="17B82573" w14:textId="77777777" w:rsidR="00130E03" w:rsidRPr="00130E03" w:rsidRDefault="00130E03">
      <w:pPr>
        <w:pStyle w:val="Akapitzlist"/>
        <w:numPr>
          <w:ilvl w:val="1"/>
          <w:numId w:val="140"/>
        </w:numPr>
      </w:pPr>
      <w:r w:rsidRPr="00C77211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C77211">
        <w:rPr>
          <w:rStyle w:val="Uwydatnienie"/>
          <w:rFonts w:asciiTheme="minorHAnsi" w:hAnsiTheme="minorHAnsi" w:cstheme="minorHAnsi"/>
          <w:szCs w:val="22"/>
        </w:rPr>
        <w:t>0</w:t>
      </w:r>
    </w:p>
    <w:p w14:paraId="18783FB2" w14:textId="77777777" w:rsidR="00130E03" w:rsidRPr="00130E03" w:rsidRDefault="00130E03" w:rsidP="00130E03">
      <w:r w:rsidRPr="00130E03">
        <w:t>Tasks:</w:t>
      </w:r>
    </w:p>
    <w:p w14:paraId="583054AC" w14:textId="77777777" w:rsidR="00130E03" w:rsidRPr="00130E03" w:rsidRDefault="00130E03">
      <w:pPr>
        <w:pStyle w:val="Akapitzlist"/>
        <w:numPr>
          <w:ilvl w:val="0"/>
          <w:numId w:val="140"/>
        </w:numPr>
      </w:pPr>
      <w:r w:rsidRPr="00130E03">
        <w:t xml:space="preserve">set Pre-Litigation Status to Voluntary Payment in Full - 10% PROVIDER </w:t>
      </w:r>
    </w:p>
    <w:p w14:paraId="512D2F7D" w14:textId="71821F54" w:rsidR="00130E03" w:rsidRPr="00130E03" w:rsidRDefault="00130E03" w:rsidP="00EC6F5F">
      <w:pPr>
        <w:pStyle w:val="DBH3"/>
      </w:pPr>
      <w:bookmarkStart w:id="305" w:name="_Toc130299899"/>
      <w:r w:rsidRPr="00130E03">
        <w:t>Pre-Litigation Status change to Presuit - Paid No Fees</w:t>
      </w:r>
      <w:bookmarkEnd w:id="305"/>
    </w:p>
    <w:p w14:paraId="4D83A28E" w14:textId="77777777" w:rsidR="00130E03" w:rsidRPr="00130E03" w:rsidRDefault="00130E03" w:rsidP="00130E03">
      <w:r w:rsidRPr="00130E03">
        <w:t>Conditions:</w:t>
      </w:r>
    </w:p>
    <w:p w14:paraId="4DFFFAC0" w14:textId="77777777" w:rsidR="00130E03" w:rsidRPr="00130E03" w:rsidRDefault="00130E03">
      <w:pPr>
        <w:pStyle w:val="Akapitzlist"/>
        <w:numPr>
          <w:ilvl w:val="0"/>
          <w:numId w:val="140"/>
        </w:numPr>
      </w:pPr>
      <w:r w:rsidRPr="00130E03">
        <w:t xml:space="preserve">All: </w:t>
      </w:r>
    </w:p>
    <w:p w14:paraId="7043776E" w14:textId="77777777" w:rsidR="00130E03" w:rsidRPr="00130E03" w:rsidRDefault="00130E03">
      <w:pPr>
        <w:pStyle w:val="Akapitzlist"/>
        <w:numPr>
          <w:ilvl w:val="1"/>
          <w:numId w:val="140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6749B570" w14:textId="77777777" w:rsidR="00130E03" w:rsidRPr="00130E03" w:rsidRDefault="00130E03">
      <w:pPr>
        <w:pStyle w:val="Akapitzlist"/>
        <w:numPr>
          <w:ilvl w:val="1"/>
          <w:numId w:val="140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EC6F5F">
        <w:rPr>
          <w:rStyle w:val="Uwydatnienie"/>
          <w:rFonts w:asciiTheme="minorHAnsi" w:hAnsiTheme="minorHAnsi" w:cstheme="minorHAnsi"/>
          <w:szCs w:val="22"/>
        </w:rPr>
        <w:t>Presuit - Paid No Fees</w:t>
      </w:r>
    </w:p>
    <w:p w14:paraId="11C27AE8" w14:textId="77777777" w:rsidR="00130E03" w:rsidRPr="00130E03" w:rsidRDefault="00130E03">
      <w:pPr>
        <w:pStyle w:val="Akapitzlist"/>
        <w:numPr>
          <w:ilvl w:val="1"/>
          <w:numId w:val="140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EC6F5F">
        <w:rPr>
          <w:rStyle w:val="Uwydatnienie"/>
          <w:rFonts w:asciiTheme="minorHAnsi" w:hAnsiTheme="minorHAnsi" w:cstheme="minorHAnsi"/>
          <w:szCs w:val="22"/>
        </w:rPr>
        <w:t>0</w:t>
      </w:r>
    </w:p>
    <w:p w14:paraId="15796AC2" w14:textId="77777777" w:rsidR="00130E03" w:rsidRPr="00130E03" w:rsidRDefault="00130E03" w:rsidP="00130E03">
      <w:r w:rsidRPr="00130E03">
        <w:t>Tasks:</w:t>
      </w:r>
    </w:p>
    <w:p w14:paraId="6E016493" w14:textId="77777777" w:rsidR="00130E03" w:rsidRPr="00130E03" w:rsidRDefault="00130E03">
      <w:pPr>
        <w:pStyle w:val="Akapitzlist"/>
        <w:numPr>
          <w:ilvl w:val="0"/>
          <w:numId w:val="140"/>
        </w:numPr>
      </w:pPr>
      <w:r w:rsidRPr="00130E03">
        <w:t xml:space="preserve">set Pre-Litigation Status to Voluntary Payment Offer - No fees </w:t>
      </w:r>
    </w:p>
    <w:p w14:paraId="467C3BE9" w14:textId="1568FBB6" w:rsidR="00130E03" w:rsidRPr="00130E03" w:rsidRDefault="00130E03" w:rsidP="00EC6F5F">
      <w:pPr>
        <w:pStyle w:val="DBH3"/>
      </w:pPr>
      <w:bookmarkStart w:id="306" w:name="_Toc130299900"/>
      <w:r w:rsidRPr="00130E03">
        <w:lastRenderedPageBreak/>
        <w:t>Pre-Litigation Status change to Ready for Litigation</w:t>
      </w:r>
      <w:bookmarkEnd w:id="306"/>
    </w:p>
    <w:p w14:paraId="271331B0" w14:textId="77777777" w:rsidR="00130E03" w:rsidRPr="00130E03" w:rsidRDefault="00130E03" w:rsidP="00130E03">
      <w:r w:rsidRPr="00130E03">
        <w:t>Conditions:</w:t>
      </w:r>
    </w:p>
    <w:p w14:paraId="2665F0D3" w14:textId="77777777" w:rsidR="00130E03" w:rsidRPr="00130E03" w:rsidRDefault="00130E03">
      <w:pPr>
        <w:pStyle w:val="Akapitzlist"/>
        <w:numPr>
          <w:ilvl w:val="1"/>
          <w:numId w:val="140"/>
        </w:numPr>
      </w:pPr>
      <w:r w:rsidRPr="00130E03">
        <w:t xml:space="preserve">All: </w:t>
      </w:r>
    </w:p>
    <w:p w14:paraId="2FD497DC" w14:textId="77777777" w:rsidR="00130E03" w:rsidRPr="00130E03" w:rsidRDefault="00130E03">
      <w:pPr>
        <w:pStyle w:val="Akapitzlist"/>
        <w:numPr>
          <w:ilvl w:val="1"/>
          <w:numId w:val="140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09D29829" w14:textId="77777777" w:rsidR="00130E03" w:rsidRPr="00130E03" w:rsidRDefault="00130E03">
      <w:pPr>
        <w:pStyle w:val="Akapitzlist"/>
        <w:numPr>
          <w:ilvl w:val="1"/>
          <w:numId w:val="140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EC6F5F">
        <w:rPr>
          <w:rStyle w:val="Uwydatnienie"/>
          <w:rFonts w:asciiTheme="minorHAnsi" w:hAnsiTheme="minorHAnsi" w:cstheme="minorHAnsi"/>
          <w:szCs w:val="22"/>
        </w:rPr>
        <w:t>Ready for Litigation</w:t>
      </w:r>
    </w:p>
    <w:p w14:paraId="6F240A13" w14:textId="77777777" w:rsidR="00130E03" w:rsidRPr="00130E03" w:rsidRDefault="00130E03">
      <w:pPr>
        <w:pStyle w:val="Akapitzlist"/>
        <w:numPr>
          <w:ilvl w:val="1"/>
          <w:numId w:val="140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EC6F5F">
        <w:rPr>
          <w:rStyle w:val="Uwydatnienie"/>
          <w:rFonts w:asciiTheme="minorHAnsi" w:hAnsiTheme="minorHAnsi" w:cstheme="minorHAnsi"/>
          <w:szCs w:val="22"/>
        </w:rPr>
        <w:t>0</w:t>
      </w:r>
    </w:p>
    <w:p w14:paraId="1C01CBCD" w14:textId="77777777" w:rsidR="00130E03" w:rsidRPr="00130E03" w:rsidRDefault="00130E03" w:rsidP="00130E03">
      <w:r w:rsidRPr="00130E03">
        <w:t>Tasks:</w:t>
      </w:r>
    </w:p>
    <w:p w14:paraId="0BF4342B" w14:textId="3EB43B6D" w:rsidR="00130E03" w:rsidRDefault="00130E03">
      <w:pPr>
        <w:pStyle w:val="Akapitzlist"/>
        <w:numPr>
          <w:ilvl w:val="0"/>
          <w:numId w:val="140"/>
        </w:numPr>
      </w:pPr>
      <w:r w:rsidRPr="00130E03">
        <w:t xml:space="preserve">add task for SUPERVISOR to "Review file for @@CASE ID@@ @@INJUREDPARTY_NAME@@ to determine if ready to activate status to Complaint Printed" </w:t>
      </w:r>
    </w:p>
    <w:p w14:paraId="23589273" w14:textId="73FAE2F4" w:rsidR="000303E9" w:rsidRDefault="000303E9">
      <w:pPr>
        <w:pStyle w:val="Akapitzlist"/>
        <w:numPr>
          <w:ilvl w:val="0"/>
          <w:numId w:val="140"/>
        </w:numPr>
      </w:pPr>
      <w:r w:rsidRPr="000303E9">
        <w:t>Set Assigne</w:t>
      </w:r>
      <w:r>
        <w:t>d</w:t>
      </w:r>
      <w:r w:rsidRPr="000303E9">
        <w:t xml:space="preserve"> to from users from User Group = Attorneys</w:t>
      </w:r>
      <w:r>
        <w:t xml:space="preserve"> </w:t>
      </w:r>
    </w:p>
    <w:p w14:paraId="7AE1AE96" w14:textId="7E73F7DD" w:rsidR="000303E9" w:rsidRPr="00130E03" w:rsidRDefault="000303E9">
      <w:pPr>
        <w:pStyle w:val="Akapitzlist"/>
        <w:numPr>
          <w:ilvl w:val="0"/>
          <w:numId w:val="140"/>
        </w:numPr>
      </w:pPr>
      <w:r w:rsidRPr="000303E9">
        <w:t>Set AOB/DTP Attorney according to user from Assign</w:t>
      </w:r>
      <w:r>
        <w:t>ed</w:t>
      </w:r>
      <w:r w:rsidRPr="000303E9">
        <w:t xml:space="preserve"> to field (based on User group Attorneys)</w:t>
      </w:r>
    </w:p>
    <w:p w14:paraId="53B68DE5" w14:textId="12EFD2DA" w:rsidR="00130E03" w:rsidRPr="00130E03" w:rsidRDefault="00130E03" w:rsidP="00EC6F5F">
      <w:pPr>
        <w:pStyle w:val="DBH3"/>
      </w:pPr>
      <w:bookmarkStart w:id="307" w:name="_Toc130299901"/>
      <w:r w:rsidRPr="00130E03">
        <w:t>Pre-Litigation Status change to Retainer Agreement - Received (LIT)</w:t>
      </w:r>
      <w:bookmarkEnd w:id="307"/>
    </w:p>
    <w:p w14:paraId="1D6E7CE9" w14:textId="77777777" w:rsidR="00130E03" w:rsidRPr="00130E03" w:rsidRDefault="00130E03" w:rsidP="00130E03">
      <w:r w:rsidRPr="00130E03">
        <w:t>Conditions:</w:t>
      </w:r>
    </w:p>
    <w:p w14:paraId="32BAADA5" w14:textId="77777777" w:rsidR="00130E03" w:rsidRPr="00130E03" w:rsidRDefault="00130E03">
      <w:pPr>
        <w:pStyle w:val="Akapitzlist"/>
        <w:numPr>
          <w:ilvl w:val="0"/>
          <w:numId w:val="140"/>
        </w:numPr>
      </w:pPr>
      <w:r w:rsidRPr="00130E03">
        <w:t xml:space="preserve">All: </w:t>
      </w:r>
    </w:p>
    <w:p w14:paraId="3EA452DB" w14:textId="77777777" w:rsidR="00130E03" w:rsidRPr="00130E03" w:rsidRDefault="00130E03">
      <w:pPr>
        <w:pStyle w:val="Akapitzlist"/>
        <w:numPr>
          <w:ilvl w:val="1"/>
          <w:numId w:val="140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410B7313" w14:textId="77777777" w:rsidR="00130E03" w:rsidRPr="00130E03" w:rsidRDefault="00130E03">
      <w:pPr>
        <w:pStyle w:val="Akapitzlist"/>
        <w:numPr>
          <w:ilvl w:val="1"/>
          <w:numId w:val="140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EC6F5F">
        <w:rPr>
          <w:rStyle w:val="Uwydatnienie"/>
          <w:rFonts w:asciiTheme="minorHAnsi" w:hAnsiTheme="minorHAnsi" w:cstheme="minorHAnsi"/>
          <w:szCs w:val="22"/>
        </w:rPr>
        <w:t>Retainer Agreement - Received (LIT)</w:t>
      </w:r>
    </w:p>
    <w:p w14:paraId="6F4A7FBC" w14:textId="77777777" w:rsidR="00130E03" w:rsidRPr="00130E03" w:rsidRDefault="00130E03">
      <w:pPr>
        <w:pStyle w:val="Akapitzlist"/>
        <w:numPr>
          <w:ilvl w:val="1"/>
          <w:numId w:val="140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EC6F5F">
        <w:rPr>
          <w:rStyle w:val="Uwydatnienie"/>
          <w:rFonts w:asciiTheme="minorHAnsi" w:hAnsiTheme="minorHAnsi" w:cstheme="minorHAnsi"/>
          <w:szCs w:val="22"/>
        </w:rPr>
        <w:t>0</w:t>
      </w:r>
    </w:p>
    <w:p w14:paraId="33F28075" w14:textId="77777777" w:rsidR="00130E03" w:rsidRPr="00130E03" w:rsidRDefault="00130E03" w:rsidP="00130E03">
      <w:r w:rsidRPr="00130E03">
        <w:t>Tasks:</w:t>
      </w:r>
    </w:p>
    <w:p w14:paraId="7936DC45" w14:textId="77777777" w:rsidR="00130E03" w:rsidRPr="00130E03" w:rsidRDefault="00130E03">
      <w:pPr>
        <w:pStyle w:val="Akapitzlist"/>
        <w:numPr>
          <w:ilvl w:val="0"/>
          <w:numId w:val="140"/>
        </w:numPr>
      </w:pPr>
      <w:r w:rsidRPr="00130E03">
        <w:t>send E-Mail Template "Welcome Letter" to CLIENT_EMAIL</w:t>
      </w:r>
    </w:p>
    <w:p w14:paraId="48AD461E" w14:textId="77777777" w:rsidR="00130E03" w:rsidRPr="00130E03" w:rsidRDefault="00130E03">
      <w:pPr>
        <w:pStyle w:val="Akapitzlist"/>
        <w:numPr>
          <w:ilvl w:val="0"/>
          <w:numId w:val="140"/>
        </w:numPr>
      </w:pPr>
      <w:r w:rsidRPr="00130E03">
        <w:t xml:space="preserve">create task for HOS PRE-SUIT to "Create NOIL Online" </w:t>
      </w:r>
    </w:p>
    <w:p w14:paraId="3A67BAE6" w14:textId="071E04E0" w:rsidR="00130E03" w:rsidRPr="00130E03" w:rsidRDefault="00130E03" w:rsidP="00EC6F5F">
      <w:pPr>
        <w:pStyle w:val="DBH3"/>
      </w:pPr>
      <w:bookmarkStart w:id="308" w:name="_Toc130299902"/>
      <w:r w:rsidRPr="00130E03">
        <w:t>Pre-Litigation Status change to Retainer Agreement - Received (PRE-SUIT)</w:t>
      </w:r>
      <w:bookmarkEnd w:id="308"/>
    </w:p>
    <w:p w14:paraId="3879E6C4" w14:textId="77777777" w:rsidR="00130E03" w:rsidRPr="00130E03" w:rsidRDefault="00130E03" w:rsidP="00130E03">
      <w:r w:rsidRPr="00130E03">
        <w:t>Conditions:</w:t>
      </w:r>
    </w:p>
    <w:p w14:paraId="3796C58B" w14:textId="77777777" w:rsidR="00130E03" w:rsidRPr="00130E03" w:rsidRDefault="00130E03">
      <w:pPr>
        <w:pStyle w:val="Akapitzlist"/>
        <w:numPr>
          <w:ilvl w:val="0"/>
          <w:numId w:val="141"/>
        </w:numPr>
      </w:pPr>
      <w:r w:rsidRPr="00130E03">
        <w:t xml:space="preserve">All: </w:t>
      </w:r>
    </w:p>
    <w:p w14:paraId="2E254542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66DEADB2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EC6F5F">
        <w:rPr>
          <w:rStyle w:val="Uwydatnienie"/>
          <w:rFonts w:asciiTheme="minorHAnsi" w:hAnsiTheme="minorHAnsi" w:cstheme="minorHAnsi"/>
          <w:szCs w:val="22"/>
        </w:rPr>
        <w:t>Retainer Agreement - Received (PRE-SUIT)</w:t>
      </w:r>
    </w:p>
    <w:p w14:paraId="07BA72C3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EC6F5F">
        <w:rPr>
          <w:rStyle w:val="Uwydatnienie"/>
          <w:rFonts w:asciiTheme="minorHAnsi" w:hAnsiTheme="minorHAnsi" w:cstheme="minorHAnsi"/>
          <w:szCs w:val="22"/>
        </w:rPr>
        <w:t>0</w:t>
      </w:r>
    </w:p>
    <w:p w14:paraId="7A9B140E" w14:textId="77777777" w:rsidR="00130E03" w:rsidRPr="00130E03" w:rsidRDefault="00130E03" w:rsidP="00130E03">
      <w:r w:rsidRPr="00130E03">
        <w:t>Tasks:</w:t>
      </w:r>
    </w:p>
    <w:p w14:paraId="38412E7B" w14:textId="75BCAAD4" w:rsidR="00DE03BF" w:rsidRPr="00130E03" w:rsidRDefault="00DE03BF" w:rsidP="00DE03BF">
      <w:pPr>
        <w:pStyle w:val="Akapitzlist"/>
        <w:numPr>
          <w:ilvl w:val="0"/>
          <w:numId w:val="141"/>
        </w:numPr>
      </w:pPr>
      <w:r>
        <w:t xml:space="preserve">create </w:t>
      </w:r>
      <w:r w:rsidRPr="00036D0E">
        <w:t>LOR PACKAGE</w:t>
      </w:r>
    </w:p>
    <w:p w14:paraId="2A5D653B" w14:textId="37A0F2FD" w:rsidR="00130E03" w:rsidRDefault="00130E03" w:rsidP="00DE03BF">
      <w:pPr>
        <w:pStyle w:val="Akapitzlist"/>
        <w:numPr>
          <w:ilvl w:val="0"/>
          <w:numId w:val="141"/>
        </w:numPr>
      </w:pPr>
      <w:r w:rsidRPr="00130E03">
        <w:t xml:space="preserve">send E-Mail Template "Welcome Letter" to CLIENT_EMAIL </w:t>
      </w:r>
    </w:p>
    <w:p w14:paraId="5C0163EB" w14:textId="617D3229" w:rsidR="00130E03" w:rsidRPr="00130E03" w:rsidRDefault="00130E03" w:rsidP="00EC6F5F">
      <w:pPr>
        <w:pStyle w:val="DBH3"/>
      </w:pPr>
      <w:bookmarkStart w:id="309" w:name="_Toc130299903"/>
      <w:r w:rsidRPr="00130E03">
        <w:lastRenderedPageBreak/>
        <w:t>Pre-Litigation Status: 90 days have passed since FNOL</w:t>
      </w:r>
      <w:bookmarkEnd w:id="309"/>
    </w:p>
    <w:p w14:paraId="3C632642" w14:textId="77777777" w:rsidR="00130E03" w:rsidRPr="00130E03" w:rsidRDefault="00130E03" w:rsidP="00130E03">
      <w:r w:rsidRPr="00130E03">
        <w:t>Conditions:</w:t>
      </w:r>
    </w:p>
    <w:p w14:paraId="42BF7D6E" w14:textId="77777777" w:rsidR="00130E03" w:rsidRPr="00130E03" w:rsidRDefault="00130E03">
      <w:pPr>
        <w:pStyle w:val="Akapitzlist"/>
        <w:numPr>
          <w:ilvl w:val="0"/>
          <w:numId w:val="141"/>
        </w:numPr>
      </w:pPr>
      <w:r w:rsidRPr="00130E03">
        <w:t xml:space="preserve">All: </w:t>
      </w:r>
    </w:p>
    <w:p w14:paraId="473BBB6E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First Notice of Loss</w:t>
      </w:r>
      <w:r w:rsidRPr="00130E03">
        <w:t xml:space="preserve"> days ago </w:t>
      </w:r>
      <w:r w:rsidRPr="00EC6F5F">
        <w:rPr>
          <w:rStyle w:val="Uwydatnienie"/>
          <w:rFonts w:asciiTheme="minorHAnsi" w:hAnsiTheme="minorHAnsi" w:cstheme="minorHAnsi"/>
          <w:szCs w:val="22"/>
        </w:rPr>
        <w:t>90</w:t>
      </w:r>
      <w:r w:rsidRPr="00130E03">
        <w:t xml:space="preserve"> ()</w:t>
      </w:r>
    </w:p>
    <w:p w14:paraId="599235F7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EC6F5F">
        <w:rPr>
          <w:rStyle w:val="Uwydatnienie"/>
          <w:rFonts w:asciiTheme="minorHAnsi" w:hAnsiTheme="minorHAnsi" w:cstheme="minorHAnsi"/>
          <w:szCs w:val="22"/>
        </w:rPr>
        <w:t>0</w:t>
      </w:r>
    </w:p>
    <w:p w14:paraId="592D17C0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Stage</w:t>
      </w:r>
      <w:r w:rsidRPr="00130E03">
        <w:t xml:space="preserve"> is </w:t>
      </w:r>
      <w:r w:rsidRPr="00EC6F5F">
        <w:rPr>
          <w:rStyle w:val="Uwydatnienie"/>
          <w:rFonts w:asciiTheme="minorHAnsi" w:hAnsiTheme="minorHAnsi" w:cstheme="minorHAnsi"/>
          <w:szCs w:val="22"/>
        </w:rPr>
        <w:t>Pre-Litigation</w:t>
      </w:r>
    </w:p>
    <w:p w14:paraId="31F5047B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Status</w:t>
      </w:r>
      <w:r w:rsidRPr="00130E03">
        <w:t xml:space="preserve"> is </w:t>
      </w:r>
      <w:r w:rsidRPr="00EC6F5F">
        <w:rPr>
          <w:rStyle w:val="Uwydatnienie"/>
          <w:rFonts w:asciiTheme="minorHAnsi" w:hAnsiTheme="minorHAnsi" w:cstheme="minorHAnsi"/>
          <w:szCs w:val="22"/>
        </w:rPr>
        <w:t>Retainer Agreement - Received (PRE-SUIT)</w:t>
      </w:r>
    </w:p>
    <w:p w14:paraId="32266200" w14:textId="77777777" w:rsidR="00130E03" w:rsidRPr="00130E03" w:rsidRDefault="00130E03" w:rsidP="00130E03">
      <w:r w:rsidRPr="00130E03">
        <w:t>Tasks:</w:t>
      </w:r>
    </w:p>
    <w:p w14:paraId="058A7352" w14:textId="77777777" w:rsidR="00130E03" w:rsidRPr="00130E03" w:rsidRDefault="00130E03">
      <w:pPr>
        <w:pStyle w:val="Akapitzlist"/>
        <w:numPr>
          <w:ilvl w:val="0"/>
          <w:numId w:val="141"/>
        </w:numPr>
      </w:pPr>
      <w:r w:rsidRPr="00130E03">
        <w:t xml:space="preserve">create task for HOS PRE-SUIT to "Create NOIL Online for" </w:t>
      </w:r>
    </w:p>
    <w:p w14:paraId="2B76B1AF" w14:textId="0C112287" w:rsidR="00130E03" w:rsidRPr="00130E03" w:rsidRDefault="00130E03" w:rsidP="00EC6F5F">
      <w:pPr>
        <w:pStyle w:val="DBH3"/>
      </w:pPr>
      <w:bookmarkStart w:id="310" w:name="_Toc130299904"/>
      <w:r w:rsidRPr="00130E03">
        <w:t>Pre-Litigation Status: New Case Entered - Not Ripe does not change within 10 days</w:t>
      </w:r>
      <w:bookmarkEnd w:id="310"/>
    </w:p>
    <w:p w14:paraId="038B5674" w14:textId="77777777" w:rsidR="00130E03" w:rsidRPr="00130E03" w:rsidRDefault="00130E03" w:rsidP="00130E03">
      <w:r w:rsidRPr="00130E03">
        <w:t>Conditions:</w:t>
      </w:r>
    </w:p>
    <w:p w14:paraId="13804562" w14:textId="77777777" w:rsidR="00130E03" w:rsidRPr="00130E03" w:rsidRDefault="00130E03">
      <w:pPr>
        <w:pStyle w:val="Akapitzlist"/>
        <w:numPr>
          <w:ilvl w:val="0"/>
          <w:numId w:val="141"/>
        </w:numPr>
      </w:pPr>
      <w:r w:rsidRPr="00130E03">
        <w:t xml:space="preserve">All: </w:t>
      </w:r>
    </w:p>
    <w:p w14:paraId="3AF27EA5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Status Age</w:t>
      </w:r>
      <w:r w:rsidRPr="00130E03">
        <w:t xml:space="preserve"> equal to </w:t>
      </w:r>
      <w:r w:rsidRPr="00EC6F5F">
        <w:rPr>
          <w:rStyle w:val="Uwydatnienie"/>
          <w:rFonts w:asciiTheme="minorHAnsi" w:hAnsiTheme="minorHAnsi" w:cstheme="minorHAnsi"/>
          <w:szCs w:val="22"/>
        </w:rPr>
        <w:t>10</w:t>
      </w:r>
    </w:p>
    <w:p w14:paraId="03F142B5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Status</w:t>
      </w:r>
      <w:r w:rsidRPr="00130E03">
        <w:t xml:space="preserve"> is </w:t>
      </w:r>
      <w:r w:rsidRPr="00EC6F5F">
        <w:rPr>
          <w:rStyle w:val="Uwydatnienie"/>
          <w:rFonts w:asciiTheme="minorHAnsi" w:hAnsiTheme="minorHAnsi" w:cstheme="minorHAnsi"/>
          <w:szCs w:val="22"/>
        </w:rPr>
        <w:t>New Case Entered - Not Ripe</w:t>
      </w:r>
    </w:p>
    <w:p w14:paraId="5998C729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Stage</w:t>
      </w:r>
      <w:r w:rsidRPr="00130E03">
        <w:t xml:space="preserve"> is </w:t>
      </w:r>
      <w:r w:rsidRPr="00EC6F5F">
        <w:rPr>
          <w:rStyle w:val="Uwydatnienie"/>
          <w:rFonts w:asciiTheme="minorHAnsi" w:hAnsiTheme="minorHAnsi" w:cstheme="minorHAnsi"/>
          <w:szCs w:val="22"/>
        </w:rPr>
        <w:t>Pre-Litigation</w:t>
      </w:r>
    </w:p>
    <w:p w14:paraId="551D4C94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EC6F5F">
        <w:rPr>
          <w:rStyle w:val="Uwydatnienie"/>
          <w:rFonts w:asciiTheme="minorHAnsi" w:hAnsiTheme="minorHAnsi" w:cstheme="minorHAnsi"/>
          <w:szCs w:val="22"/>
        </w:rPr>
        <w:t>0</w:t>
      </w:r>
    </w:p>
    <w:p w14:paraId="56FAF554" w14:textId="77777777" w:rsidR="00130E03" w:rsidRPr="00130E03" w:rsidRDefault="00130E03" w:rsidP="00130E03">
      <w:r w:rsidRPr="00130E03">
        <w:t>Tasks:</w:t>
      </w:r>
    </w:p>
    <w:p w14:paraId="74A273F9" w14:textId="77777777" w:rsidR="00130E03" w:rsidRPr="00130E03" w:rsidRDefault="00130E03">
      <w:pPr>
        <w:pStyle w:val="Akapitzlist"/>
        <w:numPr>
          <w:ilvl w:val="0"/>
          <w:numId w:val="141"/>
        </w:numPr>
      </w:pPr>
      <w:r w:rsidRPr="00130E03">
        <w:t xml:space="preserve">change status to "Presuit - Demand Sent" </w:t>
      </w:r>
    </w:p>
    <w:p w14:paraId="17481D35" w14:textId="40B977C6" w:rsidR="00130E03" w:rsidRPr="00130E03" w:rsidRDefault="00130E03" w:rsidP="00EC6F5F">
      <w:pPr>
        <w:pStyle w:val="DBH3"/>
      </w:pPr>
      <w:bookmarkStart w:id="311" w:name="_Toc130299905"/>
      <w:r w:rsidRPr="00130E03">
        <w:t>Pre-Litigation Status: Presuit - 2nd Demand Sent does not change within 10 days</w:t>
      </w:r>
      <w:bookmarkEnd w:id="311"/>
    </w:p>
    <w:p w14:paraId="44953692" w14:textId="77777777" w:rsidR="00130E03" w:rsidRPr="00130E03" w:rsidRDefault="00130E03" w:rsidP="00130E03">
      <w:r w:rsidRPr="00130E03">
        <w:t>Conditions:</w:t>
      </w:r>
    </w:p>
    <w:p w14:paraId="2B5B6159" w14:textId="77777777" w:rsidR="00130E03" w:rsidRPr="00130E03" w:rsidRDefault="00130E03">
      <w:pPr>
        <w:pStyle w:val="Akapitzlist"/>
        <w:numPr>
          <w:ilvl w:val="0"/>
          <w:numId w:val="141"/>
        </w:numPr>
      </w:pPr>
      <w:r w:rsidRPr="00130E03">
        <w:t xml:space="preserve">All: </w:t>
      </w:r>
    </w:p>
    <w:p w14:paraId="6BB252CB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Status Age</w:t>
      </w:r>
      <w:r w:rsidRPr="00130E03">
        <w:t xml:space="preserve"> equal to </w:t>
      </w:r>
      <w:r w:rsidRPr="00EC6F5F">
        <w:rPr>
          <w:rStyle w:val="Uwydatnienie"/>
          <w:rFonts w:asciiTheme="minorHAnsi" w:hAnsiTheme="minorHAnsi" w:cstheme="minorHAnsi"/>
          <w:szCs w:val="22"/>
        </w:rPr>
        <w:t>10</w:t>
      </w:r>
    </w:p>
    <w:p w14:paraId="331F302E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Status</w:t>
      </w:r>
      <w:r w:rsidRPr="00130E03">
        <w:t xml:space="preserve"> is </w:t>
      </w:r>
      <w:r w:rsidRPr="00EC6F5F">
        <w:rPr>
          <w:rStyle w:val="Uwydatnienie"/>
          <w:rFonts w:asciiTheme="minorHAnsi" w:hAnsiTheme="minorHAnsi" w:cstheme="minorHAnsi"/>
          <w:szCs w:val="22"/>
        </w:rPr>
        <w:t>Presuit - 2nd Demand Sent</w:t>
      </w:r>
    </w:p>
    <w:p w14:paraId="4E88270E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Stage</w:t>
      </w:r>
      <w:r w:rsidRPr="00130E03">
        <w:t xml:space="preserve"> is </w:t>
      </w:r>
      <w:r w:rsidRPr="00EC6F5F">
        <w:rPr>
          <w:rStyle w:val="Uwydatnienie"/>
          <w:rFonts w:asciiTheme="minorHAnsi" w:hAnsiTheme="minorHAnsi" w:cstheme="minorHAnsi"/>
          <w:szCs w:val="22"/>
        </w:rPr>
        <w:t>Pre-Litigation</w:t>
      </w:r>
    </w:p>
    <w:p w14:paraId="584F35D3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EC6F5F">
        <w:rPr>
          <w:rStyle w:val="Uwydatnienie"/>
          <w:rFonts w:asciiTheme="minorHAnsi" w:hAnsiTheme="minorHAnsi" w:cstheme="minorHAnsi"/>
          <w:szCs w:val="22"/>
        </w:rPr>
        <w:t>0</w:t>
      </w:r>
    </w:p>
    <w:p w14:paraId="739BF813" w14:textId="77777777" w:rsidR="00130E03" w:rsidRPr="00130E03" w:rsidRDefault="00130E03" w:rsidP="00130E03">
      <w:r w:rsidRPr="00130E03">
        <w:t>Tasks:</w:t>
      </w:r>
    </w:p>
    <w:p w14:paraId="4188E9E9" w14:textId="77777777" w:rsidR="00130E03" w:rsidRPr="00130E03" w:rsidRDefault="00130E03">
      <w:pPr>
        <w:pStyle w:val="Akapitzlist"/>
        <w:numPr>
          <w:ilvl w:val="0"/>
          <w:numId w:val="141"/>
        </w:numPr>
      </w:pPr>
      <w:r w:rsidRPr="00130E03">
        <w:t xml:space="preserve">change status to "Presuit - 3rd Demand Sent" </w:t>
      </w:r>
    </w:p>
    <w:p w14:paraId="3C8276F9" w14:textId="260B20E4" w:rsidR="00130E03" w:rsidRPr="00130E03" w:rsidRDefault="00130E03" w:rsidP="00EC6F5F">
      <w:pPr>
        <w:pStyle w:val="DBH3"/>
      </w:pPr>
      <w:bookmarkStart w:id="312" w:name="_Toc130299906"/>
      <w:r w:rsidRPr="00130E03">
        <w:t>Pre-Litigation Status: Presuit - 3rd Demand Sent does not change within 10 days</w:t>
      </w:r>
      <w:bookmarkEnd w:id="312"/>
    </w:p>
    <w:p w14:paraId="741AF470" w14:textId="77777777" w:rsidR="00130E03" w:rsidRPr="00130E03" w:rsidRDefault="00130E03" w:rsidP="00130E03">
      <w:r w:rsidRPr="00130E03">
        <w:t>Conditions:</w:t>
      </w:r>
    </w:p>
    <w:p w14:paraId="49205F8D" w14:textId="77777777" w:rsidR="00130E03" w:rsidRPr="00130E03" w:rsidRDefault="00130E03">
      <w:pPr>
        <w:pStyle w:val="Akapitzlist"/>
        <w:numPr>
          <w:ilvl w:val="0"/>
          <w:numId w:val="141"/>
        </w:numPr>
      </w:pPr>
      <w:r w:rsidRPr="00130E03">
        <w:t xml:space="preserve">All: </w:t>
      </w:r>
    </w:p>
    <w:p w14:paraId="79FE8F97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lastRenderedPageBreak/>
        <w:t>Status Age</w:t>
      </w:r>
      <w:r w:rsidRPr="00130E03">
        <w:t xml:space="preserve"> equal to </w:t>
      </w:r>
      <w:r w:rsidRPr="00EC6F5F">
        <w:rPr>
          <w:rStyle w:val="Uwydatnienie"/>
          <w:rFonts w:asciiTheme="minorHAnsi" w:hAnsiTheme="minorHAnsi" w:cstheme="minorHAnsi"/>
          <w:szCs w:val="22"/>
        </w:rPr>
        <w:t>10</w:t>
      </w:r>
    </w:p>
    <w:p w14:paraId="35D79F39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Status</w:t>
      </w:r>
      <w:r w:rsidRPr="00130E03">
        <w:t xml:space="preserve"> is </w:t>
      </w:r>
      <w:r w:rsidRPr="00EC6F5F">
        <w:rPr>
          <w:rStyle w:val="Uwydatnienie"/>
          <w:rFonts w:asciiTheme="minorHAnsi" w:hAnsiTheme="minorHAnsi" w:cstheme="minorHAnsi"/>
          <w:szCs w:val="22"/>
        </w:rPr>
        <w:t>Presuit - 3rd Demand Sent</w:t>
      </w:r>
    </w:p>
    <w:p w14:paraId="2C0421DA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Stage</w:t>
      </w:r>
      <w:r w:rsidRPr="00130E03">
        <w:t xml:space="preserve"> is </w:t>
      </w:r>
      <w:r w:rsidRPr="00EC6F5F">
        <w:rPr>
          <w:rStyle w:val="Uwydatnienie"/>
          <w:rFonts w:asciiTheme="minorHAnsi" w:hAnsiTheme="minorHAnsi" w:cstheme="minorHAnsi"/>
          <w:szCs w:val="22"/>
        </w:rPr>
        <w:t>Pre-Litigation</w:t>
      </w:r>
    </w:p>
    <w:p w14:paraId="3593815C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EC6F5F">
        <w:rPr>
          <w:rStyle w:val="Uwydatnienie"/>
          <w:rFonts w:asciiTheme="minorHAnsi" w:hAnsiTheme="minorHAnsi" w:cstheme="minorHAnsi"/>
          <w:szCs w:val="22"/>
        </w:rPr>
        <w:t>0</w:t>
      </w:r>
    </w:p>
    <w:p w14:paraId="1EE391ED" w14:textId="77777777" w:rsidR="00130E03" w:rsidRPr="00130E03" w:rsidRDefault="00130E03" w:rsidP="00130E03">
      <w:r w:rsidRPr="00130E03">
        <w:t>Tasks:</w:t>
      </w:r>
    </w:p>
    <w:p w14:paraId="1B61FBF4" w14:textId="77777777" w:rsidR="00130E03" w:rsidRPr="00130E03" w:rsidRDefault="00130E03">
      <w:pPr>
        <w:pStyle w:val="Akapitzlist"/>
        <w:numPr>
          <w:ilvl w:val="0"/>
          <w:numId w:val="141"/>
        </w:numPr>
      </w:pPr>
      <w:r w:rsidRPr="00130E03">
        <w:t xml:space="preserve">change status to "Presuit - 4th Demand Sen" </w:t>
      </w:r>
    </w:p>
    <w:p w14:paraId="190B84BA" w14:textId="6BA6C6A7" w:rsidR="00130E03" w:rsidRPr="00130E03" w:rsidRDefault="00130E03" w:rsidP="00EC6F5F">
      <w:pPr>
        <w:pStyle w:val="DBH3"/>
      </w:pPr>
      <w:bookmarkStart w:id="313" w:name="_Toc130299907"/>
      <w:r w:rsidRPr="00130E03">
        <w:t>Pre-Litigation Status: Presuit - 4th Demand Sent does not change 90 days since First Notice of Loss</w:t>
      </w:r>
      <w:bookmarkEnd w:id="313"/>
    </w:p>
    <w:p w14:paraId="69EF992D" w14:textId="77777777" w:rsidR="00130E03" w:rsidRPr="00130E03" w:rsidRDefault="00130E03" w:rsidP="00130E03">
      <w:r w:rsidRPr="00130E03">
        <w:t>Conditions:</w:t>
      </w:r>
    </w:p>
    <w:p w14:paraId="27D449BC" w14:textId="77777777" w:rsidR="00130E03" w:rsidRPr="00130E03" w:rsidRDefault="00130E03">
      <w:pPr>
        <w:pStyle w:val="Akapitzlist"/>
        <w:numPr>
          <w:ilvl w:val="0"/>
          <w:numId w:val="141"/>
        </w:numPr>
      </w:pPr>
      <w:r w:rsidRPr="00130E03">
        <w:t xml:space="preserve">All: </w:t>
      </w:r>
    </w:p>
    <w:p w14:paraId="161D8AD7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Status</w:t>
      </w:r>
      <w:r w:rsidRPr="00130E03">
        <w:t xml:space="preserve"> is </w:t>
      </w:r>
      <w:r w:rsidRPr="00EC6F5F">
        <w:rPr>
          <w:rStyle w:val="Uwydatnienie"/>
          <w:rFonts w:asciiTheme="minorHAnsi" w:hAnsiTheme="minorHAnsi" w:cstheme="minorHAnsi"/>
          <w:szCs w:val="22"/>
        </w:rPr>
        <w:t>Presuit - 4th Demand Sent</w:t>
      </w:r>
    </w:p>
    <w:p w14:paraId="06640FE8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Stage</w:t>
      </w:r>
      <w:r w:rsidRPr="00130E03">
        <w:t xml:space="preserve"> is </w:t>
      </w:r>
      <w:r w:rsidRPr="00EC6F5F">
        <w:rPr>
          <w:rStyle w:val="Uwydatnienie"/>
          <w:rFonts w:asciiTheme="minorHAnsi" w:hAnsiTheme="minorHAnsi" w:cstheme="minorHAnsi"/>
          <w:szCs w:val="22"/>
        </w:rPr>
        <w:t>Pre-Litigation</w:t>
      </w:r>
    </w:p>
    <w:p w14:paraId="47C2FACB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EC6F5F">
        <w:rPr>
          <w:rStyle w:val="Uwydatnienie"/>
          <w:rFonts w:asciiTheme="minorHAnsi" w:hAnsiTheme="minorHAnsi" w:cstheme="minorHAnsi"/>
          <w:szCs w:val="22"/>
        </w:rPr>
        <w:t>0</w:t>
      </w:r>
    </w:p>
    <w:p w14:paraId="1E1C0A7A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First Notice of Loss</w:t>
      </w:r>
      <w:r w:rsidRPr="00130E03">
        <w:t xml:space="preserve"> days ago </w:t>
      </w:r>
      <w:r w:rsidRPr="00EC6F5F">
        <w:rPr>
          <w:rStyle w:val="Uwydatnienie"/>
          <w:rFonts w:asciiTheme="minorHAnsi" w:hAnsiTheme="minorHAnsi" w:cstheme="minorHAnsi"/>
          <w:szCs w:val="22"/>
        </w:rPr>
        <w:t>90</w:t>
      </w:r>
    </w:p>
    <w:p w14:paraId="5C146CC8" w14:textId="77777777" w:rsidR="00130E03" w:rsidRPr="00130E03" w:rsidRDefault="00130E03" w:rsidP="00130E03">
      <w:r w:rsidRPr="00130E03">
        <w:t>Tasks:</w:t>
      </w:r>
    </w:p>
    <w:p w14:paraId="169E0E0C" w14:textId="77777777" w:rsidR="00130E03" w:rsidRPr="00130E03" w:rsidRDefault="00130E03">
      <w:pPr>
        <w:pStyle w:val="Akapitzlist"/>
        <w:numPr>
          <w:ilvl w:val="0"/>
          <w:numId w:val="141"/>
        </w:numPr>
      </w:pPr>
      <w:r w:rsidRPr="00130E03">
        <w:t xml:space="preserve">change status to "10-Day Demand - Sent" </w:t>
      </w:r>
    </w:p>
    <w:p w14:paraId="488DB096" w14:textId="20C11198" w:rsidR="00130E03" w:rsidRPr="00130E03" w:rsidRDefault="00130E03" w:rsidP="00EC6F5F">
      <w:pPr>
        <w:pStyle w:val="DBH3"/>
      </w:pPr>
      <w:bookmarkStart w:id="314" w:name="_Toc130299908"/>
      <w:r w:rsidRPr="00130E03">
        <w:t>Pre-Litigation Status: Presuit - Demand Sent does not change within 10 days</w:t>
      </w:r>
      <w:bookmarkEnd w:id="314"/>
    </w:p>
    <w:p w14:paraId="7EBC363E" w14:textId="77777777" w:rsidR="00130E03" w:rsidRPr="00130E03" w:rsidRDefault="00130E03" w:rsidP="00130E03">
      <w:r w:rsidRPr="00130E03">
        <w:t>Conditions:</w:t>
      </w:r>
    </w:p>
    <w:p w14:paraId="1579DADE" w14:textId="77777777" w:rsidR="00130E03" w:rsidRPr="00130E03" w:rsidRDefault="00130E03">
      <w:pPr>
        <w:pStyle w:val="Akapitzlist"/>
        <w:numPr>
          <w:ilvl w:val="0"/>
          <w:numId w:val="141"/>
        </w:numPr>
      </w:pPr>
      <w:r w:rsidRPr="00130E03">
        <w:t xml:space="preserve">All: </w:t>
      </w:r>
    </w:p>
    <w:p w14:paraId="7ECE3150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Status Age</w:t>
      </w:r>
      <w:r w:rsidRPr="00130E03">
        <w:t xml:space="preserve"> equal to </w:t>
      </w:r>
      <w:r w:rsidRPr="00EC6F5F">
        <w:rPr>
          <w:rStyle w:val="Uwydatnienie"/>
          <w:rFonts w:asciiTheme="minorHAnsi" w:hAnsiTheme="minorHAnsi" w:cstheme="minorHAnsi"/>
          <w:szCs w:val="22"/>
        </w:rPr>
        <w:t>10</w:t>
      </w:r>
    </w:p>
    <w:p w14:paraId="4746D2E2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Stage</w:t>
      </w:r>
      <w:r w:rsidRPr="00130E03">
        <w:t xml:space="preserve"> is </w:t>
      </w:r>
      <w:r w:rsidRPr="00EC6F5F">
        <w:rPr>
          <w:rStyle w:val="Uwydatnienie"/>
          <w:rFonts w:asciiTheme="minorHAnsi" w:hAnsiTheme="minorHAnsi" w:cstheme="minorHAnsi"/>
          <w:szCs w:val="22"/>
        </w:rPr>
        <w:t>Pre-Litigation</w:t>
      </w:r>
    </w:p>
    <w:p w14:paraId="0314F5A8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EC6F5F">
        <w:rPr>
          <w:rStyle w:val="Uwydatnienie"/>
          <w:rFonts w:asciiTheme="minorHAnsi" w:hAnsiTheme="minorHAnsi" w:cstheme="minorHAnsi"/>
          <w:szCs w:val="22"/>
        </w:rPr>
        <w:t>0</w:t>
      </w:r>
    </w:p>
    <w:p w14:paraId="5620E16E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Status</w:t>
      </w:r>
      <w:r w:rsidRPr="00130E03">
        <w:t xml:space="preserve"> is </w:t>
      </w:r>
      <w:r w:rsidRPr="00EC6F5F">
        <w:rPr>
          <w:rStyle w:val="Uwydatnienie"/>
          <w:rFonts w:asciiTheme="minorHAnsi" w:hAnsiTheme="minorHAnsi" w:cstheme="minorHAnsi"/>
          <w:szCs w:val="22"/>
        </w:rPr>
        <w:t>Presuit - Demand Sent</w:t>
      </w:r>
    </w:p>
    <w:p w14:paraId="46752A08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Case ID</w:t>
      </w:r>
      <w:r w:rsidRPr="00130E03">
        <w:t xml:space="preserve"> starts with </w:t>
      </w:r>
      <w:r w:rsidRPr="00EC6F5F">
        <w:rPr>
          <w:rStyle w:val="Uwydatnienie"/>
          <w:rFonts w:asciiTheme="minorHAnsi" w:hAnsiTheme="minorHAnsi" w:cstheme="minorHAnsi"/>
          <w:szCs w:val="22"/>
        </w:rPr>
        <w:t>PDC</w:t>
      </w:r>
    </w:p>
    <w:p w14:paraId="2B4B5B3C" w14:textId="77777777" w:rsidR="00130E03" w:rsidRPr="00130E03" w:rsidRDefault="00130E03" w:rsidP="00130E03">
      <w:r w:rsidRPr="00130E03">
        <w:t>Tasks:</w:t>
      </w:r>
    </w:p>
    <w:p w14:paraId="04F7DCE6" w14:textId="77777777" w:rsidR="00130E03" w:rsidRPr="00130E03" w:rsidRDefault="00130E03">
      <w:pPr>
        <w:pStyle w:val="Akapitzlist"/>
        <w:numPr>
          <w:ilvl w:val="0"/>
          <w:numId w:val="141"/>
        </w:numPr>
      </w:pPr>
      <w:r w:rsidRPr="00130E03">
        <w:t xml:space="preserve">change status to "Presuit - 2nd Demand Sent" </w:t>
      </w:r>
    </w:p>
    <w:p w14:paraId="33E21DB3" w14:textId="596272A6" w:rsidR="00130E03" w:rsidRPr="00130E03" w:rsidRDefault="00130E03" w:rsidP="00EC6F5F">
      <w:pPr>
        <w:pStyle w:val="DBH3"/>
      </w:pPr>
      <w:bookmarkStart w:id="315" w:name="_Toc130299909"/>
      <w:r w:rsidRPr="00130E03">
        <w:t>Pre-Litigation Status: Presuit - Settlement Negotiations does not change 90 days since First Notice of Loss</w:t>
      </w:r>
      <w:bookmarkEnd w:id="315"/>
    </w:p>
    <w:p w14:paraId="049A3412" w14:textId="77777777" w:rsidR="00130E03" w:rsidRPr="00130E03" w:rsidRDefault="00130E03" w:rsidP="00130E03">
      <w:r w:rsidRPr="00130E03">
        <w:t>Conditions:</w:t>
      </w:r>
    </w:p>
    <w:p w14:paraId="2ACC5A6D" w14:textId="77777777" w:rsidR="00130E03" w:rsidRPr="00130E03" w:rsidRDefault="00130E03">
      <w:pPr>
        <w:pStyle w:val="Akapitzlist"/>
        <w:numPr>
          <w:ilvl w:val="0"/>
          <w:numId w:val="141"/>
        </w:numPr>
      </w:pPr>
      <w:r w:rsidRPr="00130E03">
        <w:t xml:space="preserve">All: </w:t>
      </w:r>
    </w:p>
    <w:p w14:paraId="7CB5D0CD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Status</w:t>
      </w:r>
      <w:r w:rsidRPr="00130E03">
        <w:t xml:space="preserve"> is </w:t>
      </w:r>
      <w:r w:rsidRPr="00EC6F5F">
        <w:rPr>
          <w:rStyle w:val="Uwydatnienie"/>
          <w:rFonts w:asciiTheme="minorHAnsi" w:hAnsiTheme="minorHAnsi" w:cstheme="minorHAnsi"/>
          <w:szCs w:val="22"/>
        </w:rPr>
        <w:t>Presuit - Settlement Negotiations</w:t>
      </w:r>
    </w:p>
    <w:p w14:paraId="66183411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lastRenderedPageBreak/>
        <w:t>Stage</w:t>
      </w:r>
      <w:r w:rsidRPr="00130E03">
        <w:t xml:space="preserve"> is </w:t>
      </w:r>
      <w:r w:rsidRPr="00EC6F5F">
        <w:rPr>
          <w:rStyle w:val="Uwydatnienie"/>
          <w:rFonts w:asciiTheme="minorHAnsi" w:hAnsiTheme="minorHAnsi" w:cstheme="minorHAnsi"/>
          <w:szCs w:val="22"/>
        </w:rPr>
        <w:t>Pre-Litigation</w:t>
      </w:r>
    </w:p>
    <w:p w14:paraId="49926A15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EC6F5F">
        <w:rPr>
          <w:rStyle w:val="Uwydatnienie"/>
          <w:rFonts w:asciiTheme="minorHAnsi" w:hAnsiTheme="minorHAnsi" w:cstheme="minorHAnsi"/>
          <w:szCs w:val="22"/>
        </w:rPr>
        <w:t>0</w:t>
      </w:r>
    </w:p>
    <w:p w14:paraId="10FC95C7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EC6F5F">
        <w:rPr>
          <w:rStyle w:val="Pogrubienie"/>
          <w:rFonts w:cstheme="minorHAnsi"/>
          <w:b w:val="0"/>
          <w:bCs w:val="0"/>
          <w:szCs w:val="22"/>
        </w:rPr>
        <w:t>First Notice of Loss</w:t>
      </w:r>
      <w:r w:rsidRPr="00130E03">
        <w:t xml:space="preserve"> days ago </w:t>
      </w:r>
      <w:r w:rsidRPr="00EC6F5F">
        <w:rPr>
          <w:rStyle w:val="Uwydatnienie"/>
          <w:rFonts w:asciiTheme="minorHAnsi" w:hAnsiTheme="minorHAnsi" w:cstheme="minorHAnsi"/>
          <w:szCs w:val="22"/>
        </w:rPr>
        <w:t>90</w:t>
      </w:r>
    </w:p>
    <w:p w14:paraId="44BDE476" w14:textId="77777777" w:rsidR="00130E03" w:rsidRPr="00130E03" w:rsidRDefault="00130E03" w:rsidP="00130E03">
      <w:r w:rsidRPr="00130E03">
        <w:t>Tasks:</w:t>
      </w:r>
    </w:p>
    <w:p w14:paraId="43F269E5" w14:textId="77777777" w:rsidR="00130E03" w:rsidRPr="00130E03" w:rsidRDefault="00130E03">
      <w:pPr>
        <w:pStyle w:val="Akapitzlist"/>
        <w:numPr>
          <w:ilvl w:val="0"/>
          <w:numId w:val="141"/>
        </w:numPr>
      </w:pPr>
      <w:r w:rsidRPr="00130E03">
        <w:t xml:space="preserve">change status to "10-Day Demand - Sent" </w:t>
      </w:r>
    </w:p>
    <w:p w14:paraId="45D546AA" w14:textId="76CA0FC2" w:rsidR="00130E03" w:rsidRPr="00130E03" w:rsidRDefault="00130E03" w:rsidP="00240263">
      <w:pPr>
        <w:pStyle w:val="DBH3"/>
      </w:pPr>
      <w:bookmarkStart w:id="316" w:name="_Toc130299910"/>
      <w:r w:rsidRPr="00130E03">
        <w:t>Pre-Litigation Status: Retainer Agreement - Pending not change within 3 days</w:t>
      </w:r>
      <w:bookmarkEnd w:id="316"/>
    </w:p>
    <w:p w14:paraId="2204C4BF" w14:textId="77777777" w:rsidR="00130E03" w:rsidRPr="00130E03" w:rsidRDefault="00130E03" w:rsidP="00130E03">
      <w:r w:rsidRPr="00130E03">
        <w:t>Conditions:</w:t>
      </w:r>
    </w:p>
    <w:p w14:paraId="2BFC96D3" w14:textId="77777777" w:rsidR="00130E03" w:rsidRPr="00130E03" w:rsidRDefault="00130E03">
      <w:pPr>
        <w:pStyle w:val="Akapitzlist"/>
        <w:numPr>
          <w:ilvl w:val="0"/>
          <w:numId w:val="141"/>
        </w:numPr>
      </w:pPr>
      <w:r w:rsidRPr="00130E03">
        <w:t xml:space="preserve">All: </w:t>
      </w:r>
    </w:p>
    <w:p w14:paraId="1432E26A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240263">
        <w:rPr>
          <w:rStyle w:val="Pogrubienie"/>
          <w:rFonts w:cstheme="minorHAnsi"/>
          <w:b w:val="0"/>
          <w:bCs w:val="0"/>
          <w:szCs w:val="22"/>
        </w:rPr>
        <w:t>Status Age</w:t>
      </w:r>
      <w:r w:rsidRPr="00130E03">
        <w:t xml:space="preserve"> equal to </w:t>
      </w:r>
      <w:r w:rsidRPr="00240263">
        <w:rPr>
          <w:rStyle w:val="Uwydatnienie"/>
          <w:rFonts w:asciiTheme="minorHAnsi" w:hAnsiTheme="minorHAnsi" w:cstheme="minorHAnsi"/>
          <w:szCs w:val="22"/>
        </w:rPr>
        <w:t>3</w:t>
      </w:r>
    </w:p>
    <w:p w14:paraId="7F24B41A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240263">
        <w:rPr>
          <w:rStyle w:val="Pogrubienie"/>
          <w:rFonts w:cstheme="minorHAnsi"/>
          <w:b w:val="0"/>
          <w:bCs w:val="0"/>
          <w:szCs w:val="22"/>
        </w:rPr>
        <w:t>Status</w:t>
      </w:r>
      <w:r w:rsidRPr="00130E03">
        <w:t xml:space="preserve"> is </w:t>
      </w:r>
      <w:r w:rsidRPr="00240263">
        <w:rPr>
          <w:rStyle w:val="Uwydatnienie"/>
          <w:rFonts w:asciiTheme="minorHAnsi" w:hAnsiTheme="minorHAnsi" w:cstheme="minorHAnsi"/>
          <w:szCs w:val="22"/>
        </w:rPr>
        <w:t>Retainer Agreement - Pending</w:t>
      </w:r>
    </w:p>
    <w:p w14:paraId="3E1E411B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240263">
        <w:rPr>
          <w:rStyle w:val="Pogrubienie"/>
          <w:rFonts w:cstheme="minorHAnsi"/>
          <w:b w:val="0"/>
          <w:bCs w:val="0"/>
          <w:szCs w:val="22"/>
        </w:rPr>
        <w:t>Stage</w:t>
      </w:r>
      <w:r w:rsidRPr="00130E03">
        <w:t xml:space="preserve"> is </w:t>
      </w:r>
      <w:r w:rsidRPr="00240263">
        <w:rPr>
          <w:rStyle w:val="Uwydatnienie"/>
          <w:rFonts w:asciiTheme="minorHAnsi" w:hAnsiTheme="minorHAnsi" w:cstheme="minorHAnsi"/>
          <w:szCs w:val="22"/>
        </w:rPr>
        <w:t>Pre-Litigation</w:t>
      </w:r>
    </w:p>
    <w:p w14:paraId="29B485CC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24026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240263">
        <w:rPr>
          <w:rStyle w:val="Uwydatnienie"/>
          <w:rFonts w:asciiTheme="minorHAnsi" w:hAnsiTheme="minorHAnsi" w:cstheme="minorHAnsi"/>
          <w:szCs w:val="22"/>
        </w:rPr>
        <w:t>0</w:t>
      </w:r>
    </w:p>
    <w:p w14:paraId="286B0E9F" w14:textId="77777777" w:rsidR="00130E03" w:rsidRPr="00130E03" w:rsidRDefault="00130E03" w:rsidP="00130E03">
      <w:r w:rsidRPr="00130E03">
        <w:t>Tasks:</w:t>
      </w:r>
    </w:p>
    <w:p w14:paraId="2E1CA15C" w14:textId="77777777" w:rsidR="00130E03" w:rsidRPr="00130E03" w:rsidRDefault="00130E03">
      <w:pPr>
        <w:pStyle w:val="Akapitzlist"/>
        <w:numPr>
          <w:ilvl w:val="0"/>
          <w:numId w:val="141"/>
        </w:numPr>
      </w:pPr>
      <w:r w:rsidRPr="00130E03">
        <w:t xml:space="preserve">add task for HOS Pre-Suit to "Contact $(record : insured)$ to follow up re Pending Retainer" </w:t>
      </w:r>
    </w:p>
    <w:p w14:paraId="1B6717B9" w14:textId="3A9AA246" w:rsidR="00130E03" w:rsidRPr="00130E03" w:rsidRDefault="00130E03" w:rsidP="00240263">
      <w:pPr>
        <w:pStyle w:val="DBH3"/>
      </w:pPr>
      <w:bookmarkStart w:id="317" w:name="_Toc130299911"/>
      <w:r w:rsidRPr="00130E03">
        <w:t>Pre-Litigation: NOI - Filed does not change within 16 days</w:t>
      </w:r>
      <w:bookmarkEnd w:id="317"/>
    </w:p>
    <w:p w14:paraId="5D05CAC1" w14:textId="77777777" w:rsidR="00130E03" w:rsidRPr="00130E03" w:rsidRDefault="00130E03" w:rsidP="00130E03">
      <w:r w:rsidRPr="00130E03">
        <w:t>Conditions:</w:t>
      </w:r>
    </w:p>
    <w:p w14:paraId="424030F2" w14:textId="77777777" w:rsidR="00130E03" w:rsidRPr="00130E03" w:rsidRDefault="00130E03">
      <w:pPr>
        <w:pStyle w:val="Akapitzlist"/>
        <w:numPr>
          <w:ilvl w:val="0"/>
          <w:numId w:val="141"/>
        </w:numPr>
      </w:pPr>
      <w:r w:rsidRPr="00130E03">
        <w:t xml:space="preserve">All: </w:t>
      </w:r>
    </w:p>
    <w:p w14:paraId="33A27DCB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240263">
        <w:rPr>
          <w:rStyle w:val="Pogrubienie"/>
          <w:rFonts w:cstheme="minorHAnsi"/>
          <w:b w:val="0"/>
          <w:bCs w:val="0"/>
          <w:szCs w:val="22"/>
        </w:rPr>
        <w:t>Status</w:t>
      </w:r>
      <w:r w:rsidRPr="00130E03">
        <w:t xml:space="preserve"> is </w:t>
      </w:r>
      <w:r w:rsidRPr="00240263">
        <w:rPr>
          <w:rStyle w:val="Uwydatnienie"/>
          <w:rFonts w:asciiTheme="minorHAnsi" w:hAnsiTheme="minorHAnsi" w:cstheme="minorHAnsi"/>
          <w:szCs w:val="22"/>
        </w:rPr>
        <w:t>NOI - Filed</w:t>
      </w:r>
    </w:p>
    <w:p w14:paraId="7BC0B254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240263">
        <w:rPr>
          <w:rStyle w:val="Pogrubienie"/>
          <w:rFonts w:cstheme="minorHAnsi"/>
          <w:b w:val="0"/>
          <w:bCs w:val="0"/>
          <w:szCs w:val="22"/>
        </w:rPr>
        <w:t>Status Age</w:t>
      </w:r>
      <w:r w:rsidRPr="00130E03">
        <w:t xml:space="preserve"> equal to </w:t>
      </w:r>
      <w:r w:rsidRPr="00240263">
        <w:rPr>
          <w:rStyle w:val="Uwydatnienie"/>
          <w:rFonts w:asciiTheme="minorHAnsi" w:hAnsiTheme="minorHAnsi" w:cstheme="minorHAnsi"/>
          <w:szCs w:val="22"/>
        </w:rPr>
        <w:t>16</w:t>
      </w:r>
    </w:p>
    <w:p w14:paraId="2A863BB3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24026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240263">
        <w:rPr>
          <w:rStyle w:val="Uwydatnienie"/>
          <w:rFonts w:asciiTheme="minorHAnsi" w:hAnsiTheme="minorHAnsi" w:cstheme="minorHAnsi"/>
          <w:szCs w:val="22"/>
        </w:rPr>
        <w:t>0</w:t>
      </w:r>
    </w:p>
    <w:p w14:paraId="7AAD0D2D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240263">
        <w:rPr>
          <w:rStyle w:val="Pogrubienie"/>
          <w:rFonts w:cstheme="minorHAnsi"/>
          <w:b w:val="0"/>
          <w:bCs w:val="0"/>
          <w:szCs w:val="22"/>
        </w:rPr>
        <w:t>Stage</w:t>
      </w:r>
      <w:r w:rsidRPr="00130E03">
        <w:t xml:space="preserve"> is </w:t>
      </w:r>
      <w:r w:rsidRPr="00240263">
        <w:rPr>
          <w:rStyle w:val="Uwydatnienie"/>
          <w:rFonts w:asciiTheme="minorHAnsi" w:hAnsiTheme="minorHAnsi" w:cstheme="minorHAnsi"/>
          <w:szCs w:val="22"/>
        </w:rPr>
        <w:t>Pre-Litigation</w:t>
      </w:r>
    </w:p>
    <w:p w14:paraId="280B41C3" w14:textId="77777777" w:rsidR="00130E03" w:rsidRPr="00130E03" w:rsidRDefault="00130E03" w:rsidP="00130E03">
      <w:r w:rsidRPr="00130E03">
        <w:t>Tasks:</w:t>
      </w:r>
    </w:p>
    <w:p w14:paraId="52E68EEF" w14:textId="77777777" w:rsidR="00130E03" w:rsidRPr="00130E03" w:rsidRDefault="00130E03">
      <w:pPr>
        <w:pStyle w:val="Akapitzlist"/>
        <w:numPr>
          <w:ilvl w:val="0"/>
          <w:numId w:val="141"/>
        </w:numPr>
      </w:pPr>
      <w:r w:rsidRPr="00130E03">
        <w:t xml:space="preserve">set Pre-Litigation Status to Review for Litigation </w:t>
      </w:r>
    </w:p>
    <w:p w14:paraId="72065065" w14:textId="57FAB679" w:rsidR="00130E03" w:rsidRPr="00130E03" w:rsidRDefault="00130E03" w:rsidP="00240263">
      <w:pPr>
        <w:pStyle w:val="DBH3"/>
      </w:pPr>
      <w:bookmarkStart w:id="318" w:name="_Toc130299912"/>
      <w:r w:rsidRPr="00130E03">
        <w:t>Recorded Statement Date changed</w:t>
      </w:r>
      <w:bookmarkEnd w:id="318"/>
    </w:p>
    <w:p w14:paraId="77473045" w14:textId="77777777" w:rsidR="00130E03" w:rsidRPr="00130E03" w:rsidRDefault="00130E03" w:rsidP="00130E03">
      <w:r w:rsidRPr="00130E03">
        <w:t>Conditions:</w:t>
      </w:r>
    </w:p>
    <w:p w14:paraId="0113B165" w14:textId="77777777" w:rsidR="00130E03" w:rsidRPr="00130E03" w:rsidRDefault="00130E03">
      <w:pPr>
        <w:pStyle w:val="Akapitzlist"/>
        <w:numPr>
          <w:ilvl w:val="0"/>
          <w:numId w:val="141"/>
        </w:numPr>
      </w:pPr>
      <w:r w:rsidRPr="00130E03">
        <w:t xml:space="preserve">All: </w:t>
      </w:r>
    </w:p>
    <w:p w14:paraId="6B891993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240263">
        <w:rPr>
          <w:rStyle w:val="Pogrubienie"/>
          <w:rFonts w:cstheme="minorHAnsi"/>
          <w:b w:val="0"/>
          <w:bCs w:val="0"/>
          <w:szCs w:val="22"/>
        </w:rPr>
        <w:t>Recorded Statement Date</w:t>
      </w:r>
      <w:r w:rsidRPr="00130E03">
        <w:t xml:space="preserve"> has changed</w:t>
      </w:r>
    </w:p>
    <w:p w14:paraId="05A70ADA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240263">
        <w:rPr>
          <w:rStyle w:val="Pogrubienie"/>
          <w:rFonts w:cstheme="minorHAnsi"/>
          <w:b w:val="0"/>
          <w:bCs w:val="0"/>
          <w:szCs w:val="22"/>
        </w:rPr>
        <w:t>Recorded Statement Date</w:t>
      </w:r>
      <w:r w:rsidRPr="00130E03">
        <w:t xml:space="preserve"> is not empty</w:t>
      </w:r>
    </w:p>
    <w:p w14:paraId="7458022B" w14:textId="77777777" w:rsidR="00130E03" w:rsidRPr="00130E03" w:rsidRDefault="00130E03">
      <w:pPr>
        <w:pStyle w:val="Akapitzlist"/>
        <w:numPr>
          <w:ilvl w:val="1"/>
          <w:numId w:val="141"/>
        </w:numPr>
      </w:pPr>
      <w:r w:rsidRPr="0024026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240263">
        <w:rPr>
          <w:rStyle w:val="Uwydatnienie"/>
          <w:rFonts w:asciiTheme="minorHAnsi" w:hAnsiTheme="minorHAnsi" w:cstheme="minorHAnsi"/>
          <w:szCs w:val="22"/>
        </w:rPr>
        <w:t>0</w:t>
      </w:r>
    </w:p>
    <w:p w14:paraId="214055E3" w14:textId="77777777" w:rsidR="00130E03" w:rsidRPr="00130E03" w:rsidRDefault="00130E03" w:rsidP="00130E03">
      <w:r w:rsidRPr="00130E03">
        <w:t>Tasks:</w:t>
      </w:r>
    </w:p>
    <w:p w14:paraId="3C2BA2D5" w14:textId="77777777" w:rsidR="00130E03" w:rsidRPr="00130E03" w:rsidRDefault="00130E03">
      <w:pPr>
        <w:pStyle w:val="Akapitzlist"/>
        <w:numPr>
          <w:ilvl w:val="0"/>
          <w:numId w:val="141"/>
        </w:numPr>
      </w:pPr>
      <w:r w:rsidRPr="00130E03">
        <w:t>Set Pre-Litigation Status to Record Statement Scheduled</w:t>
      </w:r>
    </w:p>
    <w:p w14:paraId="71129626" w14:textId="77777777" w:rsidR="00130E03" w:rsidRPr="00130E03" w:rsidRDefault="00130E03">
      <w:pPr>
        <w:pStyle w:val="Akapitzlist"/>
        <w:numPr>
          <w:ilvl w:val="0"/>
          <w:numId w:val="141"/>
        </w:numPr>
      </w:pPr>
      <w:r w:rsidRPr="00130E03">
        <w:lastRenderedPageBreak/>
        <w:t xml:space="preserve">send email template "Recorded Statement Confirmation" to CLIENT_EMAIL </w:t>
      </w:r>
    </w:p>
    <w:p w14:paraId="711728A9" w14:textId="733DE0FA" w:rsidR="00130E03" w:rsidRPr="00130E03" w:rsidRDefault="00130E03" w:rsidP="00240263">
      <w:pPr>
        <w:pStyle w:val="DBH3"/>
      </w:pPr>
      <w:bookmarkStart w:id="319" w:name="_Toc130299913"/>
      <w:r w:rsidRPr="00130E03">
        <w:t>Status of Pre-Litigation change to New Case Entered - HO</w:t>
      </w:r>
      <w:bookmarkEnd w:id="319"/>
    </w:p>
    <w:p w14:paraId="207FDB26" w14:textId="77777777" w:rsidR="00130E03" w:rsidRPr="00130E03" w:rsidRDefault="00130E03" w:rsidP="00130E03">
      <w:r w:rsidRPr="00130E03">
        <w:t>Conditions:</w:t>
      </w:r>
    </w:p>
    <w:p w14:paraId="64070F1A" w14:textId="77777777" w:rsidR="00130E03" w:rsidRPr="00130E03" w:rsidRDefault="00130E03">
      <w:pPr>
        <w:pStyle w:val="Akapitzlist"/>
        <w:numPr>
          <w:ilvl w:val="0"/>
          <w:numId w:val="142"/>
        </w:numPr>
      </w:pPr>
      <w:r w:rsidRPr="00130E03">
        <w:t xml:space="preserve">All: </w:t>
      </w:r>
    </w:p>
    <w:p w14:paraId="7DDB5187" w14:textId="77777777" w:rsidR="00130E03" w:rsidRPr="00130E03" w:rsidRDefault="00130E03">
      <w:pPr>
        <w:pStyle w:val="Akapitzlist"/>
        <w:numPr>
          <w:ilvl w:val="1"/>
          <w:numId w:val="142"/>
        </w:numPr>
      </w:pPr>
      <w:r w:rsidRPr="00240263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61D39643" w14:textId="77777777" w:rsidR="00130E03" w:rsidRPr="00130E03" w:rsidRDefault="00130E03">
      <w:pPr>
        <w:pStyle w:val="Akapitzlist"/>
        <w:numPr>
          <w:ilvl w:val="1"/>
          <w:numId w:val="142"/>
        </w:numPr>
      </w:pPr>
      <w:r w:rsidRPr="00240263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240263">
        <w:rPr>
          <w:rStyle w:val="Uwydatnienie"/>
          <w:rFonts w:asciiTheme="minorHAnsi" w:hAnsiTheme="minorHAnsi" w:cstheme="minorHAnsi"/>
          <w:szCs w:val="22"/>
        </w:rPr>
        <w:t>New Case Entered - HO</w:t>
      </w:r>
    </w:p>
    <w:p w14:paraId="0D3869AD" w14:textId="77777777" w:rsidR="00130E03" w:rsidRPr="00130E03" w:rsidRDefault="00130E03">
      <w:pPr>
        <w:pStyle w:val="Akapitzlist"/>
        <w:numPr>
          <w:ilvl w:val="1"/>
          <w:numId w:val="142"/>
        </w:numPr>
      </w:pPr>
      <w:r w:rsidRPr="0024026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240263">
        <w:rPr>
          <w:rStyle w:val="Uwydatnienie"/>
          <w:rFonts w:asciiTheme="minorHAnsi" w:hAnsiTheme="minorHAnsi" w:cstheme="minorHAnsi"/>
          <w:szCs w:val="22"/>
        </w:rPr>
        <w:t>0</w:t>
      </w:r>
    </w:p>
    <w:p w14:paraId="1168F60F" w14:textId="77777777" w:rsidR="00130E03" w:rsidRPr="00130E03" w:rsidRDefault="00130E03" w:rsidP="00130E03">
      <w:r w:rsidRPr="00130E03">
        <w:t>Tasks:</w:t>
      </w:r>
    </w:p>
    <w:p w14:paraId="02B46AC7" w14:textId="77777777" w:rsidR="00130E03" w:rsidRPr="00130E03" w:rsidRDefault="00130E03">
      <w:pPr>
        <w:pStyle w:val="Akapitzlist"/>
        <w:numPr>
          <w:ilvl w:val="0"/>
          <w:numId w:val="142"/>
        </w:numPr>
      </w:pPr>
      <w:r w:rsidRPr="00130E03">
        <w:t xml:space="preserve">set Referral Date </w:t>
      </w:r>
    </w:p>
    <w:p w14:paraId="5E711927" w14:textId="7C24E0D6" w:rsidR="00130E03" w:rsidRPr="00130E03" w:rsidRDefault="00130E03" w:rsidP="00240263">
      <w:pPr>
        <w:pStyle w:val="DBH3"/>
      </w:pPr>
      <w:bookmarkStart w:id="320" w:name="_Toc130299914"/>
      <w:r w:rsidRPr="00130E03">
        <w:t>Status of Pre-Litigation change to Presuit-Demand Sent</w:t>
      </w:r>
      <w:bookmarkEnd w:id="320"/>
    </w:p>
    <w:p w14:paraId="33DEC43D" w14:textId="77777777" w:rsidR="00130E03" w:rsidRPr="00130E03" w:rsidRDefault="00130E03" w:rsidP="00130E03">
      <w:r w:rsidRPr="00130E03">
        <w:t>Conditions:</w:t>
      </w:r>
    </w:p>
    <w:p w14:paraId="041B2531" w14:textId="77777777" w:rsidR="00130E03" w:rsidRPr="00130E03" w:rsidRDefault="00130E03">
      <w:pPr>
        <w:pStyle w:val="Akapitzlist"/>
        <w:numPr>
          <w:ilvl w:val="0"/>
          <w:numId w:val="142"/>
        </w:numPr>
      </w:pPr>
      <w:r w:rsidRPr="00130E03">
        <w:t xml:space="preserve">All: </w:t>
      </w:r>
    </w:p>
    <w:p w14:paraId="206E71CA" w14:textId="77777777" w:rsidR="00130E03" w:rsidRPr="00130E03" w:rsidRDefault="00130E03">
      <w:pPr>
        <w:pStyle w:val="Akapitzlist"/>
        <w:numPr>
          <w:ilvl w:val="1"/>
          <w:numId w:val="142"/>
        </w:numPr>
      </w:pPr>
      <w:r w:rsidRPr="00240263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has changed</w:t>
      </w:r>
    </w:p>
    <w:p w14:paraId="48101392" w14:textId="77777777" w:rsidR="00130E03" w:rsidRPr="00130E03" w:rsidRDefault="00130E03">
      <w:pPr>
        <w:pStyle w:val="Akapitzlist"/>
        <w:numPr>
          <w:ilvl w:val="1"/>
          <w:numId w:val="142"/>
        </w:numPr>
      </w:pPr>
      <w:r w:rsidRPr="00240263">
        <w:rPr>
          <w:rStyle w:val="Pogrubienie"/>
          <w:rFonts w:cstheme="minorHAnsi"/>
          <w:b w:val="0"/>
          <w:bCs w:val="0"/>
          <w:szCs w:val="22"/>
        </w:rPr>
        <w:t>Pre-Litigation Status</w:t>
      </w:r>
      <w:r w:rsidRPr="00130E03">
        <w:t xml:space="preserve"> is </w:t>
      </w:r>
      <w:r w:rsidRPr="00240263">
        <w:rPr>
          <w:rStyle w:val="Uwydatnienie"/>
          <w:rFonts w:asciiTheme="minorHAnsi" w:hAnsiTheme="minorHAnsi" w:cstheme="minorHAnsi"/>
          <w:szCs w:val="22"/>
        </w:rPr>
        <w:t>Presuit - Demand Sent</w:t>
      </w:r>
    </w:p>
    <w:p w14:paraId="2BCBA2EE" w14:textId="77777777" w:rsidR="00130E03" w:rsidRPr="00130E03" w:rsidRDefault="00130E03">
      <w:pPr>
        <w:pStyle w:val="Akapitzlist"/>
        <w:numPr>
          <w:ilvl w:val="1"/>
          <w:numId w:val="142"/>
        </w:numPr>
      </w:pPr>
      <w:r w:rsidRPr="0024026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240263">
        <w:rPr>
          <w:rStyle w:val="Uwydatnienie"/>
          <w:rFonts w:asciiTheme="minorHAnsi" w:hAnsiTheme="minorHAnsi" w:cstheme="minorHAnsi"/>
          <w:szCs w:val="22"/>
        </w:rPr>
        <w:t>0</w:t>
      </w:r>
    </w:p>
    <w:p w14:paraId="3E36449A" w14:textId="77777777" w:rsidR="00130E03" w:rsidRPr="00130E03" w:rsidRDefault="00130E03">
      <w:pPr>
        <w:pStyle w:val="Akapitzlist"/>
        <w:numPr>
          <w:ilvl w:val="1"/>
          <w:numId w:val="142"/>
        </w:numPr>
      </w:pPr>
      <w:r w:rsidRPr="00240263">
        <w:rPr>
          <w:rStyle w:val="Pogrubienie"/>
          <w:rFonts w:cstheme="minorHAnsi"/>
          <w:b w:val="0"/>
          <w:bCs w:val="0"/>
          <w:szCs w:val="22"/>
        </w:rPr>
        <w:t>Case ID</w:t>
      </w:r>
      <w:r w:rsidRPr="00130E03">
        <w:t xml:space="preserve"> starts with </w:t>
      </w:r>
      <w:r w:rsidRPr="00240263">
        <w:rPr>
          <w:rStyle w:val="Uwydatnienie"/>
          <w:rFonts w:asciiTheme="minorHAnsi" w:hAnsiTheme="minorHAnsi" w:cstheme="minorHAnsi"/>
          <w:szCs w:val="22"/>
        </w:rPr>
        <w:t>PDC</w:t>
      </w:r>
    </w:p>
    <w:p w14:paraId="6E3E8FD5" w14:textId="77777777" w:rsidR="00130E03" w:rsidRPr="00130E03" w:rsidRDefault="00130E03" w:rsidP="00130E03">
      <w:r w:rsidRPr="00130E03">
        <w:t>Tasks:</w:t>
      </w:r>
    </w:p>
    <w:p w14:paraId="1147B713" w14:textId="77777777" w:rsidR="00130E03" w:rsidRPr="00130E03" w:rsidRDefault="00130E03">
      <w:pPr>
        <w:pStyle w:val="Akapitzlist"/>
        <w:numPr>
          <w:ilvl w:val="0"/>
          <w:numId w:val="142"/>
        </w:numPr>
      </w:pPr>
      <w:r w:rsidRPr="00130E03">
        <w:t>Create Package "Pre-Suit Demand"</w:t>
      </w:r>
    </w:p>
    <w:p w14:paraId="07470954" w14:textId="77777777" w:rsidR="00130E03" w:rsidRPr="00130E03" w:rsidRDefault="00130E03">
      <w:pPr>
        <w:pStyle w:val="Akapitzlist"/>
        <w:numPr>
          <w:ilvl w:val="0"/>
          <w:numId w:val="142"/>
        </w:numPr>
      </w:pPr>
      <w:r w:rsidRPr="00130E03">
        <w:t>add task for PDC Pre-Suit to "Follow up with Adjuster regarding Pre-Suit Demand"</w:t>
      </w:r>
    </w:p>
    <w:p w14:paraId="4B3DA28C" w14:textId="77777777" w:rsidR="00130E03" w:rsidRPr="00130E03" w:rsidRDefault="00130E03">
      <w:pPr>
        <w:pStyle w:val="Akapitzlist"/>
        <w:numPr>
          <w:ilvl w:val="0"/>
          <w:numId w:val="142"/>
        </w:numPr>
      </w:pPr>
      <w:r w:rsidRPr="00130E03">
        <w:t xml:space="preserve">Update Pre-Suit Demand Sent </w:t>
      </w:r>
    </w:p>
    <w:p w14:paraId="1691B632" w14:textId="1BA154A7" w:rsidR="00130E03" w:rsidRPr="00130E03" w:rsidRDefault="00130E03" w:rsidP="00240263">
      <w:pPr>
        <w:pStyle w:val="DBH3"/>
      </w:pPr>
      <w:bookmarkStart w:id="321" w:name="_Toc130299915"/>
      <w:r w:rsidRPr="00130E03">
        <w:t>Status Pre-Litigation 10-Day Demand - Sent does not change within 16 days</w:t>
      </w:r>
      <w:bookmarkEnd w:id="321"/>
    </w:p>
    <w:p w14:paraId="6F074DC4" w14:textId="77777777" w:rsidR="00130E03" w:rsidRPr="00130E03" w:rsidRDefault="00130E03" w:rsidP="00130E03">
      <w:r w:rsidRPr="00130E03">
        <w:t>Conditions:</w:t>
      </w:r>
    </w:p>
    <w:p w14:paraId="063F3B7D" w14:textId="77777777" w:rsidR="00130E03" w:rsidRPr="00130E03" w:rsidRDefault="00130E03">
      <w:pPr>
        <w:pStyle w:val="Akapitzlist"/>
        <w:numPr>
          <w:ilvl w:val="0"/>
          <w:numId w:val="143"/>
        </w:numPr>
      </w:pPr>
      <w:r w:rsidRPr="00130E03">
        <w:t xml:space="preserve">All: </w:t>
      </w:r>
    </w:p>
    <w:p w14:paraId="42D9D173" w14:textId="77777777" w:rsidR="00130E03" w:rsidRPr="00130E03" w:rsidRDefault="00130E03">
      <w:pPr>
        <w:pStyle w:val="Akapitzlist"/>
        <w:numPr>
          <w:ilvl w:val="1"/>
          <w:numId w:val="143"/>
        </w:numPr>
      </w:pPr>
      <w:r w:rsidRPr="00240263">
        <w:rPr>
          <w:rStyle w:val="Pogrubienie"/>
          <w:rFonts w:cstheme="minorHAnsi"/>
          <w:b w:val="0"/>
          <w:bCs w:val="0"/>
          <w:szCs w:val="22"/>
        </w:rPr>
        <w:t>Status</w:t>
      </w:r>
      <w:r w:rsidRPr="00130E03">
        <w:t xml:space="preserve"> is </w:t>
      </w:r>
      <w:r w:rsidRPr="00240263">
        <w:rPr>
          <w:rStyle w:val="Uwydatnienie"/>
          <w:rFonts w:asciiTheme="minorHAnsi" w:hAnsiTheme="minorHAnsi" w:cstheme="minorHAnsi"/>
          <w:szCs w:val="22"/>
        </w:rPr>
        <w:t>10-Day Demand - Sent</w:t>
      </w:r>
    </w:p>
    <w:p w14:paraId="3944F49B" w14:textId="77777777" w:rsidR="00130E03" w:rsidRPr="00130E03" w:rsidRDefault="00130E03">
      <w:pPr>
        <w:pStyle w:val="Akapitzlist"/>
        <w:numPr>
          <w:ilvl w:val="1"/>
          <w:numId w:val="143"/>
        </w:numPr>
      </w:pPr>
      <w:r w:rsidRPr="00240263">
        <w:rPr>
          <w:rStyle w:val="Pogrubienie"/>
          <w:rFonts w:cstheme="minorHAnsi"/>
          <w:b w:val="0"/>
          <w:bCs w:val="0"/>
          <w:szCs w:val="22"/>
        </w:rPr>
        <w:t>Status Age</w:t>
      </w:r>
      <w:r w:rsidRPr="00130E03">
        <w:t xml:space="preserve"> equal to </w:t>
      </w:r>
      <w:r w:rsidRPr="00240263">
        <w:rPr>
          <w:rStyle w:val="Uwydatnienie"/>
          <w:rFonts w:asciiTheme="minorHAnsi" w:hAnsiTheme="minorHAnsi" w:cstheme="minorHAnsi"/>
          <w:szCs w:val="22"/>
        </w:rPr>
        <w:t>16</w:t>
      </w:r>
    </w:p>
    <w:p w14:paraId="2568B142" w14:textId="77777777" w:rsidR="00130E03" w:rsidRPr="00130E03" w:rsidRDefault="00130E03">
      <w:pPr>
        <w:pStyle w:val="Akapitzlist"/>
        <w:numPr>
          <w:ilvl w:val="1"/>
          <w:numId w:val="143"/>
        </w:numPr>
      </w:pPr>
      <w:r w:rsidRPr="0024026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240263">
        <w:rPr>
          <w:rStyle w:val="Uwydatnienie"/>
          <w:rFonts w:asciiTheme="minorHAnsi" w:hAnsiTheme="minorHAnsi" w:cstheme="minorHAnsi"/>
          <w:szCs w:val="22"/>
        </w:rPr>
        <w:t>0</w:t>
      </w:r>
    </w:p>
    <w:p w14:paraId="3C64E760" w14:textId="77777777" w:rsidR="00130E03" w:rsidRPr="00130E03" w:rsidRDefault="00130E03">
      <w:pPr>
        <w:pStyle w:val="Akapitzlist"/>
        <w:numPr>
          <w:ilvl w:val="1"/>
          <w:numId w:val="143"/>
        </w:numPr>
      </w:pPr>
      <w:r w:rsidRPr="00240263">
        <w:rPr>
          <w:rStyle w:val="Pogrubienie"/>
          <w:rFonts w:cstheme="minorHAnsi"/>
          <w:b w:val="0"/>
          <w:bCs w:val="0"/>
          <w:szCs w:val="22"/>
        </w:rPr>
        <w:t>Stage</w:t>
      </w:r>
      <w:r w:rsidRPr="00130E03">
        <w:t xml:space="preserve"> is </w:t>
      </w:r>
      <w:r w:rsidRPr="00240263">
        <w:rPr>
          <w:rStyle w:val="Uwydatnienie"/>
          <w:rFonts w:asciiTheme="minorHAnsi" w:hAnsiTheme="minorHAnsi" w:cstheme="minorHAnsi"/>
          <w:szCs w:val="22"/>
        </w:rPr>
        <w:t>Pre-Litigation</w:t>
      </w:r>
    </w:p>
    <w:p w14:paraId="40FBB1B0" w14:textId="77777777" w:rsidR="00130E03" w:rsidRPr="00130E03" w:rsidRDefault="00130E03" w:rsidP="00130E03">
      <w:r w:rsidRPr="00130E03">
        <w:t>Tasks:</w:t>
      </w:r>
    </w:p>
    <w:p w14:paraId="12DC89C7" w14:textId="77777777" w:rsidR="00130E03" w:rsidRPr="00130E03" w:rsidRDefault="00130E03">
      <w:pPr>
        <w:pStyle w:val="Akapitzlist"/>
        <w:numPr>
          <w:ilvl w:val="0"/>
          <w:numId w:val="143"/>
        </w:numPr>
      </w:pPr>
      <w:r w:rsidRPr="00130E03">
        <w:t xml:space="preserve">change Pre-Litigation Status Ready for Litigation </w:t>
      </w:r>
    </w:p>
    <w:p w14:paraId="319E4CCB" w14:textId="3F4AAF49" w:rsidR="00130E03" w:rsidRPr="00130E03" w:rsidRDefault="00130E03" w:rsidP="00240263">
      <w:pPr>
        <w:pStyle w:val="DBH3"/>
      </w:pPr>
      <w:bookmarkStart w:id="322" w:name="_Toc130299916"/>
      <w:r w:rsidRPr="00130E03">
        <w:lastRenderedPageBreak/>
        <w:t>Status UNDECIDED does not change within 14 days</w:t>
      </w:r>
      <w:bookmarkEnd w:id="322"/>
    </w:p>
    <w:p w14:paraId="20F4D5C0" w14:textId="77777777" w:rsidR="00130E03" w:rsidRPr="00130E03" w:rsidRDefault="00130E03" w:rsidP="00130E03">
      <w:r w:rsidRPr="00130E03">
        <w:t>Conditions:</w:t>
      </w:r>
    </w:p>
    <w:p w14:paraId="6BB8DD98" w14:textId="77777777" w:rsidR="00130E03" w:rsidRPr="00130E03" w:rsidRDefault="00130E03">
      <w:pPr>
        <w:pStyle w:val="Akapitzlist"/>
        <w:numPr>
          <w:ilvl w:val="0"/>
          <w:numId w:val="143"/>
        </w:numPr>
      </w:pPr>
      <w:r w:rsidRPr="00130E03">
        <w:t xml:space="preserve">All: </w:t>
      </w:r>
    </w:p>
    <w:p w14:paraId="2E1A0EED" w14:textId="77777777" w:rsidR="00130E03" w:rsidRPr="00130E03" w:rsidRDefault="00130E03">
      <w:pPr>
        <w:pStyle w:val="Akapitzlist"/>
        <w:numPr>
          <w:ilvl w:val="1"/>
          <w:numId w:val="143"/>
        </w:numPr>
      </w:pPr>
      <w:r w:rsidRPr="00240263">
        <w:rPr>
          <w:rStyle w:val="Pogrubienie"/>
          <w:rFonts w:cstheme="minorHAnsi"/>
          <w:b w:val="0"/>
          <w:bCs w:val="0"/>
          <w:szCs w:val="22"/>
        </w:rPr>
        <w:t>Status Age</w:t>
      </w:r>
      <w:r w:rsidRPr="00130E03">
        <w:t xml:space="preserve"> equal to </w:t>
      </w:r>
      <w:r w:rsidRPr="00240263">
        <w:rPr>
          <w:rStyle w:val="Uwydatnienie"/>
          <w:rFonts w:asciiTheme="minorHAnsi" w:hAnsiTheme="minorHAnsi" w:cstheme="minorHAnsi"/>
          <w:szCs w:val="22"/>
        </w:rPr>
        <w:t>14</w:t>
      </w:r>
    </w:p>
    <w:p w14:paraId="38BB5392" w14:textId="77777777" w:rsidR="00130E03" w:rsidRPr="00130E03" w:rsidRDefault="00130E03">
      <w:pPr>
        <w:pStyle w:val="Akapitzlist"/>
        <w:numPr>
          <w:ilvl w:val="1"/>
          <w:numId w:val="143"/>
        </w:numPr>
      </w:pPr>
      <w:r w:rsidRPr="0024026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240263">
        <w:rPr>
          <w:rStyle w:val="Uwydatnienie"/>
          <w:rFonts w:asciiTheme="minorHAnsi" w:hAnsiTheme="minorHAnsi" w:cstheme="minorHAnsi"/>
          <w:szCs w:val="22"/>
        </w:rPr>
        <w:t>0</w:t>
      </w:r>
    </w:p>
    <w:p w14:paraId="0581C7BB" w14:textId="77777777" w:rsidR="00130E03" w:rsidRPr="00130E03" w:rsidRDefault="00130E03">
      <w:pPr>
        <w:pStyle w:val="Akapitzlist"/>
        <w:numPr>
          <w:ilvl w:val="1"/>
          <w:numId w:val="143"/>
        </w:numPr>
      </w:pPr>
      <w:r w:rsidRPr="00240263">
        <w:rPr>
          <w:rStyle w:val="Pogrubienie"/>
          <w:rFonts w:cstheme="minorHAnsi"/>
          <w:b w:val="0"/>
          <w:bCs w:val="0"/>
          <w:szCs w:val="22"/>
        </w:rPr>
        <w:t>Status</w:t>
      </w:r>
      <w:r w:rsidRPr="00130E03">
        <w:t xml:space="preserve"> is </w:t>
      </w:r>
      <w:r w:rsidRPr="00240263">
        <w:rPr>
          <w:rStyle w:val="Uwydatnienie"/>
          <w:rFonts w:asciiTheme="minorHAnsi" w:hAnsiTheme="minorHAnsi" w:cstheme="minorHAnsi"/>
          <w:szCs w:val="22"/>
        </w:rPr>
        <w:t>UNDECIDED</w:t>
      </w:r>
    </w:p>
    <w:p w14:paraId="5ED8138B" w14:textId="77777777" w:rsidR="00130E03" w:rsidRPr="00130E03" w:rsidRDefault="00130E03">
      <w:pPr>
        <w:pStyle w:val="Akapitzlist"/>
        <w:numPr>
          <w:ilvl w:val="1"/>
          <w:numId w:val="143"/>
        </w:numPr>
      </w:pPr>
      <w:r w:rsidRPr="00240263">
        <w:rPr>
          <w:rStyle w:val="Pogrubienie"/>
          <w:rFonts w:cstheme="minorHAnsi"/>
          <w:b w:val="0"/>
          <w:bCs w:val="0"/>
          <w:szCs w:val="22"/>
        </w:rPr>
        <w:t>Type of Claim</w:t>
      </w:r>
      <w:r w:rsidRPr="00130E03">
        <w:t xml:space="preserve"> is </w:t>
      </w:r>
      <w:r w:rsidRPr="00240263">
        <w:rPr>
          <w:rStyle w:val="Uwydatnienie"/>
          <w:rFonts w:asciiTheme="minorHAnsi" w:hAnsiTheme="minorHAnsi" w:cstheme="minorHAnsi"/>
          <w:szCs w:val="22"/>
        </w:rPr>
        <w:t>HO</w:t>
      </w:r>
    </w:p>
    <w:p w14:paraId="2272A7B2" w14:textId="77777777" w:rsidR="00130E03" w:rsidRPr="00130E03" w:rsidRDefault="00130E03">
      <w:pPr>
        <w:pStyle w:val="Akapitzlist"/>
        <w:numPr>
          <w:ilvl w:val="1"/>
          <w:numId w:val="143"/>
        </w:numPr>
      </w:pPr>
      <w:r w:rsidRPr="00240263">
        <w:rPr>
          <w:rStyle w:val="Pogrubienie"/>
          <w:rFonts w:cstheme="minorHAnsi"/>
          <w:b w:val="0"/>
          <w:bCs w:val="0"/>
          <w:szCs w:val="22"/>
        </w:rPr>
        <w:t>Stage</w:t>
      </w:r>
      <w:r w:rsidRPr="00130E03">
        <w:t xml:space="preserve"> is </w:t>
      </w:r>
      <w:r w:rsidRPr="00240263">
        <w:rPr>
          <w:rStyle w:val="Uwydatnienie"/>
          <w:rFonts w:asciiTheme="minorHAnsi" w:hAnsiTheme="minorHAnsi" w:cstheme="minorHAnsi"/>
          <w:szCs w:val="22"/>
        </w:rPr>
        <w:t>Pre-Litigation</w:t>
      </w:r>
    </w:p>
    <w:p w14:paraId="1C99A29D" w14:textId="77777777" w:rsidR="00130E03" w:rsidRPr="00130E03" w:rsidRDefault="00130E03" w:rsidP="00130E03">
      <w:r w:rsidRPr="00130E03">
        <w:t>Tasks:</w:t>
      </w:r>
    </w:p>
    <w:p w14:paraId="4D0017F5" w14:textId="77777777" w:rsidR="00130E03" w:rsidRPr="00130E03" w:rsidRDefault="00130E03">
      <w:pPr>
        <w:pStyle w:val="Akapitzlist"/>
        <w:numPr>
          <w:ilvl w:val="0"/>
          <w:numId w:val="143"/>
        </w:numPr>
      </w:pPr>
      <w:r w:rsidRPr="00130E03">
        <w:t xml:space="preserve">create task for HOS PRE-SUIT to "Follow up with prospective client regarding Retainer" </w:t>
      </w:r>
    </w:p>
    <w:p w14:paraId="17A3F151" w14:textId="173637CB" w:rsidR="00130E03" w:rsidRPr="00130E03" w:rsidRDefault="00130E03" w:rsidP="00240263">
      <w:pPr>
        <w:pStyle w:val="DBH3"/>
      </w:pPr>
      <w:bookmarkStart w:id="323" w:name="_Toc130299917"/>
      <w:r w:rsidRPr="00130E03">
        <w:t>Status UNDECIDED does not change within 90 days</w:t>
      </w:r>
      <w:bookmarkEnd w:id="323"/>
    </w:p>
    <w:p w14:paraId="076D65B4" w14:textId="77777777" w:rsidR="00130E03" w:rsidRPr="00130E03" w:rsidRDefault="00130E03" w:rsidP="00130E03">
      <w:r w:rsidRPr="00130E03">
        <w:t>Conditions:</w:t>
      </w:r>
    </w:p>
    <w:p w14:paraId="0AE3637D" w14:textId="77777777" w:rsidR="00130E03" w:rsidRPr="00130E03" w:rsidRDefault="00130E03">
      <w:pPr>
        <w:pStyle w:val="Akapitzlist"/>
        <w:numPr>
          <w:ilvl w:val="0"/>
          <w:numId w:val="143"/>
        </w:numPr>
      </w:pPr>
      <w:r w:rsidRPr="00130E03">
        <w:t xml:space="preserve">All: </w:t>
      </w:r>
    </w:p>
    <w:p w14:paraId="506C759F" w14:textId="77777777" w:rsidR="00130E03" w:rsidRPr="00130E03" w:rsidRDefault="00130E03">
      <w:pPr>
        <w:pStyle w:val="Akapitzlist"/>
        <w:numPr>
          <w:ilvl w:val="1"/>
          <w:numId w:val="143"/>
        </w:numPr>
      </w:pPr>
      <w:r w:rsidRPr="00240263">
        <w:rPr>
          <w:rStyle w:val="Pogrubienie"/>
          <w:rFonts w:cstheme="minorHAnsi"/>
          <w:b w:val="0"/>
          <w:bCs w:val="0"/>
          <w:szCs w:val="22"/>
        </w:rPr>
        <w:t>Status Age</w:t>
      </w:r>
      <w:r w:rsidRPr="00130E03">
        <w:t xml:space="preserve"> equal to </w:t>
      </w:r>
      <w:r w:rsidRPr="00240263">
        <w:rPr>
          <w:rStyle w:val="Uwydatnienie"/>
          <w:rFonts w:asciiTheme="minorHAnsi" w:hAnsiTheme="minorHAnsi" w:cstheme="minorHAnsi"/>
          <w:szCs w:val="22"/>
        </w:rPr>
        <w:t>90</w:t>
      </w:r>
    </w:p>
    <w:p w14:paraId="6BE92BFA" w14:textId="77777777" w:rsidR="00130E03" w:rsidRPr="00130E03" w:rsidRDefault="00130E03">
      <w:pPr>
        <w:pStyle w:val="Akapitzlist"/>
        <w:numPr>
          <w:ilvl w:val="1"/>
          <w:numId w:val="143"/>
        </w:numPr>
      </w:pPr>
      <w:r w:rsidRPr="00240263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130E03">
        <w:t xml:space="preserve"> is </w:t>
      </w:r>
      <w:r w:rsidRPr="00240263">
        <w:rPr>
          <w:rStyle w:val="Uwydatnienie"/>
          <w:rFonts w:asciiTheme="minorHAnsi" w:hAnsiTheme="minorHAnsi" w:cstheme="minorHAnsi"/>
          <w:szCs w:val="22"/>
        </w:rPr>
        <w:t>0</w:t>
      </w:r>
    </w:p>
    <w:p w14:paraId="6B490024" w14:textId="77777777" w:rsidR="00130E03" w:rsidRPr="00130E03" w:rsidRDefault="00130E03">
      <w:pPr>
        <w:pStyle w:val="Akapitzlist"/>
        <w:numPr>
          <w:ilvl w:val="1"/>
          <w:numId w:val="143"/>
        </w:numPr>
      </w:pPr>
      <w:r w:rsidRPr="00240263">
        <w:rPr>
          <w:rStyle w:val="Pogrubienie"/>
          <w:rFonts w:cstheme="minorHAnsi"/>
          <w:b w:val="0"/>
          <w:bCs w:val="0"/>
          <w:szCs w:val="22"/>
        </w:rPr>
        <w:t>Status</w:t>
      </w:r>
      <w:r w:rsidRPr="00130E03">
        <w:t xml:space="preserve"> is </w:t>
      </w:r>
      <w:r w:rsidRPr="00240263">
        <w:rPr>
          <w:rStyle w:val="Uwydatnienie"/>
          <w:rFonts w:asciiTheme="minorHAnsi" w:hAnsiTheme="minorHAnsi" w:cstheme="minorHAnsi"/>
          <w:szCs w:val="22"/>
        </w:rPr>
        <w:t>UNDECIDED</w:t>
      </w:r>
    </w:p>
    <w:p w14:paraId="6A975BB0" w14:textId="77777777" w:rsidR="00130E03" w:rsidRPr="00130E03" w:rsidRDefault="00130E03">
      <w:pPr>
        <w:pStyle w:val="Akapitzlist"/>
        <w:numPr>
          <w:ilvl w:val="1"/>
          <w:numId w:val="143"/>
        </w:numPr>
      </w:pPr>
      <w:r w:rsidRPr="00240263">
        <w:rPr>
          <w:rStyle w:val="Pogrubienie"/>
          <w:rFonts w:cstheme="minorHAnsi"/>
          <w:b w:val="0"/>
          <w:bCs w:val="0"/>
          <w:szCs w:val="22"/>
        </w:rPr>
        <w:t>Type of Claim</w:t>
      </w:r>
      <w:r w:rsidRPr="00130E03">
        <w:t xml:space="preserve"> is </w:t>
      </w:r>
      <w:r w:rsidRPr="00240263">
        <w:rPr>
          <w:rStyle w:val="Uwydatnienie"/>
          <w:rFonts w:asciiTheme="minorHAnsi" w:hAnsiTheme="minorHAnsi" w:cstheme="minorHAnsi"/>
          <w:szCs w:val="22"/>
        </w:rPr>
        <w:t>HO</w:t>
      </w:r>
    </w:p>
    <w:p w14:paraId="4BA55D75" w14:textId="77777777" w:rsidR="00130E03" w:rsidRPr="00130E03" w:rsidRDefault="00130E03">
      <w:pPr>
        <w:pStyle w:val="Akapitzlist"/>
        <w:numPr>
          <w:ilvl w:val="1"/>
          <w:numId w:val="143"/>
        </w:numPr>
      </w:pPr>
      <w:r w:rsidRPr="00240263">
        <w:rPr>
          <w:rStyle w:val="Pogrubienie"/>
          <w:rFonts w:cstheme="minorHAnsi"/>
          <w:b w:val="0"/>
          <w:bCs w:val="0"/>
          <w:szCs w:val="22"/>
        </w:rPr>
        <w:t>Stage</w:t>
      </w:r>
      <w:r w:rsidRPr="00130E03">
        <w:t xml:space="preserve"> is </w:t>
      </w:r>
      <w:r w:rsidRPr="00240263">
        <w:rPr>
          <w:rStyle w:val="Uwydatnienie"/>
          <w:rFonts w:asciiTheme="minorHAnsi" w:hAnsiTheme="minorHAnsi" w:cstheme="minorHAnsi"/>
          <w:szCs w:val="22"/>
        </w:rPr>
        <w:t>Pre-Litigation</w:t>
      </w:r>
    </w:p>
    <w:p w14:paraId="54B8C5F1" w14:textId="77777777" w:rsidR="00130E03" w:rsidRPr="00130E03" w:rsidRDefault="00130E03" w:rsidP="00130E03">
      <w:r w:rsidRPr="00130E03">
        <w:t>Tasks:</w:t>
      </w:r>
    </w:p>
    <w:p w14:paraId="4F8E9773" w14:textId="4C54439A" w:rsidR="00130E03" w:rsidRDefault="00130E03">
      <w:pPr>
        <w:pStyle w:val="Akapitzlist"/>
        <w:numPr>
          <w:ilvl w:val="0"/>
          <w:numId w:val="143"/>
        </w:numPr>
      </w:pPr>
      <w:r w:rsidRPr="00130E03">
        <w:t>create task for HOS PRE-SUIT to "Notify Referral Source that we are closing file"</w:t>
      </w:r>
    </w:p>
    <w:p w14:paraId="57B23F63" w14:textId="7ECF3BDF" w:rsidR="00976EED" w:rsidRDefault="00976EED" w:rsidP="00976EED">
      <w:pPr>
        <w:pStyle w:val="DBH2"/>
      </w:pPr>
      <w:bookmarkStart w:id="324" w:name="_Toc130299918"/>
      <w:r w:rsidRPr="00976EED">
        <w:t>Module: Cases, Section: Settlement Negotiations</w:t>
      </w:r>
      <w:bookmarkEnd w:id="324"/>
    </w:p>
    <w:p w14:paraId="54787E1E" w14:textId="70935B4C" w:rsidR="00976EED" w:rsidRPr="00976EED" w:rsidRDefault="00976EED" w:rsidP="00976EED">
      <w:pPr>
        <w:pStyle w:val="DBH3"/>
        <w:rPr>
          <w:lang w:val="pl-PL" w:eastAsia="pl-PL"/>
        </w:rPr>
      </w:pPr>
      <w:bookmarkStart w:id="325" w:name="_Toc130299919"/>
      <w:r w:rsidRPr="00976EED">
        <w:t>ON_CHANGE Settl. Negot. Demand</w:t>
      </w:r>
      <w:bookmarkEnd w:id="325"/>
    </w:p>
    <w:p w14:paraId="2D8B2FF9" w14:textId="77777777" w:rsidR="00976EED" w:rsidRPr="00976EED" w:rsidRDefault="00976EED" w:rsidP="00976EED">
      <w:r w:rsidRPr="00976EED">
        <w:t>Conditions:</w:t>
      </w:r>
    </w:p>
    <w:p w14:paraId="4FBC2C96" w14:textId="77777777" w:rsidR="00976EED" w:rsidRPr="00976EED" w:rsidRDefault="00976EED">
      <w:pPr>
        <w:pStyle w:val="Akapitzlist"/>
        <w:numPr>
          <w:ilvl w:val="0"/>
          <w:numId w:val="143"/>
        </w:numPr>
      </w:pPr>
      <w:r w:rsidRPr="00976EED">
        <w:t xml:space="preserve">All: </w:t>
      </w:r>
    </w:p>
    <w:p w14:paraId="01075B20" w14:textId="77777777" w:rsidR="00976EED" w:rsidRPr="00976EED" w:rsidRDefault="00976EED">
      <w:pPr>
        <w:pStyle w:val="Akapitzlist"/>
        <w:numPr>
          <w:ilvl w:val="1"/>
          <w:numId w:val="143"/>
        </w:numPr>
      </w:pPr>
      <w:r w:rsidRPr="00976EED">
        <w:rPr>
          <w:rStyle w:val="Pogrubienie"/>
          <w:rFonts w:cstheme="minorHAnsi"/>
          <w:b w:val="0"/>
          <w:bCs w:val="0"/>
          <w:szCs w:val="22"/>
        </w:rPr>
        <w:t>Demand</w:t>
      </w:r>
      <w:r w:rsidRPr="00976EED">
        <w:t xml:space="preserve"> has changed</w:t>
      </w:r>
    </w:p>
    <w:p w14:paraId="123F8BEE" w14:textId="77777777" w:rsidR="00976EED" w:rsidRPr="00976EED" w:rsidRDefault="00976EED">
      <w:pPr>
        <w:pStyle w:val="Akapitzlist"/>
        <w:numPr>
          <w:ilvl w:val="1"/>
          <w:numId w:val="143"/>
        </w:numPr>
      </w:pPr>
      <w:r w:rsidRPr="00976EED">
        <w:rPr>
          <w:rStyle w:val="Pogrubienie"/>
          <w:rFonts w:cstheme="minorHAnsi"/>
          <w:b w:val="0"/>
          <w:bCs w:val="0"/>
          <w:szCs w:val="22"/>
        </w:rPr>
        <w:t>Demand</w:t>
      </w:r>
      <w:r w:rsidRPr="00976EED">
        <w:t xml:space="preserve"> is not empty</w:t>
      </w:r>
    </w:p>
    <w:p w14:paraId="1F105DF6" w14:textId="77777777" w:rsidR="00976EED" w:rsidRPr="00976EED" w:rsidRDefault="00976EED" w:rsidP="00976EED">
      <w:r w:rsidRPr="00976EED">
        <w:t>Tasks:</w:t>
      </w:r>
    </w:p>
    <w:p w14:paraId="51F17860" w14:textId="77777777" w:rsidR="00976EED" w:rsidRPr="00976EED" w:rsidRDefault="00976EED">
      <w:pPr>
        <w:pStyle w:val="Akapitzlist"/>
        <w:numPr>
          <w:ilvl w:val="0"/>
          <w:numId w:val="143"/>
        </w:numPr>
      </w:pPr>
      <w:r w:rsidRPr="00976EED">
        <w:t xml:space="preserve">Add new note to Demand Notes </w:t>
      </w:r>
    </w:p>
    <w:p w14:paraId="37A3E071" w14:textId="5EE91080" w:rsidR="00976EED" w:rsidRPr="00976EED" w:rsidRDefault="00976EED" w:rsidP="00976EED">
      <w:pPr>
        <w:pStyle w:val="DBH3"/>
      </w:pPr>
      <w:bookmarkStart w:id="326" w:name="_Toc130299920"/>
      <w:r w:rsidRPr="00976EED">
        <w:t>ON_CHANGE Settl. Negot. Offer</w:t>
      </w:r>
      <w:bookmarkEnd w:id="326"/>
    </w:p>
    <w:p w14:paraId="24E61DE1" w14:textId="77777777" w:rsidR="00976EED" w:rsidRPr="00976EED" w:rsidRDefault="00976EED" w:rsidP="00976EED">
      <w:r w:rsidRPr="00976EED">
        <w:t>Conditions:</w:t>
      </w:r>
    </w:p>
    <w:p w14:paraId="2B14F783" w14:textId="77777777" w:rsidR="00976EED" w:rsidRPr="00976EED" w:rsidRDefault="00976EED">
      <w:pPr>
        <w:pStyle w:val="Akapitzlist"/>
        <w:numPr>
          <w:ilvl w:val="0"/>
          <w:numId w:val="143"/>
        </w:numPr>
      </w:pPr>
      <w:r w:rsidRPr="00976EED">
        <w:lastRenderedPageBreak/>
        <w:t xml:space="preserve">All: </w:t>
      </w:r>
    </w:p>
    <w:p w14:paraId="5E682DF6" w14:textId="77777777" w:rsidR="00976EED" w:rsidRPr="00976EED" w:rsidRDefault="00976EED">
      <w:pPr>
        <w:pStyle w:val="Akapitzlist"/>
        <w:numPr>
          <w:ilvl w:val="1"/>
          <w:numId w:val="143"/>
        </w:numPr>
      </w:pPr>
      <w:r w:rsidRPr="00976EED">
        <w:rPr>
          <w:rStyle w:val="Pogrubienie"/>
          <w:rFonts w:cstheme="minorHAnsi"/>
          <w:b w:val="0"/>
          <w:bCs w:val="0"/>
          <w:szCs w:val="22"/>
        </w:rPr>
        <w:t>Offer</w:t>
      </w:r>
      <w:r w:rsidRPr="00976EED">
        <w:t xml:space="preserve"> has changed</w:t>
      </w:r>
    </w:p>
    <w:p w14:paraId="5DB81A3F" w14:textId="77777777" w:rsidR="00976EED" w:rsidRPr="00976EED" w:rsidRDefault="00976EED">
      <w:pPr>
        <w:pStyle w:val="Akapitzlist"/>
        <w:numPr>
          <w:ilvl w:val="1"/>
          <w:numId w:val="143"/>
        </w:numPr>
      </w:pPr>
      <w:r w:rsidRPr="00976EED">
        <w:rPr>
          <w:rStyle w:val="Pogrubienie"/>
          <w:rFonts w:cstheme="minorHAnsi"/>
          <w:b w:val="0"/>
          <w:bCs w:val="0"/>
          <w:szCs w:val="22"/>
        </w:rPr>
        <w:t>Offer</w:t>
      </w:r>
      <w:r w:rsidRPr="00976EED">
        <w:t xml:space="preserve"> is not empty</w:t>
      </w:r>
    </w:p>
    <w:p w14:paraId="28B6D4D6" w14:textId="77777777" w:rsidR="00976EED" w:rsidRPr="00976EED" w:rsidRDefault="00976EED" w:rsidP="00976EED">
      <w:r w:rsidRPr="00976EED">
        <w:t>Tasks:</w:t>
      </w:r>
    </w:p>
    <w:p w14:paraId="090FEFE2" w14:textId="77777777" w:rsidR="00976EED" w:rsidRPr="00976EED" w:rsidRDefault="00976EED">
      <w:pPr>
        <w:pStyle w:val="Akapitzlist"/>
        <w:numPr>
          <w:ilvl w:val="0"/>
          <w:numId w:val="143"/>
        </w:numPr>
      </w:pPr>
      <w:r w:rsidRPr="00976EED">
        <w:t>Add new note to Offer Notes</w:t>
      </w:r>
    </w:p>
    <w:p w14:paraId="071E667E" w14:textId="253EA298" w:rsidR="00E53F97" w:rsidRDefault="008805FA" w:rsidP="008805FA">
      <w:pPr>
        <w:pStyle w:val="DBH2"/>
      </w:pPr>
      <w:bookmarkStart w:id="327" w:name="_Toc130299921"/>
      <w:r w:rsidRPr="008805FA">
        <w:t>Module: Cases, Section: Settlement</w:t>
      </w:r>
      <w:bookmarkEnd w:id="327"/>
    </w:p>
    <w:p w14:paraId="2B5680C9" w14:textId="5EA8F69A" w:rsidR="008805FA" w:rsidRPr="008805FA" w:rsidRDefault="008805FA" w:rsidP="008805FA">
      <w:pPr>
        <w:pStyle w:val="DBH3"/>
        <w:rPr>
          <w:lang w:val="pl-PL" w:eastAsia="pl-PL"/>
        </w:rPr>
      </w:pPr>
      <w:bookmarkStart w:id="328" w:name="_Toc130299922"/>
      <w:r w:rsidRPr="008805FA">
        <w:t>Change of Settlement Status</w:t>
      </w:r>
      <w:bookmarkEnd w:id="328"/>
    </w:p>
    <w:p w14:paraId="30977351" w14:textId="77777777" w:rsidR="008805FA" w:rsidRPr="008805FA" w:rsidRDefault="008805FA" w:rsidP="008805FA">
      <w:r w:rsidRPr="008805FA">
        <w:t>Conditions:</w:t>
      </w:r>
    </w:p>
    <w:p w14:paraId="3D2FAB2A" w14:textId="77777777" w:rsidR="008805FA" w:rsidRPr="008805FA" w:rsidRDefault="008805FA">
      <w:pPr>
        <w:pStyle w:val="Akapitzlist"/>
        <w:numPr>
          <w:ilvl w:val="0"/>
          <w:numId w:val="143"/>
        </w:numPr>
      </w:pPr>
      <w:r w:rsidRPr="008805FA">
        <w:t xml:space="preserve">All: </w:t>
      </w:r>
    </w:p>
    <w:p w14:paraId="68C641B2" w14:textId="77777777" w:rsidR="008805FA" w:rsidRPr="008805FA" w:rsidRDefault="008805FA">
      <w:pPr>
        <w:pStyle w:val="Akapitzlist"/>
        <w:numPr>
          <w:ilvl w:val="1"/>
          <w:numId w:val="143"/>
        </w:numPr>
      </w:pPr>
      <w:r w:rsidRPr="008805FA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has changed</w:t>
      </w:r>
    </w:p>
    <w:p w14:paraId="18D348E5" w14:textId="77777777" w:rsidR="008805FA" w:rsidRPr="008805FA" w:rsidRDefault="008805FA">
      <w:pPr>
        <w:pStyle w:val="Akapitzlist"/>
        <w:numPr>
          <w:ilvl w:val="1"/>
          <w:numId w:val="143"/>
        </w:numPr>
      </w:pPr>
      <w:r w:rsidRPr="008805FA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is not empty</w:t>
      </w:r>
    </w:p>
    <w:p w14:paraId="2A51119A" w14:textId="77777777" w:rsidR="008805FA" w:rsidRPr="008805FA" w:rsidRDefault="008805FA" w:rsidP="008805FA">
      <w:r w:rsidRPr="008805FA">
        <w:t>Tasks:</w:t>
      </w:r>
    </w:p>
    <w:p w14:paraId="031D0A4E" w14:textId="77777777" w:rsidR="008805FA" w:rsidRPr="008805FA" w:rsidRDefault="008805FA">
      <w:pPr>
        <w:pStyle w:val="Akapitzlist"/>
        <w:numPr>
          <w:ilvl w:val="0"/>
          <w:numId w:val="143"/>
        </w:numPr>
      </w:pPr>
      <w:r w:rsidRPr="008805FA">
        <w:t xml:space="preserve">Update Status, Status Age, Status Date, Stage </w:t>
      </w:r>
    </w:p>
    <w:p w14:paraId="0C20FF26" w14:textId="762E7F1D" w:rsidR="008805FA" w:rsidRPr="008805FA" w:rsidRDefault="008805FA" w:rsidP="008805FA">
      <w:pPr>
        <w:pStyle w:val="DBH3"/>
      </w:pPr>
      <w:bookmarkStart w:id="329" w:name="_Toc130299923"/>
      <w:r w:rsidRPr="008805FA">
        <w:t>Copy AOB/DTP Attorney to Demand Attorney</w:t>
      </w:r>
      <w:bookmarkEnd w:id="329"/>
    </w:p>
    <w:p w14:paraId="68E8F9BF" w14:textId="77777777" w:rsidR="008805FA" w:rsidRPr="008805FA" w:rsidRDefault="008805FA" w:rsidP="008805FA">
      <w:r w:rsidRPr="008805FA">
        <w:t>Conditions:</w:t>
      </w:r>
    </w:p>
    <w:p w14:paraId="4CC1F3E9" w14:textId="77777777" w:rsidR="008805FA" w:rsidRPr="008805FA" w:rsidRDefault="008805FA">
      <w:pPr>
        <w:pStyle w:val="Akapitzlist"/>
        <w:numPr>
          <w:ilvl w:val="0"/>
          <w:numId w:val="143"/>
        </w:numPr>
      </w:pPr>
      <w:r w:rsidRPr="008805FA">
        <w:t xml:space="preserve">All: </w:t>
      </w:r>
    </w:p>
    <w:p w14:paraId="47B712E7" w14:textId="77777777" w:rsidR="008805FA" w:rsidRPr="008805FA" w:rsidRDefault="008805FA">
      <w:pPr>
        <w:pStyle w:val="Akapitzlist"/>
        <w:numPr>
          <w:ilvl w:val="1"/>
          <w:numId w:val="143"/>
        </w:numPr>
      </w:pPr>
      <w:r w:rsidRPr="008805FA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805FA">
        <w:t xml:space="preserve"> is </w:t>
      </w:r>
      <w:r w:rsidRPr="008805FA">
        <w:rPr>
          <w:rStyle w:val="Uwydatnienie"/>
          <w:rFonts w:asciiTheme="minorHAnsi" w:hAnsiTheme="minorHAnsi" w:cstheme="minorHAnsi"/>
          <w:szCs w:val="22"/>
        </w:rPr>
        <w:t>0</w:t>
      </w:r>
    </w:p>
    <w:p w14:paraId="555CF8EA" w14:textId="77777777" w:rsidR="008805FA" w:rsidRPr="008805FA" w:rsidRDefault="008805FA">
      <w:pPr>
        <w:pStyle w:val="Akapitzlist"/>
        <w:numPr>
          <w:ilvl w:val="1"/>
          <w:numId w:val="143"/>
        </w:numPr>
      </w:pPr>
      <w:r w:rsidRPr="008805FA">
        <w:rPr>
          <w:rStyle w:val="Pogrubienie"/>
          <w:rFonts w:cstheme="minorHAnsi"/>
          <w:b w:val="0"/>
          <w:bCs w:val="0"/>
          <w:szCs w:val="22"/>
        </w:rPr>
        <w:t>Stage</w:t>
      </w:r>
      <w:r w:rsidRPr="008805FA">
        <w:t xml:space="preserve"> has changed to </w:t>
      </w:r>
      <w:r w:rsidRPr="008805FA">
        <w:rPr>
          <w:rStyle w:val="Uwydatnienie"/>
          <w:rFonts w:asciiTheme="minorHAnsi" w:hAnsiTheme="minorHAnsi" w:cstheme="minorHAnsi"/>
          <w:szCs w:val="22"/>
        </w:rPr>
        <w:t>Settlement</w:t>
      </w:r>
    </w:p>
    <w:p w14:paraId="4B705918" w14:textId="77777777" w:rsidR="008805FA" w:rsidRPr="008805FA" w:rsidRDefault="008805FA" w:rsidP="008805FA">
      <w:r w:rsidRPr="008805FA">
        <w:t>Tasks:</w:t>
      </w:r>
    </w:p>
    <w:p w14:paraId="3016DC8A" w14:textId="77777777" w:rsidR="008805FA" w:rsidRPr="008805FA" w:rsidRDefault="008805FA">
      <w:pPr>
        <w:pStyle w:val="Akapitzlist"/>
        <w:numPr>
          <w:ilvl w:val="0"/>
          <w:numId w:val="143"/>
        </w:numPr>
      </w:pPr>
      <w:r w:rsidRPr="008805FA">
        <w:t xml:space="preserve">Set AOB/DTP Attorney to Demand Attorney </w:t>
      </w:r>
    </w:p>
    <w:p w14:paraId="78176668" w14:textId="4D283FC5" w:rsidR="008805FA" w:rsidRPr="008805FA" w:rsidRDefault="008805FA" w:rsidP="008805FA">
      <w:pPr>
        <w:pStyle w:val="DBH3"/>
      </w:pPr>
      <w:bookmarkStart w:id="330" w:name="_Toc130299924"/>
      <w:r w:rsidRPr="008805FA">
        <w:t>Set Fees and Costs</w:t>
      </w:r>
      <w:bookmarkEnd w:id="330"/>
    </w:p>
    <w:p w14:paraId="34C0A08A" w14:textId="77777777" w:rsidR="008805FA" w:rsidRPr="008805FA" w:rsidRDefault="008805FA" w:rsidP="008805FA">
      <w:r w:rsidRPr="008805FA">
        <w:t>Conditions:</w:t>
      </w:r>
    </w:p>
    <w:p w14:paraId="5CDB923E" w14:textId="77777777" w:rsidR="008805FA" w:rsidRPr="008805FA" w:rsidRDefault="008805FA">
      <w:pPr>
        <w:pStyle w:val="Akapitzlist"/>
        <w:numPr>
          <w:ilvl w:val="0"/>
          <w:numId w:val="143"/>
        </w:numPr>
      </w:pPr>
      <w:r w:rsidRPr="008805FA">
        <w:t xml:space="preserve">All: </w:t>
      </w:r>
    </w:p>
    <w:p w14:paraId="6E8632A1" w14:textId="77777777" w:rsidR="008805FA" w:rsidRPr="008805FA" w:rsidRDefault="008805FA">
      <w:pPr>
        <w:pStyle w:val="Akapitzlist"/>
        <w:numPr>
          <w:ilvl w:val="1"/>
          <w:numId w:val="143"/>
        </w:numPr>
      </w:pPr>
      <w:r w:rsidRPr="008805FA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805FA">
        <w:t xml:space="preserve"> is </w:t>
      </w:r>
      <w:r w:rsidRPr="008805FA">
        <w:rPr>
          <w:rStyle w:val="Uwydatnienie"/>
          <w:rFonts w:asciiTheme="minorHAnsi" w:hAnsiTheme="minorHAnsi" w:cstheme="minorHAnsi"/>
          <w:szCs w:val="22"/>
        </w:rPr>
        <w:t>0</w:t>
      </w:r>
    </w:p>
    <w:p w14:paraId="2D515016" w14:textId="77777777" w:rsidR="008805FA" w:rsidRPr="008805FA" w:rsidRDefault="008805FA">
      <w:pPr>
        <w:pStyle w:val="Akapitzlist"/>
        <w:numPr>
          <w:ilvl w:val="0"/>
          <w:numId w:val="143"/>
        </w:numPr>
      </w:pPr>
      <w:r w:rsidRPr="008805FA">
        <w:t xml:space="preserve">At least one: </w:t>
      </w:r>
    </w:p>
    <w:p w14:paraId="237A30BD" w14:textId="77777777" w:rsidR="008805FA" w:rsidRPr="008805FA" w:rsidRDefault="008805FA">
      <w:pPr>
        <w:pStyle w:val="Akapitzlist"/>
        <w:numPr>
          <w:ilvl w:val="1"/>
          <w:numId w:val="143"/>
        </w:numPr>
      </w:pPr>
      <w:r w:rsidRPr="008805FA">
        <w:rPr>
          <w:rStyle w:val="Pogrubienie"/>
          <w:rFonts w:cstheme="minorHAnsi"/>
          <w:b w:val="0"/>
          <w:bCs w:val="0"/>
          <w:szCs w:val="22"/>
        </w:rPr>
        <w:t>Attorney Fee</w:t>
      </w:r>
      <w:r w:rsidRPr="008805FA">
        <w:t xml:space="preserve"> has changed</w:t>
      </w:r>
    </w:p>
    <w:p w14:paraId="21AC86D9" w14:textId="77777777" w:rsidR="008805FA" w:rsidRPr="008805FA" w:rsidRDefault="008805FA">
      <w:pPr>
        <w:pStyle w:val="Akapitzlist"/>
        <w:numPr>
          <w:ilvl w:val="1"/>
          <w:numId w:val="143"/>
        </w:numPr>
      </w:pPr>
      <w:r w:rsidRPr="008805FA">
        <w:rPr>
          <w:rStyle w:val="Pogrubienie"/>
          <w:rFonts w:cstheme="minorHAnsi"/>
          <w:b w:val="0"/>
          <w:bCs w:val="0"/>
          <w:szCs w:val="22"/>
        </w:rPr>
        <w:t>Settlement Costs</w:t>
      </w:r>
      <w:r w:rsidRPr="008805FA">
        <w:t xml:space="preserve"> has changed</w:t>
      </w:r>
    </w:p>
    <w:p w14:paraId="72BDF18B" w14:textId="77777777" w:rsidR="008805FA" w:rsidRPr="008805FA" w:rsidRDefault="008805FA" w:rsidP="008805FA">
      <w:r w:rsidRPr="008805FA">
        <w:t>Tasks:</w:t>
      </w:r>
    </w:p>
    <w:p w14:paraId="7BE862F8" w14:textId="77777777" w:rsidR="008805FA" w:rsidRPr="008805FA" w:rsidRDefault="008805FA">
      <w:pPr>
        <w:pStyle w:val="Akapitzlist"/>
        <w:numPr>
          <w:ilvl w:val="0"/>
          <w:numId w:val="144"/>
        </w:numPr>
      </w:pPr>
      <w:r w:rsidRPr="008805FA">
        <w:t xml:space="preserve">Set Fees and Costs = Attorney Fee + Settlement Cost </w:t>
      </w:r>
    </w:p>
    <w:p w14:paraId="1D29BF81" w14:textId="4EF0CA66" w:rsidR="008805FA" w:rsidRPr="008805FA" w:rsidRDefault="008805FA" w:rsidP="008805FA">
      <w:pPr>
        <w:pStyle w:val="DBH3"/>
      </w:pPr>
      <w:bookmarkStart w:id="331" w:name="_Toc130299925"/>
      <w:r w:rsidRPr="008805FA">
        <w:lastRenderedPageBreak/>
        <w:t>Settlement Status change to Motion to Compel Settlement</w:t>
      </w:r>
      <w:bookmarkEnd w:id="331"/>
    </w:p>
    <w:p w14:paraId="65A471A2" w14:textId="77777777" w:rsidR="008805FA" w:rsidRPr="008805FA" w:rsidRDefault="008805FA" w:rsidP="008805FA">
      <w:r w:rsidRPr="008805FA">
        <w:t>Conditions:</w:t>
      </w:r>
    </w:p>
    <w:p w14:paraId="70A82F69" w14:textId="77777777" w:rsidR="008805FA" w:rsidRPr="008805FA" w:rsidRDefault="008805FA">
      <w:pPr>
        <w:pStyle w:val="Akapitzlist"/>
        <w:numPr>
          <w:ilvl w:val="0"/>
          <w:numId w:val="145"/>
        </w:numPr>
      </w:pPr>
      <w:r w:rsidRPr="008805FA">
        <w:t xml:space="preserve">All: </w:t>
      </w:r>
    </w:p>
    <w:p w14:paraId="7F2FCDFF" w14:textId="77777777" w:rsidR="008805FA" w:rsidRPr="008805FA" w:rsidRDefault="008805FA">
      <w:pPr>
        <w:pStyle w:val="Akapitzlist"/>
        <w:numPr>
          <w:ilvl w:val="1"/>
          <w:numId w:val="145"/>
        </w:numPr>
      </w:pPr>
      <w:r w:rsidRPr="008805FA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has changed</w:t>
      </w:r>
    </w:p>
    <w:p w14:paraId="67FE9D68" w14:textId="77777777" w:rsidR="008805FA" w:rsidRPr="008805FA" w:rsidRDefault="008805FA">
      <w:pPr>
        <w:pStyle w:val="Akapitzlist"/>
        <w:numPr>
          <w:ilvl w:val="1"/>
          <w:numId w:val="145"/>
        </w:numPr>
      </w:pPr>
      <w:r w:rsidRPr="008805FA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is </w:t>
      </w:r>
      <w:r w:rsidRPr="008805FA">
        <w:rPr>
          <w:rStyle w:val="Uwydatnienie"/>
          <w:rFonts w:asciiTheme="minorHAnsi" w:hAnsiTheme="minorHAnsi" w:cstheme="minorHAnsi"/>
          <w:szCs w:val="22"/>
        </w:rPr>
        <w:t>Motion to Compel Settlement</w:t>
      </w:r>
    </w:p>
    <w:p w14:paraId="2DE97CAB" w14:textId="77777777" w:rsidR="008805FA" w:rsidRPr="008805FA" w:rsidRDefault="008805FA">
      <w:pPr>
        <w:pStyle w:val="Akapitzlist"/>
        <w:numPr>
          <w:ilvl w:val="1"/>
          <w:numId w:val="145"/>
        </w:numPr>
      </w:pPr>
      <w:r w:rsidRPr="008805FA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805FA">
        <w:t xml:space="preserve"> is </w:t>
      </w:r>
      <w:r w:rsidRPr="008805FA">
        <w:rPr>
          <w:rStyle w:val="Uwydatnienie"/>
          <w:rFonts w:asciiTheme="minorHAnsi" w:hAnsiTheme="minorHAnsi" w:cstheme="minorHAnsi"/>
          <w:szCs w:val="22"/>
        </w:rPr>
        <w:t>0</w:t>
      </w:r>
    </w:p>
    <w:p w14:paraId="1CACFAD0" w14:textId="77777777" w:rsidR="008805FA" w:rsidRPr="008805FA" w:rsidRDefault="008805FA" w:rsidP="008805FA">
      <w:r w:rsidRPr="008805FA">
        <w:t>Tasks:</w:t>
      </w:r>
    </w:p>
    <w:p w14:paraId="331EB9BB" w14:textId="77777777" w:rsidR="008805FA" w:rsidRPr="008805FA" w:rsidRDefault="008805FA">
      <w:pPr>
        <w:pStyle w:val="Akapitzlist"/>
        <w:numPr>
          <w:ilvl w:val="0"/>
          <w:numId w:val="145"/>
        </w:numPr>
      </w:pPr>
      <w:r w:rsidRPr="008805FA">
        <w:t>Create "Motion to Compel Settlement"</w:t>
      </w:r>
    </w:p>
    <w:p w14:paraId="3CC80F4E" w14:textId="77777777" w:rsidR="008805FA" w:rsidRPr="008805FA" w:rsidRDefault="008805FA">
      <w:pPr>
        <w:pStyle w:val="Akapitzlist"/>
        <w:numPr>
          <w:ilvl w:val="0"/>
          <w:numId w:val="145"/>
        </w:numPr>
      </w:pPr>
      <w:r w:rsidRPr="008805FA">
        <w:t>send "Motion to Compel Settlement" to Peru Queue for filing</w:t>
      </w:r>
    </w:p>
    <w:p w14:paraId="61FFEB0A" w14:textId="77777777" w:rsidR="008805FA" w:rsidRPr="008805FA" w:rsidRDefault="008805FA">
      <w:pPr>
        <w:pStyle w:val="Akapitzlist"/>
        <w:numPr>
          <w:ilvl w:val="0"/>
          <w:numId w:val="145"/>
        </w:numPr>
      </w:pPr>
      <w:r w:rsidRPr="008805FA">
        <w:t>Create task for Scheduling Team - Hearings to "Coordinate hearing on Plaintiff's Motion to Compel Settlement in"</w:t>
      </w:r>
    </w:p>
    <w:p w14:paraId="31E8D851" w14:textId="77777777" w:rsidR="008805FA" w:rsidRPr="008805FA" w:rsidRDefault="008805FA">
      <w:pPr>
        <w:pStyle w:val="Akapitzlist"/>
        <w:numPr>
          <w:ilvl w:val="0"/>
          <w:numId w:val="145"/>
        </w:numPr>
      </w:pPr>
      <w:r w:rsidRPr="008805FA">
        <w:t xml:space="preserve">set Motion to Compel Settlement </w:t>
      </w:r>
    </w:p>
    <w:p w14:paraId="4CBF74AA" w14:textId="4298BE95" w:rsidR="008805FA" w:rsidRPr="008805FA" w:rsidRDefault="008805FA" w:rsidP="008805FA">
      <w:pPr>
        <w:pStyle w:val="DBH3"/>
      </w:pPr>
      <w:bookmarkStart w:id="332" w:name="_Toc130299926"/>
      <w:r w:rsidRPr="008805FA">
        <w:t>Settlement Status change to SETTLED &amp; PAID</w:t>
      </w:r>
      <w:bookmarkEnd w:id="332"/>
    </w:p>
    <w:p w14:paraId="67EB8468" w14:textId="77777777" w:rsidR="008805FA" w:rsidRPr="008805FA" w:rsidRDefault="008805FA" w:rsidP="008805FA">
      <w:r w:rsidRPr="008805FA">
        <w:t>Conditions:</w:t>
      </w:r>
    </w:p>
    <w:p w14:paraId="51438423" w14:textId="77777777" w:rsidR="008805FA" w:rsidRPr="008805FA" w:rsidRDefault="008805FA">
      <w:pPr>
        <w:pStyle w:val="Akapitzlist"/>
        <w:numPr>
          <w:ilvl w:val="0"/>
          <w:numId w:val="146"/>
        </w:numPr>
      </w:pPr>
      <w:r w:rsidRPr="008805FA">
        <w:t xml:space="preserve">All: </w:t>
      </w:r>
    </w:p>
    <w:p w14:paraId="2631244F" w14:textId="77777777" w:rsidR="008805FA" w:rsidRPr="008805FA" w:rsidRDefault="008805FA">
      <w:pPr>
        <w:pStyle w:val="Akapitzlist"/>
        <w:numPr>
          <w:ilvl w:val="1"/>
          <w:numId w:val="146"/>
        </w:numPr>
      </w:pPr>
      <w:r w:rsidRPr="008805FA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has changed</w:t>
      </w:r>
    </w:p>
    <w:p w14:paraId="464AAC43" w14:textId="77777777" w:rsidR="008805FA" w:rsidRPr="008805FA" w:rsidRDefault="008805FA">
      <w:pPr>
        <w:pStyle w:val="Akapitzlist"/>
        <w:numPr>
          <w:ilvl w:val="1"/>
          <w:numId w:val="146"/>
        </w:numPr>
      </w:pPr>
      <w:r w:rsidRPr="008805FA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is </w:t>
      </w:r>
      <w:r w:rsidRPr="008805FA">
        <w:rPr>
          <w:rStyle w:val="Uwydatnienie"/>
          <w:rFonts w:asciiTheme="minorHAnsi" w:hAnsiTheme="minorHAnsi" w:cstheme="minorHAnsi"/>
          <w:szCs w:val="22"/>
        </w:rPr>
        <w:t>SETTLED &amp; PAID</w:t>
      </w:r>
    </w:p>
    <w:p w14:paraId="39BF5DB5" w14:textId="77777777" w:rsidR="008805FA" w:rsidRPr="008805FA" w:rsidRDefault="008805FA">
      <w:pPr>
        <w:pStyle w:val="Akapitzlist"/>
        <w:numPr>
          <w:ilvl w:val="1"/>
          <w:numId w:val="146"/>
        </w:numPr>
      </w:pPr>
      <w:r w:rsidRPr="008805FA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805FA">
        <w:t xml:space="preserve"> is </w:t>
      </w:r>
      <w:r w:rsidRPr="008805FA">
        <w:rPr>
          <w:rStyle w:val="Uwydatnienie"/>
          <w:rFonts w:asciiTheme="minorHAnsi" w:hAnsiTheme="minorHAnsi" w:cstheme="minorHAnsi"/>
          <w:szCs w:val="22"/>
        </w:rPr>
        <w:t>0</w:t>
      </w:r>
    </w:p>
    <w:p w14:paraId="68576099" w14:textId="77777777" w:rsidR="008805FA" w:rsidRPr="008805FA" w:rsidRDefault="008805FA" w:rsidP="008805FA">
      <w:r w:rsidRPr="008805FA">
        <w:t>Tasks:</w:t>
      </w:r>
    </w:p>
    <w:p w14:paraId="7B21B5CE" w14:textId="77777777" w:rsidR="008805FA" w:rsidRPr="008805FA" w:rsidRDefault="008805FA">
      <w:pPr>
        <w:pStyle w:val="Akapitzlist"/>
        <w:numPr>
          <w:ilvl w:val="0"/>
          <w:numId w:val="146"/>
        </w:numPr>
      </w:pPr>
      <w:r w:rsidRPr="008805FA">
        <w:t>set date Settlement Payment Received</w:t>
      </w:r>
    </w:p>
    <w:p w14:paraId="57489313" w14:textId="77777777" w:rsidR="008805FA" w:rsidRPr="008805FA" w:rsidRDefault="008805FA">
      <w:pPr>
        <w:pStyle w:val="Akapitzlist"/>
        <w:numPr>
          <w:ilvl w:val="0"/>
          <w:numId w:val="146"/>
        </w:numPr>
      </w:pPr>
      <w:r w:rsidRPr="008805FA">
        <w:t>Create "Voluntary Dismissal with Prejudice"</w:t>
      </w:r>
    </w:p>
    <w:p w14:paraId="163F27D5" w14:textId="77777777" w:rsidR="008805FA" w:rsidRPr="008805FA" w:rsidRDefault="008805FA">
      <w:pPr>
        <w:pStyle w:val="Akapitzlist"/>
        <w:numPr>
          <w:ilvl w:val="0"/>
          <w:numId w:val="146"/>
        </w:numPr>
      </w:pPr>
      <w:r w:rsidRPr="008805FA">
        <w:t>create Task for Peru Team to "Voluntary Dismissal with Prejudice - send filing"</w:t>
      </w:r>
    </w:p>
    <w:p w14:paraId="0FE7C763" w14:textId="77777777" w:rsidR="008805FA" w:rsidRPr="008805FA" w:rsidRDefault="008805FA">
      <w:pPr>
        <w:pStyle w:val="Akapitzlist"/>
        <w:numPr>
          <w:ilvl w:val="0"/>
          <w:numId w:val="146"/>
        </w:numPr>
      </w:pPr>
      <w:r w:rsidRPr="008805FA">
        <w:t xml:space="preserve">create task for Supervisor to "Review file to determine if file can be Closed in" </w:t>
      </w:r>
    </w:p>
    <w:p w14:paraId="49D8CC7F" w14:textId="322CAFDB" w:rsidR="008805FA" w:rsidRPr="008805FA" w:rsidRDefault="008805FA" w:rsidP="006529DF">
      <w:pPr>
        <w:pStyle w:val="DBH3"/>
      </w:pPr>
      <w:bookmarkStart w:id="333" w:name="_Toc130299927"/>
      <w:r w:rsidRPr="008805FA">
        <w:t>Settlement Status change to SETTLED &amp; PAID - Benefits Only - Pending Fees</w:t>
      </w:r>
      <w:bookmarkEnd w:id="333"/>
    </w:p>
    <w:p w14:paraId="1D2A126F" w14:textId="77777777" w:rsidR="008805FA" w:rsidRPr="008805FA" w:rsidRDefault="008805FA" w:rsidP="008805FA">
      <w:r w:rsidRPr="008805FA">
        <w:t>Conditions:</w:t>
      </w:r>
    </w:p>
    <w:p w14:paraId="7211EE2F" w14:textId="77777777" w:rsidR="008805FA" w:rsidRPr="008805FA" w:rsidRDefault="008805FA">
      <w:pPr>
        <w:pStyle w:val="Akapitzlist"/>
        <w:numPr>
          <w:ilvl w:val="0"/>
          <w:numId w:val="147"/>
        </w:numPr>
      </w:pPr>
      <w:r w:rsidRPr="008805FA">
        <w:t xml:space="preserve">All: </w:t>
      </w:r>
    </w:p>
    <w:p w14:paraId="34EB7451" w14:textId="77777777" w:rsidR="008805FA" w:rsidRPr="008805FA" w:rsidRDefault="008805FA">
      <w:pPr>
        <w:pStyle w:val="Akapitzlist"/>
        <w:numPr>
          <w:ilvl w:val="1"/>
          <w:numId w:val="147"/>
        </w:numPr>
      </w:pPr>
      <w:r w:rsidRPr="006529DF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has changed</w:t>
      </w:r>
    </w:p>
    <w:p w14:paraId="47DA08FD" w14:textId="77777777" w:rsidR="008805FA" w:rsidRPr="008805FA" w:rsidRDefault="008805FA">
      <w:pPr>
        <w:pStyle w:val="Akapitzlist"/>
        <w:numPr>
          <w:ilvl w:val="1"/>
          <w:numId w:val="147"/>
        </w:numPr>
      </w:pPr>
      <w:r w:rsidRPr="006529DF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is </w:t>
      </w:r>
      <w:r w:rsidRPr="006529DF">
        <w:rPr>
          <w:rStyle w:val="Uwydatnienie"/>
          <w:rFonts w:asciiTheme="minorHAnsi" w:hAnsiTheme="minorHAnsi" w:cstheme="minorHAnsi"/>
          <w:szCs w:val="22"/>
        </w:rPr>
        <w:t>SETTLED &amp; PAID - Benefits Only - Pending Fees</w:t>
      </w:r>
    </w:p>
    <w:p w14:paraId="1297A948" w14:textId="77777777" w:rsidR="008805FA" w:rsidRPr="008805FA" w:rsidRDefault="008805FA">
      <w:pPr>
        <w:pStyle w:val="Akapitzlist"/>
        <w:numPr>
          <w:ilvl w:val="1"/>
          <w:numId w:val="147"/>
        </w:numPr>
      </w:pPr>
      <w:r w:rsidRPr="006529DF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805FA">
        <w:t xml:space="preserve"> is </w:t>
      </w:r>
      <w:r w:rsidRPr="006529DF">
        <w:rPr>
          <w:rStyle w:val="Uwydatnienie"/>
          <w:rFonts w:asciiTheme="minorHAnsi" w:hAnsiTheme="minorHAnsi" w:cstheme="minorHAnsi"/>
          <w:szCs w:val="22"/>
        </w:rPr>
        <w:t>0</w:t>
      </w:r>
    </w:p>
    <w:p w14:paraId="15E3803C" w14:textId="77777777" w:rsidR="008805FA" w:rsidRPr="008805FA" w:rsidRDefault="008805FA" w:rsidP="008805FA">
      <w:r w:rsidRPr="008805FA">
        <w:t>Tasks:</w:t>
      </w:r>
    </w:p>
    <w:p w14:paraId="53BB3FA8" w14:textId="77777777" w:rsidR="008805FA" w:rsidRPr="008805FA" w:rsidRDefault="008805FA">
      <w:pPr>
        <w:pStyle w:val="Akapitzlist"/>
        <w:numPr>
          <w:ilvl w:val="0"/>
          <w:numId w:val="147"/>
        </w:numPr>
      </w:pPr>
      <w:r w:rsidRPr="008805FA">
        <w:t xml:space="preserve">create task for Assigned Attorney "F/U with OC regarding Fees Check" </w:t>
      </w:r>
    </w:p>
    <w:p w14:paraId="51860345" w14:textId="51603A66" w:rsidR="008805FA" w:rsidRPr="008805FA" w:rsidRDefault="008805FA" w:rsidP="006529DF">
      <w:pPr>
        <w:pStyle w:val="DBH3"/>
      </w:pPr>
      <w:bookmarkStart w:id="334" w:name="_Toc130299928"/>
      <w:r w:rsidRPr="008805FA">
        <w:lastRenderedPageBreak/>
        <w:t>Settlement Status change to SETTLED &amp; PAID - Fees Only - Pending Benefits</w:t>
      </w:r>
      <w:bookmarkEnd w:id="334"/>
    </w:p>
    <w:p w14:paraId="1D3855D8" w14:textId="77777777" w:rsidR="008805FA" w:rsidRPr="008805FA" w:rsidRDefault="008805FA" w:rsidP="008805FA">
      <w:r w:rsidRPr="008805FA">
        <w:t>Conditions:</w:t>
      </w:r>
    </w:p>
    <w:p w14:paraId="154208E7" w14:textId="77777777" w:rsidR="008805FA" w:rsidRPr="008805FA" w:rsidRDefault="008805FA">
      <w:pPr>
        <w:pStyle w:val="Akapitzlist"/>
        <w:numPr>
          <w:ilvl w:val="0"/>
          <w:numId w:val="147"/>
        </w:numPr>
      </w:pPr>
      <w:r w:rsidRPr="008805FA">
        <w:t xml:space="preserve">All: </w:t>
      </w:r>
    </w:p>
    <w:p w14:paraId="215C39B2" w14:textId="77777777" w:rsidR="008805FA" w:rsidRPr="008805FA" w:rsidRDefault="008805FA">
      <w:pPr>
        <w:pStyle w:val="Akapitzlist"/>
        <w:numPr>
          <w:ilvl w:val="1"/>
          <w:numId w:val="147"/>
        </w:numPr>
      </w:pPr>
      <w:r w:rsidRPr="006529DF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has changed</w:t>
      </w:r>
    </w:p>
    <w:p w14:paraId="6A1E28D8" w14:textId="77777777" w:rsidR="008805FA" w:rsidRPr="008805FA" w:rsidRDefault="008805FA">
      <w:pPr>
        <w:pStyle w:val="Akapitzlist"/>
        <w:numPr>
          <w:ilvl w:val="1"/>
          <w:numId w:val="147"/>
        </w:numPr>
      </w:pPr>
      <w:r w:rsidRPr="006529DF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is </w:t>
      </w:r>
      <w:r w:rsidRPr="006529DF">
        <w:rPr>
          <w:rStyle w:val="Uwydatnienie"/>
          <w:rFonts w:asciiTheme="minorHAnsi" w:hAnsiTheme="minorHAnsi" w:cstheme="minorHAnsi"/>
          <w:szCs w:val="22"/>
        </w:rPr>
        <w:t>SETTLED &amp; PAID - Fees Only - Pending Benefits</w:t>
      </w:r>
    </w:p>
    <w:p w14:paraId="2211D5BD" w14:textId="77777777" w:rsidR="008805FA" w:rsidRPr="008805FA" w:rsidRDefault="008805FA">
      <w:pPr>
        <w:pStyle w:val="Akapitzlist"/>
        <w:numPr>
          <w:ilvl w:val="1"/>
          <w:numId w:val="147"/>
        </w:numPr>
      </w:pPr>
      <w:r w:rsidRPr="006529DF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805FA">
        <w:t xml:space="preserve"> is </w:t>
      </w:r>
      <w:r w:rsidRPr="006529DF">
        <w:rPr>
          <w:rStyle w:val="Uwydatnienie"/>
          <w:rFonts w:asciiTheme="minorHAnsi" w:hAnsiTheme="minorHAnsi" w:cstheme="minorHAnsi"/>
          <w:szCs w:val="22"/>
        </w:rPr>
        <w:t>0</w:t>
      </w:r>
    </w:p>
    <w:p w14:paraId="695A2AA1" w14:textId="77777777" w:rsidR="008805FA" w:rsidRPr="008805FA" w:rsidRDefault="008805FA" w:rsidP="008805FA">
      <w:r w:rsidRPr="008805FA">
        <w:t>Tasks:</w:t>
      </w:r>
    </w:p>
    <w:p w14:paraId="43224F22" w14:textId="77777777" w:rsidR="008805FA" w:rsidRPr="008805FA" w:rsidRDefault="008805FA">
      <w:pPr>
        <w:pStyle w:val="Akapitzlist"/>
        <w:numPr>
          <w:ilvl w:val="0"/>
          <w:numId w:val="147"/>
        </w:numPr>
      </w:pPr>
      <w:r w:rsidRPr="008805FA">
        <w:t xml:space="preserve">create task for Assigned Attorney "F/U with OC regarding Benefits Check" </w:t>
      </w:r>
    </w:p>
    <w:p w14:paraId="1642B3BB" w14:textId="227756AF" w:rsidR="008805FA" w:rsidRPr="008805FA" w:rsidRDefault="008805FA" w:rsidP="006529DF">
      <w:pPr>
        <w:pStyle w:val="DBH3"/>
      </w:pPr>
      <w:bookmarkStart w:id="335" w:name="_Toc130299929"/>
      <w:r w:rsidRPr="008805FA">
        <w:t>Settlement Status change to SETTLED &amp; PAID - Global</w:t>
      </w:r>
      <w:bookmarkEnd w:id="335"/>
    </w:p>
    <w:p w14:paraId="17F5C163" w14:textId="77777777" w:rsidR="008805FA" w:rsidRPr="008805FA" w:rsidRDefault="008805FA" w:rsidP="008805FA">
      <w:r w:rsidRPr="008805FA">
        <w:t>Conditions:</w:t>
      </w:r>
    </w:p>
    <w:p w14:paraId="4A08AC23" w14:textId="77777777" w:rsidR="008805FA" w:rsidRPr="008805FA" w:rsidRDefault="008805FA">
      <w:pPr>
        <w:pStyle w:val="Akapitzlist"/>
        <w:numPr>
          <w:ilvl w:val="0"/>
          <w:numId w:val="147"/>
        </w:numPr>
      </w:pPr>
      <w:r w:rsidRPr="008805FA">
        <w:t xml:space="preserve">All: </w:t>
      </w:r>
    </w:p>
    <w:p w14:paraId="49C084E5" w14:textId="77777777" w:rsidR="008805FA" w:rsidRPr="008805FA" w:rsidRDefault="008805FA">
      <w:pPr>
        <w:pStyle w:val="Akapitzlist"/>
        <w:numPr>
          <w:ilvl w:val="1"/>
          <w:numId w:val="147"/>
        </w:numPr>
      </w:pPr>
      <w:r w:rsidRPr="006529DF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has changed</w:t>
      </w:r>
    </w:p>
    <w:p w14:paraId="79B71849" w14:textId="77777777" w:rsidR="008805FA" w:rsidRPr="008805FA" w:rsidRDefault="008805FA">
      <w:pPr>
        <w:pStyle w:val="Akapitzlist"/>
        <w:numPr>
          <w:ilvl w:val="1"/>
          <w:numId w:val="147"/>
        </w:numPr>
      </w:pPr>
      <w:r w:rsidRPr="006529DF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is </w:t>
      </w:r>
      <w:r w:rsidRPr="006529DF">
        <w:rPr>
          <w:rStyle w:val="Uwydatnienie"/>
          <w:rFonts w:asciiTheme="minorHAnsi" w:hAnsiTheme="minorHAnsi" w:cstheme="minorHAnsi"/>
          <w:szCs w:val="22"/>
        </w:rPr>
        <w:t>SETTLED &amp; PAID - Global</w:t>
      </w:r>
    </w:p>
    <w:p w14:paraId="002B9339" w14:textId="77777777" w:rsidR="008805FA" w:rsidRPr="008805FA" w:rsidRDefault="008805FA">
      <w:pPr>
        <w:pStyle w:val="Akapitzlist"/>
        <w:numPr>
          <w:ilvl w:val="1"/>
          <w:numId w:val="147"/>
        </w:numPr>
      </w:pPr>
      <w:r w:rsidRPr="006529DF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805FA">
        <w:t xml:space="preserve"> is </w:t>
      </w:r>
      <w:r w:rsidRPr="006529DF">
        <w:rPr>
          <w:rStyle w:val="Uwydatnienie"/>
          <w:rFonts w:asciiTheme="minorHAnsi" w:hAnsiTheme="minorHAnsi" w:cstheme="minorHAnsi"/>
          <w:szCs w:val="22"/>
        </w:rPr>
        <w:t>0</w:t>
      </w:r>
    </w:p>
    <w:p w14:paraId="11C2E483" w14:textId="77777777" w:rsidR="008805FA" w:rsidRPr="008805FA" w:rsidRDefault="008805FA" w:rsidP="008805FA">
      <w:r w:rsidRPr="008805FA">
        <w:t>Tasks:</w:t>
      </w:r>
    </w:p>
    <w:p w14:paraId="7CC53367" w14:textId="77777777" w:rsidR="008805FA" w:rsidRPr="008805FA" w:rsidRDefault="008805FA">
      <w:pPr>
        <w:pStyle w:val="Akapitzlist"/>
        <w:numPr>
          <w:ilvl w:val="0"/>
          <w:numId w:val="147"/>
        </w:numPr>
      </w:pPr>
      <w:r w:rsidRPr="008805FA">
        <w:t xml:space="preserve">create task for Supervisor to "Review file to determine if file can be Closed in" </w:t>
      </w:r>
    </w:p>
    <w:p w14:paraId="3451F100" w14:textId="1D13B95B" w:rsidR="008805FA" w:rsidRPr="008805FA" w:rsidRDefault="008805FA" w:rsidP="006529DF">
      <w:pPr>
        <w:pStyle w:val="DBH3"/>
      </w:pPr>
      <w:bookmarkStart w:id="336" w:name="_Toc130299930"/>
      <w:r w:rsidRPr="008805FA">
        <w:t>Settlement Status change to SETTLED &amp; PAID - Presuit w Fees</w:t>
      </w:r>
      <w:bookmarkEnd w:id="336"/>
    </w:p>
    <w:p w14:paraId="46976D22" w14:textId="77777777" w:rsidR="008805FA" w:rsidRPr="008805FA" w:rsidRDefault="008805FA" w:rsidP="008805FA">
      <w:r w:rsidRPr="008805FA">
        <w:t>Conditions:</w:t>
      </w:r>
    </w:p>
    <w:p w14:paraId="3A428CEA" w14:textId="77777777" w:rsidR="008805FA" w:rsidRPr="008805FA" w:rsidRDefault="008805FA">
      <w:pPr>
        <w:pStyle w:val="Akapitzlist"/>
        <w:numPr>
          <w:ilvl w:val="0"/>
          <w:numId w:val="147"/>
        </w:numPr>
      </w:pPr>
      <w:r w:rsidRPr="008805FA">
        <w:t xml:space="preserve">All: </w:t>
      </w:r>
    </w:p>
    <w:p w14:paraId="2624C580" w14:textId="77777777" w:rsidR="008805FA" w:rsidRPr="008805FA" w:rsidRDefault="008805FA">
      <w:pPr>
        <w:pStyle w:val="Akapitzlist"/>
        <w:numPr>
          <w:ilvl w:val="1"/>
          <w:numId w:val="147"/>
        </w:numPr>
      </w:pPr>
      <w:r w:rsidRPr="006529DF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has changed</w:t>
      </w:r>
    </w:p>
    <w:p w14:paraId="6BB986D4" w14:textId="77777777" w:rsidR="008805FA" w:rsidRPr="008805FA" w:rsidRDefault="008805FA">
      <w:pPr>
        <w:pStyle w:val="Akapitzlist"/>
        <w:numPr>
          <w:ilvl w:val="1"/>
          <w:numId w:val="147"/>
        </w:numPr>
      </w:pPr>
      <w:r w:rsidRPr="006529DF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is </w:t>
      </w:r>
      <w:r w:rsidRPr="006529DF">
        <w:rPr>
          <w:rStyle w:val="Uwydatnienie"/>
          <w:rFonts w:asciiTheme="minorHAnsi" w:hAnsiTheme="minorHAnsi" w:cstheme="minorHAnsi"/>
          <w:szCs w:val="22"/>
        </w:rPr>
        <w:t>SETTLED &amp; PAID - Presuit w Fees</w:t>
      </w:r>
    </w:p>
    <w:p w14:paraId="47767038" w14:textId="77777777" w:rsidR="008805FA" w:rsidRPr="008805FA" w:rsidRDefault="008805FA">
      <w:pPr>
        <w:pStyle w:val="Akapitzlist"/>
        <w:numPr>
          <w:ilvl w:val="1"/>
          <w:numId w:val="147"/>
        </w:numPr>
      </w:pPr>
      <w:r w:rsidRPr="006529DF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805FA">
        <w:t xml:space="preserve"> is </w:t>
      </w:r>
      <w:r w:rsidRPr="006529DF">
        <w:rPr>
          <w:rStyle w:val="Uwydatnienie"/>
          <w:rFonts w:asciiTheme="minorHAnsi" w:hAnsiTheme="minorHAnsi" w:cstheme="minorHAnsi"/>
          <w:szCs w:val="22"/>
        </w:rPr>
        <w:t>0</w:t>
      </w:r>
    </w:p>
    <w:p w14:paraId="38AFB016" w14:textId="77777777" w:rsidR="008805FA" w:rsidRPr="008805FA" w:rsidRDefault="008805FA" w:rsidP="008805FA">
      <w:r w:rsidRPr="008805FA">
        <w:t>Tasks:</w:t>
      </w:r>
    </w:p>
    <w:p w14:paraId="47031D79" w14:textId="77777777" w:rsidR="008805FA" w:rsidRPr="008805FA" w:rsidRDefault="008805FA">
      <w:pPr>
        <w:pStyle w:val="Akapitzlist"/>
        <w:numPr>
          <w:ilvl w:val="0"/>
          <w:numId w:val="147"/>
        </w:numPr>
      </w:pPr>
      <w:r w:rsidRPr="008805FA">
        <w:t xml:space="preserve">create task for Supervisor to "Review file to determine if file can be Closed in" </w:t>
      </w:r>
    </w:p>
    <w:p w14:paraId="5D8E90DC" w14:textId="712E4C02" w:rsidR="008805FA" w:rsidRPr="008805FA" w:rsidRDefault="008805FA" w:rsidP="006529DF">
      <w:pPr>
        <w:pStyle w:val="DBH3"/>
      </w:pPr>
      <w:bookmarkStart w:id="337" w:name="_Toc130299931"/>
      <w:r w:rsidRPr="008805FA">
        <w:t>Settlement Status change to SETTLED - Awaiting Release (AOB)</w:t>
      </w:r>
      <w:bookmarkEnd w:id="337"/>
    </w:p>
    <w:p w14:paraId="415822F6" w14:textId="77777777" w:rsidR="008805FA" w:rsidRPr="008805FA" w:rsidRDefault="008805FA" w:rsidP="008805FA">
      <w:r w:rsidRPr="008805FA">
        <w:t>Conditions:</w:t>
      </w:r>
    </w:p>
    <w:p w14:paraId="6D420571" w14:textId="77777777" w:rsidR="008805FA" w:rsidRPr="008805FA" w:rsidRDefault="008805FA">
      <w:pPr>
        <w:pStyle w:val="Akapitzlist"/>
        <w:numPr>
          <w:ilvl w:val="0"/>
          <w:numId w:val="147"/>
        </w:numPr>
      </w:pPr>
      <w:r w:rsidRPr="008805FA">
        <w:t xml:space="preserve">All: </w:t>
      </w:r>
    </w:p>
    <w:p w14:paraId="18D7A43C" w14:textId="77777777" w:rsidR="008805FA" w:rsidRPr="008805FA" w:rsidRDefault="008805FA">
      <w:pPr>
        <w:pStyle w:val="Akapitzlist"/>
        <w:numPr>
          <w:ilvl w:val="1"/>
          <w:numId w:val="147"/>
        </w:numPr>
      </w:pPr>
      <w:r w:rsidRPr="006529DF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has changed</w:t>
      </w:r>
    </w:p>
    <w:p w14:paraId="23C43FBB" w14:textId="77777777" w:rsidR="008805FA" w:rsidRPr="008805FA" w:rsidRDefault="008805FA">
      <w:pPr>
        <w:pStyle w:val="Akapitzlist"/>
        <w:numPr>
          <w:ilvl w:val="1"/>
          <w:numId w:val="147"/>
        </w:numPr>
      </w:pPr>
      <w:r w:rsidRPr="006529DF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is </w:t>
      </w:r>
      <w:r w:rsidRPr="006529DF">
        <w:rPr>
          <w:rStyle w:val="Uwydatnienie"/>
          <w:rFonts w:asciiTheme="minorHAnsi" w:hAnsiTheme="minorHAnsi" w:cstheme="minorHAnsi"/>
          <w:szCs w:val="22"/>
        </w:rPr>
        <w:t>SETTLED - Awaiting Release</w:t>
      </w:r>
    </w:p>
    <w:p w14:paraId="3ACDA9AC" w14:textId="77777777" w:rsidR="008805FA" w:rsidRPr="008805FA" w:rsidRDefault="008805FA">
      <w:pPr>
        <w:pStyle w:val="Akapitzlist"/>
        <w:numPr>
          <w:ilvl w:val="1"/>
          <w:numId w:val="147"/>
        </w:numPr>
      </w:pPr>
      <w:r w:rsidRPr="006529DF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805FA">
        <w:t xml:space="preserve"> is </w:t>
      </w:r>
      <w:r w:rsidRPr="006529DF">
        <w:rPr>
          <w:rStyle w:val="Uwydatnienie"/>
          <w:rFonts w:asciiTheme="minorHAnsi" w:hAnsiTheme="minorHAnsi" w:cstheme="minorHAnsi"/>
          <w:szCs w:val="22"/>
        </w:rPr>
        <w:t>0</w:t>
      </w:r>
    </w:p>
    <w:p w14:paraId="7EF302EC" w14:textId="77777777" w:rsidR="008805FA" w:rsidRPr="008805FA" w:rsidRDefault="008805FA">
      <w:pPr>
        <w:pStyle w:val="Akapitzlist"/>
        <w:numPr>
          <w:ilvl w:val="1"/>
          <w:numId w:val="147"/>
        </w:numPr>
      </w:pPr>
      <w:r w:rsidRPr="006529DF">
        <w:rPr>
          <w:rStyle w:val="Pogrubienie"/>
          <w:rFonts w:cstheme="minorHAnsi"/>
          <w:b w:val="0"/>
          <w:bCs w:val="0"/>
          <w:szCs w:val="22"/>
        </w:rPr>
        <w:lastRenderedPageBreak/>
        <w:t>Type of Claim</w:t>
      </w:r>
      <w:r w:rsidRPr="008805FA">
        <w:t xml:space="preserve"> is </w:t>
      </w:r>
      <w:r w:rsidRPr="006529DF">
        <w:rPr>
          <w:rStyle w:val="Uwydatnienie"/>
          <w:rFonts w:asciiTheme="minorHAnsi" w:hAnsiTheme="minorHAnsi" w:cstheme="minorHAnsi"/>
          <w:szCs w:val="22"/>
        </w:rPr>
        <w:t>AOB</w:t>
      </w:r>
    </w:p>
    <w:p w14:paraId="3CB1C5B1" w14:textId="77777777" w:rsidR="008805FA" w:rsidRPr="008805FA" w:rsidRDefault="008805FA" w:rsidP="008805FA">
      <w:r w:rsidRPr="008805FA">
        <w:t>Tasks:</w:t>
      </w:r>
    </w:p>
    <w:p w14:paraId="0AF9E77A" w14:textId="77777777" w:rsidR="008805FA" w:rsidRPr="008805FA" w:rsidRDefault="008805FA">
      <w:pPr>
        <w:pStyle w:val="Akapitzlist"/>
        <w:numPr>
          <w:ilvl w:val="0"/>
          <w:numId w:val="147"/>
        </w:numPr>
      </w:pPr>
      <w:r w:rsidRPr="008805FA">
        <w:t>Create "Notice of Settlement PROVIDER"</w:t>
      </w:r>
    </w:p>
    <w:p w14:paraId="3031F46F" w14:textId="77777777" w:rsidR="008805FA" w:rsidRPr="008805FA" w:rsidRDefault="008805FA">
      <w:pPr>
        <w:pStyle w:val="Akapitzlist"/>
        <w:numPr>
          <w:ilvl w:val="0"/>
          <w:numId w:val="147"/>
        </w:numPr>
      </w:pPr>
      <w:r w:rsidRPr="008805FA">
        <w:t>send documents to Peru Queue for filing</w:t>
      </w:r>
    </w:p>
    <w:p w14:paraId="077B1A3F" w14:textId="77777777" w:rsidR="008805FA" w:rsidRPr="008D2829" w:rsidRDefault="008805FA">
      <w:pPr>
        <w:pStyle w:val="Akapitzlist"/>
        <w:numPr>
          <w:ilvl w:val="0"/>
          <w:numId w:val="147"/>
        </w:numPr>
        <w:rPr>
          <w:strike/>
        </w:rPr>
      </w:pPr>
      <w:r w:rsidRPr="008D2829">
        <w:rPr>
          <w:strike/>
        </w:rPr>
        <w:t>Send e-mail template "Settlement Email - OC" to OPPOSING_COUNSEL_EMAIL</w:t>
      </w:r>
    </w:p>
    <w:p w14:paraId="18AAA726" w14:textId="77777777" w:rsidR="008805FA" w:rsidRPr="008D2829" w:rsidRDefault="008805FA">
      <w:pPr>
        <w:pStyle w:val="Akapitzlist"/>
        <w:numPr>
          <w:ilvl w:val="0"/>
          <w:numId w:val="147"/>
        </w:numPr>
        <w:rPr>
          <w:strike/>
        </w:rPr>
      </w:pPr>
      <w:r w:rsidRPr="008D2829">
        <w:rPr>
          <w:strike/>
        </w:rPr>
        <w:t>Send e-mail template "Settlement Email - PROVIDER" to PROVIDER_EMAIL</w:t>
      </w:r>
    </w:p>
    <w:p w14:paraId="65DB227C" w14:textId="77777777" w:rsidR="008805FA" w:rsidRPr="008805FA" w:rsidRDefault="008805FA">
      <w:pPr>
        <w:pStyle w:val="Akapitzlist"/>
        <w:numPr>
          <w:ilvl w:val="0"/>
          <w:numId w:val="147"/>
        </w:numPr>
      </w:pPr>
      <w:r w:rsidRPr="008805FA">
        <w:t xml:space="preserve">set Settlement Date </w:t>
      </w:r>
    </w:p>
    <w:p w14:paraId="22C6EC67" w14:textId="4AA54083" w:rsidR="008805FA" w:rsidRPr="008805FA" w:rsidRDefault="008805FA" w:rsidP="006529DF">
      <w:pPr>
        <w:pStyle w:val="DBH3"/>
      </w:pPr>
      <w:bookmarkStart w:id="338" w:name="_Toc130299932"/>
      <w:r w:rsidRPr="008805FA">
        <w:t>Settlement Status change to SETTLED - Awaiting Release (HO)</w:t>
      </w:r>
      <w:bookmarkEnd w:id="338"/>
    </w:p>
    <w:p w14:paraId="446800D6" w14:textId="77777777" w:rsidR="008805FA" w:rsidRPr="008805FA" w:rsidRDefault="008805FA" w:rsidP="008805FA">
      <w:r w:rsidRPr="008805FA">
        <w:t>Conditions:</w:t>
      </w:r>
    </w:p>
    <w:p w14:paraId="64F4EE47" w14:textId="77777777" w:rsidR="008805FA" w:rsidRPr="008805FA" w:rsidRDefault="008805FA">
      <w:pPr>
        <w:pStyle w:val="Akapitzlist"/>
        <w:numPr>
          <w:ilvl w:val="0"/>
          <w:numId w:val="148"/>
        </w:numPr>
      </w:pPr>
      <w:r w:rsidRPr="008805FA">
        <w:t xml:space="preserve">All: </w:t>
      </w:r>
    </w:p>
    <w:p w14:paraId="23660026" w14:textId="77777777" w:rsidR="008805FA" w:rsidRPr="008805FA" w:rsidRDefault="008805FA">
      <w:pPr>
        <w:pStyle w:val="Akapitzlist"/>
        <w:numPr>
          <w:ilvl w:val="1"/>
          <w:numId w:val="148"/>
        </w:numPr>
      </w:pPr>
      <w:r w:rsidRPr="006529DF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has changed</w:t>
      </w:r>
    </w:p>
    <w:p w14:paraId="1B2069EE" w14:textId="77777777" w:rsidR="008805FA" w:rsidRPr="008805FA" w:rsidRDefault="008805FA">
      <w:pPr>
        <w:pStyle w:val="Akapitzlist"/>
        <w:numPr>
          <w:ilvl w:val="1"/>
          <w:numId w:val="148"/>
        </w:numPr>
      </w:pPr>
      <w:r w:rsidRPr="006529DF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is </w:t>
      </w:r>
      <w:r w:rsidRPr="006529DF">
        <w:rPr>
          <w:rStyle w:val="Uwydatnienie"/>
          <w:rFonts w:asciiTheme="minorHAnsi" w:hAnsiTheme="minorHAnsi" w:cstheme="minorHAnsi"/>
          <w:szCs w:val="22"/>
        </w:rPr>
        <w:t>SETTLED - Awaiting Release</w:t>
      </w:r>
    </w:p>
    <w:p w14:paraId="458C84CF" w14:textId="77777777" w:rsidR="008805FA" w:rsidRPr="008805FA" w:rsidRDefault="008805FA">
      <w:pPr>
        <w:pStyle w:val="Akapitzlist"/>
        <w:numPr>
          <w:ilvl w:val="1"/>
          <w:numId w:val="148"/>
        </w:numPr>
      </w:pPr>
      <w:r w:rsidRPr="006529DF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805FA">
        <w:t xml:space="preserve"> is </w:t>
      </w:r>
      <w:r w:rsidRPr="006529DF">
        <w:rPr>
          <w:rStyle w:val="Uwydatnienie"/>
          <w:rFonts w:asciiTheme="minorHAnsi" w:hAnsiTheme="minorHAnsi" w:cstheme="minorHAnsi"/>
          <w:szCs w:val="22"/>
        </w:rPr>
        <w:t>0</w:t>
      </w:r>
    </w:p>
    <w:p w14:paraId="3ACFDFA0" w14:textId="77777777" w:rsidR="008805FA" w:rsidRPr="008805FA" w:rsidRDefault="008805FA">
      <w:pPr>
        <w:pStyle w:val="Akapitzlist"/>
        <w:numPr>
          <w:ilvl w:val="1"/>
          <w:numId w:val="148"/>
        </w:numPr>
      </w:pPr>
      <w:r w:rsidRPr="006529DF">
        <w:rPr>
          <w:rStyle w:val="Pogrubienie"/>
          <w:rFonts w:cstheme="minorHAnsi"/>
          <w:b w:val="0"/>
          <w:bCs w:val="0"/>
          <w:szCs w:val="22"/>
        </w:rPr>
        <w:t>Type of Claim</w:t>
      </w:r>
      <w:r w:rsidRPr="008805FA">
        <w:t xml:space="preserve"> is </w:t>
      </w:r>
      <w:r w:rsidRPr="006529DF">
        <w:rPr>
          <w:rStyle w:val="Uwydatnienie"/>
          <w:rFonts w:asciiTheme="minorHAnsi" w:hAnsiTheme="minorHAnsi" w:cstheme="minorHAnsi"/>
          <w:szCs w:val="22"/>
        </w:rPr>
        <w:t>HO</w:t>
      </w:r>
    </w:p>
    <w:p w14:paraId="767B1F5B" w14:textId="77777777" w:rsidR="008805FA" w:rsidRPr="008805FA" w:rsidRDefault="008805FA" w:rsidP="008805FA">
      <w:r w:rsidRPr="008805FA">
        <w:t>Tasks:</w:t>
      </w:r>
    </w:p>
    <w:p w14:paraId="6C6ECCDC" w14:textId="77777777" w:rsidR="008805FA" w:rsidRPr="008805FA" w:rsidRDefault="008805FA">
      <w:pPr>
        <w:pStyle w:val="Akapitzlist"/>
        <w:numPr>
          <w:ilvl w:val="0"/>
          <w:numId w:val="148"/>
        </w:numPr>
      </w:pPr>
      <w:r w:rsidRPr="008805FA">
        <w:t>Create "Notice of Settlement HO"</w:t>
      </w:r>
    </w:p>
    <w:p w14:paraId="71B5F5DA" w14:textId="77777777" w:rsidR="008805FA" w:rsidRPr="008805FA" w:rsidRDefault="008805FA">
      <w:pPr>
        <w:pStyle w:val="Akapitzlist"/>
        <w:numPr>
          <w:ilvl w:val="0"/>
          <w:numId w:val="148"/>
        </w:numPr>
      </w:pPr>
      <w:r w:rsidRPr="008805FA">
        <w:t>send documents to Peru Queue for filing</w:t>
      </w:r>
    </w:p>
    <w:p w14:paraId="6CA5959E" w14:textId="77777777" w:rsidR="008805FA" w:rsidRPr="008D2829" w:rsidRDefault="008805FA">
      <w:pPr>
        <w:pStyle w:val="Akapitzlist"/>
        <w:numPr>
          <w:ilvl w:val="0"/>
          <w:numId w:val="148"/>
        </w:numPr>
        <w:rPr>
          <w:strike/>
        </w:rPr>
      </w:pPr>
      <w:r w:rsidRPr="008D2829">
        <w:rPr>
          <w:strike/>
        </w:rPr>
        <w:t>Send e-mail template "Settlement Email - OC" to OPPOSING_COUNSEL_EMAIL</w:t>
      </w:r>
    </w:p>
    <w:p w14:paraId="2769BE1E" w14:textId="447BD32E" w:rsidR="008805FA" w:rsidRPr="008D2829" w:rsidRDefault="008805FA">
      <w:pPr>
        <w:pStyle w:val="Akapitzlist"/>
        <w:numPr>
          <w:ilvl w:val="0"/>
          <w:numId w:val="148"/>
        </w:numPr>
        <w:rPr>
          <w:strike/>
        </w:rPr>
      </w:pPr>
      <w:r w:rsidRPr="008D2829">
        <w:rPr>
          <w:strike/>
        </w:rPr>
        <w:t xml:space="preserve">Send e-mail template "Settlement Email - </w:t>
      </w:r>
      <w:r w:rsidR="00E446AA" w:rsidRPr="008D2829">
        <w:rPr>
          <w:strike/>
        </w:rPr>
        <w:t>Client</w:t>
      </w:r>
      <w:r w:rsidRPr="008D2829">
        <w:rPr>
          <w:strike/>
        </w:rPr>
        <w:t>" to CLIENT_EMAIL</w:t>
      </w:r>
    </w:p>
    <w:p w14:paraId="1EAF5825" w14:textId="77777777" w:rsidR="008805FA" w:rsidRPr="008805FA" w:rsidRDefault="008805FA">
      <w:pPr>
        <w:pStyle w:val="Akapitzlist"/>
        <w:numPr>
          <w:ilvl w:val="0"/>
          <w:numId w:val="148"/>
        </w:numPr>
      </w:pPr>
      <w:r w:rsidRPr="008805FA">
        <w:t xml:space="preserve">set Settlement Date </w:t>
      </w:r>
    </w:p>
    <w:p w14:paraId="47D555B6" w14:textId="44CED2BB" w:rsidR="008805FA" w:rsidRPr="008805FA" w:rsidRDefault="008805FA" w:rsidP="006529DF">
      <w:pPr>
        <w:pStyle w:val="DBH3"/>
      </w:pPr>
      <w:bookmarkStart w:id="339" w:name="_Toc130299933"/>
      <w:r w:rsidRPr="008805FA">
        <w:t>Settlement Status change to SETTLED - Executed Release Sent</w:t>
      </w:r>
      <w:bookmarkEnd w:id="339"/>
    </w:p>
    <w:p w14:paraId="5E4611E3" w14:textId="77777777" w:rsidR="008805FA" w:rsidRPr="008805FA" w:rsidRDefault="008805FA" w:rsidP="008805FA">
      <w:r w:rsidRPr="008805FA">
        <w:t>Conditions:</w:t>
      </w:r>
    </w:p>
    <w:p w14:paraId="41292B73" w14:textId="77777777" w:rsidR="008805FA" w:rsidRPr="008805FA" w:rsidRDefault="008805FA">
      <w:pPr>
        <w:pStyle w:val="Akapitzlist"/>
        <w:numPr>
          <w:ilvl w:val="0"/>
          <w:numId w:val="149"/>
        </w:numPr>
      </w:pPr>
      <w:r w:rsidRPr="008805FA">
        <w:t xml:space="preserve">All: </w:t>
      </w:r>
    </w:p>
    <w:p w14:paraId="6374A986" w14:textId="77777777" w:rsidR="008805FA" w:rsidRPr="008805FA" w:rsidRDefault="008805FA">
      <w:pPr>
        <w:pStyle w:val="Akapitzlist"/>
        <w:numPr>
          <w:ilvl w:val="1"/>
          <w:numId w:val="149"/>
        </w:numPr>
      </w:pPr>
      <w:r w:rsidRPr="006529DF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has changed</w:t>
      </w:r>
    </w:p>
    <w:p w14:paraId="0D987637" w14:textId="77777777" w:rsidR="008805FA" w:rsidRPr="008805FA" w:rsidRDefault="008805FA">
      <w:pPr>
        <w:pStyle w:val="Akapitzlist"/>
        <w:numPr>
          <w:ilvl w:val="1"/>
          <w:numId w:val="149"/>
        </w:numPr>
      </w:pPr>
      <w:r w:rsidRPr="006529DF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is </w:t>
      </w:r>
      <w:r w:rsidRPr="006529DF">
        <w:rPr>
          <w:rStyle w:val="Uwydatnienie"/>
          <w:rFonts w:asciiTheme="minorHAnsi" w:hAnsiTheme="minorHAnsi" w:cstheme="minorHAnsi"/>
          <w:szCs w:val="22"/>
        </w:rPr>
        <w:t>SETTLED - Executed Release Sent</w:t>
      </w:r>
    </w:p>
    <w:p w14:paraId="2CFBCB1D" w14:textId="77777777" w:rsidR="008805FA" w:rsidRPr="008805FA" w:rsidRDefault="008805FA">
      <w:pPr>
        <w:pStyle w:val="Akapitzlist"/>
        <w:numPr>
          <w:ilvl w:val="1"/>
          <w:numId w:val="149"/>
        </w:numPr>
      </w:pPr>
      <w:r w:rsidRPr="006529DF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805FA">
        <w:t xml:space="preserve"> is </w:t>
      </w:r>
      <w:r w:rsidRPr="006529DF">
        <w:rPr>
          <w:rStyle w:val="Uwydatnienie"/>
          <w:rFonts w:asciiTheme="minorHAnsi" w:hAnsiTheme="minorHAnsi" w:cstheme="minorHAnsi"/>
          <w:szCs w:val="22"/>
        </w:rPr>
        <w:t>0</w:t>
      </w:r>
    </w:p>
    <w:p w14:paraId="250AD315" w14:textId="77777777" w:rsidR="008805FA" w:rsidRPr="008805FA" w:rsidRDefault="008805FA" w:rsidP="008805FA">
      <w:r w:rsidRPr="008805FA">
        <w:t>Tasks:</w:t>
      </w:r>
    </w:p>
    <w:p w14:paraId="2B508520" w14:textId="77777777" w:rsidR="008805FA" w:rsidRPr="008805FA" w:rsidRDefault="008805FA">
      <w:pPr>
        <w:pStyle w:val="Akapitzlist"/>
        <w:numPr>
          <w:ilvl w:val="0"/>
          <w:numId w:val="149"/>
        </w:numPr>
      </w:pPr>
      <w:r w:rsidRPr="008805FA">
        <w:t xml:space="preserve">set date Executed Release Sent to OC </w:t>
      </w:r>
    </w:p>
    <w:p w14:paraId="4B0FF4D1" w14:textId="388F5F53" w:rsidR="008805FA" w:rsidRPr="008805FA" w:rsidRDefault="008805FA" w:rsidP="006529DF">
      <w:pPr>
        <w:pStyle w:val="DBH3"/>
      </w:pPr>
      <w:bookmarkStart w:id="340" w:name="_Toc130299934"/>
      <w:r w:rsidRPr="008805FA">
        <w:t>Settlement Status change to SETTLED - Global Awaiting Release</w:t>
      </w:r>
      <w:bookmarkEnd w:id="340"/>
    </w:p>
    <w:p w14:paraId="3E2FC7BF" w14:textId="77777777" w:rsidR="008805FA" w:rsidRPr="008805FA" w:rsidRDefault="008805FA" w:rsidP="008805FA">
      <w:r w:rsidRPr="008805FA">
        <w:t>Conditions:</w:t>
      </w:r>
    </w:p>
    <w:p w14:paraId="4A0ED1B6" w14:textId="77777777" w:rsidR="008805FA" w:rsidRPr="008805FA" w:rsidRDefault="008805FA">
      <w:pPr>
        <w:pStyle w:val="Akapitzlist"/>
        <w:numPr>
          <w:ilvl w:val="0"/>
          <w:numId w:val="149"/>
        </w:numPr>
      </w:pPr>
      <w:r w:rsidRPr="008805FA">
        <w:t xml:space="preserve">All: </w:t>
      </w:r>
    </w:p>
    <w:p w14:paraId="35901F77" w14:textId="77777777" w:rsidR="008805FA" w:rsidRPr="008805FA" w:rsidRDefault="008805FA">
      <w:pPr>
        <w:pStyle w:val="Akapitzlist"/>
        <w:numPr>
          <w:ilvl w:val="1"/>
          <w:numId w:val="149"/>
        </w:numPr>
      </w:pPr>
      <w:r w:rsidRPr="006529DF">
        <w:rPr>
          <w:rStyle w:val="Pogrubienie"/>
          <w:rFonts w:cstheme="minorHAnsi"/>
          <w:b w:val="0"/>
          <w:bCs w:val="0"/>
          <w:szCs w:val="22"/>
        </w:rPr>
        <w:lastRenderedPageBreak/>
        <w:t>Settlement Status</w:t>
      </w:r>
      <w:r w:rsidRPr="008805FA">
        <w:t xml:space="preserve"> has changed</w:t>
      </w:r>
    </w:p>
    <w:p w14:paraId="7513E4BB" w14:textId="77777777" w:rsidR="008805FA" w:rsidRPr="008805FA" w:rsidRDefault="008805FA">
      <w:pPr>
        <w:pStyle w:val="Akapitzlist"/>
        <w:numPr>
          <w:ilvl w:val="1"/>
          <w:numId w:val="149"/>
        </w:numPr>
      </w:pPr>
      <w:r w:rsidRPr="006529DF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is </w:t>
      </w:r>
      <w:r w:rsidRPr="006529DF">
        <w:rPr>
          <w:rStyle w:val="Uwydatnienie"/>
          <w:rFonts w:asciiTheme="minorHAnsi" w:hAnsiTheme="minorHAnsi" w:cstheme="minorHAnsi"/>
          <w:szCs w:val="22"/>
        </w:rPr>
        <w:t>SETTLED - Global Awaiting Release</w:t>
      </w:r>
    </w:p>
    <w:p w14:paraId="173AC53C" w14:textId="77777777" w:rsidR="008805FA" w:rsidRPr="008805FA" w:rsidRDefault="008805FA">
      <w:pPr>
        <w:pStyle w:val="Akapitzlist"/>
        <w:numPr>
          <w:ilvl w:val="1"/>
          <w:numId w:val="149"/>
        </w:numPr>
      </w:pPr>
      <w:r w:rsidRPr="006529DF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805FA">
        <w:t xml:space="preserve"> is </w:t>
      </w:r>
      <w:r w:rsidRPr="006529DF">
        <w:rPr>
          <w:rStyle w:val="Uwydatnienie"/>
          <w:rFonts w:asciiTheme="minorHAnsi" w:hAnsiTheme="minorHAnsi" w:cstheme="minorHAnsi"/>
          <w:szCs w:val="22"/>
        </w:rPr>
        <w:t>0</w:t>
      </w:r>
    </w:p>
    <w:p w14:paraId="467541DC" w14:textId="77777777" w:rsidR="008805FA" w:rsidRPr="008805FA" w:rsidRDefault="008805FA" w:rsidP="008805FA">
      <w:r w:rsidRPr="008805FA">
        <w:t>Tasks:</w:t>
      </w:r>
    </w:p>
    <w:p w14:paraId="1B6C6DB7" w14:textId="77777777" w:rsidR="008805FA" w:rsidRPr="008805FA" w:rsidRDefault="008805FA">
      <w:pPr>
        <w:pStyle w:val="Akapitzlist"/>
        <w:numPr>
          <w:ilvl w:val="0"/>
          <w:numId w:val="149"/>
        </w:numPr>
      </w:pPr>
      <w:r w:rsidRPr="008805FA">
        <w:t xml:space="preserve">set date Settlement Date </w:t>
      </w:r>
    </w:p>
    <w:p w14:paraId="29B9C253" w14:textId="5F62B40D" w:rsidR="008805FA" w:rsidRPr="008805FA" w:rsidRDefault="008805FA" w:rsidP="006529DF">
      <w:pPr>
        <w:pStyle w:val="DBH3"/>
      </w:pPr>
      <w:bookmarkStart w:id="341" w:name="_Toc130299935"/>
      <w:r w:rsidRPr="008805FA">
        <w:t>Settlement Status change to SETTLED - Global Executed Release Sent</w:t>
      </w:r>
      <w:bookmarkEnd w:id="341"/>
    </w:p>
    <w:p w14:paraId="5660B082" w14:textId="77777777" w:rsidR="008805FA" w:rsidRPr="008805FA" w:rsidRDefault="008805FA" w:rsidP="008805FA">
      <w:r w:rsidRPr="008805FA">
        <w:t>Conditions:</w:t>
      </w:r>
    </w:p>
    <w:p w14:paraId="56605A92" w14:textId="77777777" w:rsidR="008805FA" w:rsidRPr="008805FA" w:rsidRDefault="008805FA">
      <w:pPr>
        <w:pStyle w:val="Akapitzlist"/>
        <w:numPr>
          <w:ilvl w:val="0"/>
          <w:numId w:val="149"/>
        </w:numPr>
      </w:pPr>
      <w:r w:rsidRPr="008805FA">
        <w:t xml:space="preserve">All: </w:t>
      </w:r>
    </w:p>
    <w:p w14:paraId="497F69BB" w14:textId="77777777" w:rsidR="008805FA" w:rsidRPr="008805FA" w:rsidRDefault="008805FA">
      <w:pPr>
        <w:pStyle w:val="Akapitzlist"/>
        <w:numPr>
          <w:ilvl w:val="1"/>
          <w:numId w:val="149"/>
        </w:numPr>
      </w:pPr>
      <w:r w:rsidRPr="006529DF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has changed</w:t>
      </w:r>
    </w:p>
    <w:p w14:paraId="38080AD8" w14:textId="77777777" w:rsidR="008805FA" w:rsidRPr="008805FA" w:rsidRDefault="008805FA">
      <w:pPr>
        <w:pStyle w:val="Akapitzlist"/>
        <w:numPr>
          <w:ilvl w:val="1"/>
          <w:numId w:val="149"/>
        </w:numPr>
      </w:pPr>
      <w:r w:rsidRPr="006529DF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is </w:t>
      </w:r>
      <w:r w:rsidRPr="006529DF">
        <w:rPr>
          <w:rStyle w:val="Uwydatnienie"/>
          <w:rFonts w:asciiTheme="minorHAnsi" w:hAnsiTheme="minorHAnsi" w:cstheme="minorHAnsi"/>
          <w:szCs w:val="22"/>
        </w:rPr>
        <w:t>SETTLED - Global Executed Release Sent</w:t>
      </w:r>
    </w:p>
    <w:p w14:paraId="2794C721" w14:textId="77777777" w:rsidR="008805FA" w:rsidRPr="008805FA" w:rsidRDefault="008805FA">
      <w:pPr>
        <w:pStyle w:val="Akapitzlist"/>
        <w:numPr>
          <w:ilvl w:val="1"/>
          <w:numId w:val="149"/>
        </w:numPr>
      </w:pPr>
      <w:r w:rsidRPr="006529DF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805FA">
        <w:t xml:space="preserve"> is </w:t>
      </w:r>
      <w:r w:rsidRPr="006529DF">
        <w:rPr>
          <w:rStyle w:val="Uwydatnienie"/>
          <w:rFonts w:asciiTheme="minorHAnsi" w:hAnsiTheme="minorHAnsi" w:cstheme="minorHAnsi"/>
          <w:szCs w:val="22"/>
        </w:rPr>
        <w:t>0</w:t>
      </w:r>
    </w:p>
    <w:p w14:paraId="746763E3" w14:textId="77777777" w:rsidR="008805FA" w:rsidRPr="008805FA" w:rsidRDefault="008805FA" w:rsidP="008805FA">
      <w:r w:rsidRPr="008805FA">
        <w:t>Tasks:</w:t>
      </w:r>
    </w:p>
    <w:p w14:paraId="3D70033C" w14:textId="77777777" w:rsidR="008805FA" w:rsidRPr="008805FA" w:rsidRDefault="008805FA">
      <w:pPr>
        <w:pStyle w:val="Akapitzlist"/>
        <w:numPr>
          <w:ilvl w:val="0"/>
          <w:numId w:val="149"/>
        </w:numPr>
      </w:pPr>
      <w:r w:rsidRPr="008805FA">
        <w:t xml:space="preserve">set date Executed Release Sent to OC </w:t>
      </w:r>
    </w:p>
    <w:p w14:paraId="0D38F3BC" w14:textId="4106ABE1" w:rsidR="008805FA" w:rsidRPr="008805FA" w:rsidRDefault="008805FA" w:rsidP="006529DF">
      <w:pPr>
        <w:pStyle w:val="DBH3"/>
      </w:pPr>
      <w:bookmarkStart w:id="342" w:name="_Toc130299936"/>
      <w:r w:rsidRPr="008805FA">
        <w:t>Settlement Status change to SETTLED - Global Release Sent to Client</w:t>
      </w:r>
      <w:bookmarkEnd w:id="342"/>
    </w:p>
    <w:p w14:paraId="5CEB2C17" w14:textId="77777777" w:rsidR="008805FA" w:rsidRPr="008805FA" w:rsidRDefault="008805FA" w:rsidP="008805FA">
      <w:r w:rsidRPr="008805FA">
        <w:t>Conditions:</w:t>
      </w:r>
    </w:p>
    <w:p w14:paraId="4507626B" w14:textId="77777777" w:rsidR="008805FA" w:rsidRPr="008805FA" w:rsidRDefault="008805FA">
      <w:pPr>
        <w:pStyle w:val="Akapitzlist"/>
        <w:numPr>
          <w:ilvl w:val="0"/>
          <w:numId w:val="149"/>
        </w:numPr>
      </w:pPr>
      <w:r w:rsidRPr="008805FA">
        <w:t xml:space="preserve">All: </w:t>
      </w:r>
    </w:p>
    <w:p w14:paraId="47578A92" w14:textId="77777777" w:rsidR="008805FA" w:rsidRPr="008805FA" w:rsidRDefault="008805FA">
      <w:pPr>
        <w:pStyle w:val="Akapitzlist"/>
        <w:numPr>
          <w:ilvl w:val="1"/>
          <w:numId w:val="149"/>
        </w:numPr>
      </w:pPr>
      <w:r w:rsidRPr="006529DF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has changed</w:t>
      </w:r>
    </w:p>
    <w:p w14:paraId="046BEBDE" w14:textId="77777777" w:rsidR="008805FA" w:rsidRPr="008805FA" w:rsidRDefault="008805FA">
      <w:pPr>
        <w:pStyle w:val="Akapitzlist"/>
        <w:numPr>
          <w:ilvl w:val="1"/>
          <w:numId w:val="149"/>
        </w:numPr>
      </w:pPr>
      <w:r w:rsidRPr="006529DF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is </w:t>
      </w:r>
      <w:r w:rsidRPr="006529DF">
        <w:rPr>
          <w:rStyle w:val="Uwydatnienie"/>
          <w:rFonts w:asciiTheme="minorHAnsi" w:hAnsiTheme="minorHAnsi" w:cstheme="minorHAnsi"/>
          <w:szCs w:val="22"/>
        </w:rPr>
        <w:t>SETTLED - Global Release Sent to Client</w:t>
      </w:r>
    </w:p>
    <w:p w14:paraId="3B445B8C" w14:textId="77777777" w:rsidR="008805FA" w:rsidRPr="008805FA" w:rsidRDefault="008805FA">
      <w:pPr>
        <w:pStyle w:val="Akapitzlist"/>
        <w:numPr>
          <w:ilvl w:val="1"/>
          <w:numId w:val="149"/>
        </w:numPr>
      </w:pPr>
      <w:r w:rsidRPr="006529DF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805FA">
        <w:t xml:space="preserve"> is </w:t>
      </w:r>
      <w:r w:rsidRPr="006529DF">
        <w:rPr>
          <w:rStyle w:val="Uwydatnienie"/>
          <w:rFonts w:asciiTheme="minorHAnsi" w:hAnsiTheme="minorHAnsi" w:cstheme="minorHAnsi"/>
          <w:szCs w:val="22"/>
        </w:rPr>
        <w:t>0</w:t>
      </w:r>
    </w:p>
    <w:p w14:paraId="5DE9FC8C" w14:textId="77777777" w:rsidR="008805FA" w:rsidRPr="008805FA" w:rsidRDefault="008805FA" w:rsidP="008805FA">
      <w:r w:rsidRPr="008805FA">
        <w:t>Tasks:</w:t>
      </w:r>
    </w:p>
    <w:p w14:paraId="748A6B2F" w14:textId="77777777" w:rsidR="008805FA" w:rsidRPr="008805FA" w:rsidRDefault="008805FA">
      <w:pPr>
        <w:pStyle w:val="Akapitzlist"/>
        <w:numPr>
          <w:ilvl w:val="0"/>
          <w:numId w:val="149"/>
        </w:numPr>
      </w:pPr>
      <w:r w:rsidRPr="008805FA">
        <w:t xml:space="preserve">set date Release Sent to Client </w:t>
      </w:r>
    </w:p>
    <w:p w14:paraId="7D3EF297" w14:textId="64EEB502" w:rsidR="008805FA" w:rsidRPr="008805FA" w:rsidRDefault="008805FA" w:rsidP="006529DF">
      <w:pPr>
        <w:pStyle w:val="DBH3"/>
      </w:pPr>
      <w:bookmarkStart w:id="343" w:name="_Toc130299937"/>
      <w:r w:rsidRPr="008805FA">
        <w:t>Settlement Status change to SETTLED - Proposed Release Rcvd</w:t>
      </w:r>
      <w:bookmarkEnd w:id="343"/>
    </w:p>
    <w:p w14:paraId="72ED8942" w14:textId="77777777" w:rsidR="008805FA" w:rsidRPr="008805FA" w:rsidRDefault="008805FA" w:rsidP="008805FA">
      <w:r w:rsidRPr="008805FA">
        <w:t>Conditions:</w:t>
      </w:r>
    </w:p>
    <w:p w14:paraId="1DB7934D" w14:textId="77777777" w:rsidR="008805FA" w:rsidRPr="008805FA" w:rsidRDefault="008805FA">
      <w:pPr>
        <w:pStyle w:val="Akapitzlist"/>
        <w:numPr>
          <w:ilvl w:val="0"/>
          <w:numId w:val="149"/>
        </w:numPr>
      </w:pPr>
      <w:r w:rsidRPr="008805FA">
        <w:t xml:space="preserve">All: </w:t>
      </w:r>
    </w:p>
    <w:p w14:paraId="269AC139" w14:textId="77777777" w:rsidR="008805FA" w:rsidRPr="008805FA" w:rsidRDefault="008805FA">
      <w:pPr>
        <w:pStyle w:val="Akapitzlist"/>
        <w:numPr>
          <w:ilvl w:val="1"/>
          <w:numId w:val="149"/>
        </w:numPr>
      </w:pPr>
      <w:r w:rsidRPr="005244BB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has changed</w:t>
      </w:r>
    </w:p>
    <w:p w14:paraId="19F36FCA" w14:textId="77777777" w:rsidR="008805FA" w:rsidRPr="008805FA" w:rsidRDefault="008805FA">
      <w:pPr>
        <w:pStyle w:val="Akapitzlist"/>
        <w:numPr>
          <w:ilvl w:val="1"/>
          <w:numId w:val="149"/>
        </w:numPr>
      </w:pPr>
      <w:r w:rsidRPr="005244BB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is </w:t>
      </w:r>
      <w:r w:rsidRPr="005244BB">
        <w:rPr>
          <w:rStyle w:val="Uwydatnienie"/>
          <w:rFonts w:asciiTheme="minorHAnsi" w:hAnsiTheme="minorHAnsi" w:cstheme="minorHAnsi"/>
          <w:szCs w:val="22"/>
        </w:rPr>
        <w:t>SETTLED - Proposed Release Rcvd</w:t>
      </w:r>
    </w:p>
    <w:p w14:paraId="2B14682F" w14:textId="77777777" w:rsidR="008805FA" w:rsidRPr="008805FA" w:rsidRDefault="008805FA">
      <w:pPr>
        <w:pStyle w:val="Akapitzlist"/>
        <w:numPr>
          <w:ilvl w:val="1"/>
          <w:numId w:val="149"/>
        </w:numPr>
      </w:pPr>
      <w:r w:rsidRPr="005244BB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805FA">
        <w:t xml:space="preserve"> is </w:t>
      </w:r>
      <w:r w:rsidRPr="005244BB">
        <w:rPr>
          <w:rStyle w:val="Uwydatnienie"/>
          <w:rFonts w:asciiTheme="minorHAnsi" w:hAnsiTheme="minorHAnsi" w:cstheme="minorHAnsi"/>
          <w:szCs w:val="22"/>
        </w:rPr>
        <w:t>0</w:t>
      </w:r>
    </w:p>
    <w:p w14:paraId="5DE1E347" w14:textId="77777777" w:rsidR="008805FA" w:rsidRPr="008805FA" w:rsidRDefault="008805FA" w:rsidP="008805FA">
      <w:r w:rsidRPr="008805FA">
        <w:t>Tasks:</w:t>
      </w:r>
    </w:p>
    <w:p w14:paraId="3DD9038B" w14:textId="77777777" w:rsidR="008805FA" w:rsidRPr="008805FA" w:rsidRDefault="008805FA">
      <w:pPr>
        <w:pStyle w:val="Akapitzlist"/>
        <w:numPr>
          <w:ilvl w:val="0"/>
          <w:numId w:val="149"/>
        </w:numPr>
      </w:pPr>
      <w:r w:rsidRPr="008805FA">
        <w:t xml:space="preserve">Create task for Assigned Attorney to "Review Proposed Release and send to Client in" </w:t>
      </w:r>
    </w:p>
    <w:p w14:paraId="4969C2CA" w14:textId="1029B081" w:rsidR="008805FA" w:rsidRPr="008805FA" w:rsidRDefault="008805FA" w:rsidP="008B10DA">
      <w:pPr>
        <w:pStyle w:val="DBH3"/>
      </w:pPr>
      <w:bookmarkStart w:id="344" w:name="_Toc130299938"/>
      <w:r w:rsidRPr="008805FA">
        <w:lastRenderedPageBreak/>
        <w:t>Settlement Status change to SETTLED - Release Sent to Client</w:t>
      </w:r>
      <w:bookmarkEnd w:id="344"/>
    </w:p>
    <w:p w14:paraId="79628A4F" w14:textId="77777777" w:rsidR="008805FA" w:rsidRPr="008805FA" w:rsidRDefault="008805FA" w:rsidP="008805FA">
      <w:r w:rsidRPr="008805FA">
        <w:t>Conditions:</w:t>
      </w:r>
    </w:p>
    <w:p w14:paraId="5460EB1D" w14:textId="77777777" w:rsidR="008805FA" w:rsidRPr="008805FA" w:rsidRDefault="008805FA">
      <w:pPr>
        <w:pStyle w:val="Akapitzlist"/>
        <w:numPr>
          <w:ilvl w:val="0"/>
          <w:numId w:val="149"/>
        </w:numPr>
      </w:pPr>
      <w:r w:rsidRPr="008805FA">
        <w:t xml:space="preserve">All: </w:t>
      </w:r>
    </w:p>
    <w:p w14:paraId="25289F76" w14:textId="77777777" w:rsidR="008805FA" w:rsidRPr="008805FA" w:rsidRDefault="008805FA">
      <w:pPr>
        <w:pStyle w:val="Akapitzlist"/>
        <w:numPr>
          <w:ilvl w:val="1"/>
          <w:numId w:val="149"/>
        </w:numPr>
      </w:pPr>
      <w:r w:rsidRPr="008B10DA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has changed</w:t>
      </w:r>
    </w:p>
    <w:p w14:paraId="227A493C" w14:textId="77777777" w:rsidR="008805FA" w:rsidRPr="008805FA" w:rsidRDefault="008805FA">
      <w:pPr>
        <w:pStyle w:val="Akapitzlist"/>
        <w:numPr>
          <w:ilvl w:val="1"/>
          <w:numId w:val="149"/>
        </w:numPr>
      </w:pPr>
      <w:r w:rsidRPr="008B10DA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is </w:t>
      </w:r>
      <w:r w:rsidRPr="008B10DA">
        <w:rPr>
          <w:rStyle w:val="Uwydatnienie"/>
          <w:rFonts w:asciiTheme="minorHAnsi" w:hAnsiTheme="minorHAnsi" w:cstheme="minorHAnsi"/>
          <w:szCs w:val="22"/>
        </w:rPr>
        <w:t>SETTLED - Release Sent to Client</w:t>
      </w:r>
    </w:p>
    <w:p w14:paraId="485854B1" w14:textId="77777777" w:rsidR="008805FA" w:rsidRPr="008805FA" w:rsidRDefault="008805FA">
      <w:pPr>
        <w:pStyle w:val="Akapitzlist"/>
        <w:numPr>
          <w:ilvl w:val="1"/>
          <w:numId w:val="149"/>
        </w:numPr>
      </w:pPr>
      <w:r w:rsidRPr="008B10DA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805FA">
        <w:t xml:space="preserve"> is </w:t>
      </w:r>
      <w:r w:rsidRPr="008B10DA">
        <w:rPr>
          <w:rStyle w:val="Uwydatnienie"/>
          <w:rFonts w:asciiTheme="minorHAnsi" w:hAnsiTheme="minorHAnsi" w:cstheme="minorHAnsi"/>
          <w:szCs w:val="22"/>
        </w:rPr>
        <w:t>0</w:t>
      </w:r>
    </w:p>
    <w:p w14:paraId="030EC773" w14:textId="77777777" w:rsidR="008805FA" w:rsidRPr="008805FA" w:rsidRDefault="008805FA" w:rsidP="008805FA">
      <w:r w:rsidRPr="008805FA">
        <w:t>Tasks:</w:t>
      </w:r>
    </w:p>
    <w:p w14:paraId="69062D5D" w14:textId="77777777" w:rsidR="008805FA" w:rsidRPr="008805FA" w:rsidRDefault="008805FA">
      <w:pPr>
        <w:pStyle w:val="Akapitzlist"/>
        <w:numPr>
          <w:ilvl w:val="0"/>
          <w:numId w:val="149"/>
        </w:numPr>
      </w:pPr>
      <w:r w:rsidRPr="008805FA">
        <w:t xml:space="preserve">set date Release Sent to Client </w:t>
      </w:r>
    </w:p>
    <w:p w14:paraId="2D073788" w14:textId="2AEFDDD7" w:rsidR="008805FA" w:rsidRPr="008805FA" w:rsidRDefault="008805FA" w:rsidP="008B10DA">
      <w:pPr>
        <w:pStyle w:val="DBH3"/>
      </w:pPr>
      <w:bookmarkStart w:id="345" w:name="_Toc130299939"/>
      <w:r w:rsidRPr="008805FA">
        <w:t>Settlement Status change to Settlement Negotiation - Demand Sent</w:t>
      </w:r>
      <w:bookmarkEnd w:id="345"/>
    </w:p>
    <w:p w14:paraId="08EA38B9" w14:textId="77777777" w:rsidR="008805FA" w:rsidRPr="008805FA" w:rsidRDefault="008805FA" w:rsidP="008805FA">
      <w:r w:rsidRPr="008805FA">
        <w:t>Conditions:</w:t>
      </w:r>
    </w:p>
    <w:p w14:paraId="1C8EBC4B" w14:textId="77777777" w:rsidR="008805FA" w:rsidRPr="008805FA" w:rsidRDefault="008805FA">
      <w:pPr>
        <w:pStyle w:val="Akapitzlist"/>
        <w:numPr>
          <w:ilvl w:val="0"/>
          <w:numId w:val="149"/>
        </w:numPr>
      </w:pPr>
      <w:r w:rsidRPr="008805FA">
        <w:t xml:space="preserve">All: </w:t>
      </w:r>
    </w:p>
    <w:p w14:paraId="2ADA4DBB" w14:textId="77777777" w:rsidR="008805FA" w:rsidRPr="008805FA" w:rsidRDefault="008805FA">
      <w:pPr>
        <w:pStyle w:val="Akapitzlist"/>
        <w:numPr>
          <w:ilvl w:val="1"/>
          <w:numId w:val="149"/>
        </w:numPr>
      </w:pPr>
      <w:r w:rsidRPr="008B10DA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has changed</w:t>
      </w:r>
    </w:p>
    <w:p w14:paraId="13E4D986" w14:textId="77777777" w:rsidR="008805FA" w:rsidRPr="008805FA" w:rsidRDefault="008805FA">
      <w:pPr>
        <w:pStyle w:val="Akapitzlist"/>
        <w:numPr>
          <w:ilvl w:val="1"/>
          <w:numId w:val="149"/>
        </w:numPr>
      </w:pPr>
      <w:r w:rsidRPr="008B10DA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is </w:t>
      </w:r>
      <w:r w:rsidRPr="008B10DA">
        <w:rPr>
          <w:rStyle w:val="Uwydatnienie"/>
          <w:rFonts w:asciiTheme="minorHAnsi" w:hAnsiTheme="minorHAnsi" w:cstheme="minorHAnsi"/>
          <w:szCs w:val="22"/>
        </w:rPr>
        <w:t>Settlement Negotiation - Demand Sent</w:t>
      </w:r>
    </w:p>
    <w:p w14:paraId="4D79B44F" w14:textId="77777777" w:rsidR="008805FA" w:rsidRPr="008805FA" w:rsidRDefault="008805FA">
      <w:pPr>
        <w:pStyle w:val="Akapitzlist"/>
        <w:numPr>
          <w:ilvl w:val="1"/>
          <w:numId w:val="149"/>
        </w:numPr>
      </w:pPr>
      <w:r w:rsidRPr="008B10DA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805FA">
        <w:t xml:space="preserve"> is </w:t>
      </w:r>
      <w:r w:rsidRPr="008B10DA">
        <w:rPr>
          <w:rStyle w:val="Uwydatnienie"/>
          <w:rFonts w:asciiTheme="minorHAnsi" w:hAnsiTheme="minorHAnsi" w:cstheme="minorHAnsi"/>
          <w:szCs w:val="22"/>
        </w:rPr>
        <w:t>0</w:t>
      </w:r>
    </w:p>
    <w:p w14:paraId="172D497F" w14:textId="77777777" w:rsidR="008805FA" w:rsidRPr="008805FA" w:rsidRDefault="008805FA" w:rsidP="008805FA">
      <w:r w:rsidRPr="008805FA">
        <w:t>Tasks:</w:t>
      </w:r>
    </w:p>
    <w:p w14:paraId="3F695C09" w14:textId="77777777" w:rsidR="008805FA" w:rsidRPr="008805FA" w:rsidRDefault="008805FA">
      <w:pPr>
        <w:pStyle w:val="Akapitzlist"/>
        <w:numPr>
          <w:ilvl w:val="0"/>
          <w:numId w:val="149"/>
        </w:numPr>
      </w:pPr>
      <w:r w:rsidRPr="008805FA">
        <w:t xml:space="preserve">set date Initial Demand Sent </w:t>
      </w:r>
    </w:p>
    <w:p w14:paraId="47FCA960" w14:textId="3870118A" w:rsidR="008805FA" w:rsidRPr="008805FA" w:rsidRDefault="008805FA" w:rsidP="003F0F0F">
      <w:pPr>
        <w:pStyle w:val="DBH3"/>
      </w:pPr>
      <w:bookmarkStart w:id="346" w:name="_Toc130299940"/>
      <w:r w:rsidRPr="008805FA">
        <w:t>Settlement Status change to Settlement Negotiation - Offer Received</w:t>
      </w:r>
      <w:bookmarkEnd w:id="346"/>
    </w:p>
    <w:p w14:paraId="42FA9520" w14:textId="77777777" w:rsidR="008805FA" w:rsidRPr="008805FA" w:rsidRDefault="008805FA" w:rsidP="008805FA">
      <w:r w:rsidRPr="008805FA">
        <w:t>Conditions:</w:t>
      </w:r>
    </w:p>
    <w:p w14:paraId="2237D0E2" w14:textId="77777777" w:rsidR="008805FA" w:rsidRPr="008805FA" w:rsidRDefault="008805FA">
      <w:pPr>
        <w:pStyle w:val="Akapitzlist"/>
        <w:numPr>
          <w:ilvl w:val="0"/>
          <w:numId w:val="149"/>
        </w:numPr>
      </w:pPr>
      <w:r w:rsidRPr="008805FA">
        <w:t xml:space="preserve">All: </w:t>
      </w:r>
    </w:p>
    <w:p w14:paraId="525522ED" w14:textId="77777777" w:rsidR="008805FA" w:rsidRPr="008805FA" w:rsidRDefault="008805FA">
      <w:pPr>
        <w:pStyle w:val="Akapitzlist"/>
        <w:numPr>
          <w:ilvl w:val="1"/>
          <w:numId w:val="149"/>
        </w:numPr>
      </w:pPr>
      <w:r w:rsidRPr="003F0F0F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has changed</w:t>
      </w:r>
    </w:p>
    <w:p w14:paraId="2729BA1D" w14:textId="77777777" w:rsidR="008805FA" w:rsidRPr="008805FA" w:rsidRDefault="008805FA">
      <w:pPr>
        <w:pStyle w:val="Akapitzlist"/>
        <w:numPr>
          <w:ilvl w:val="1"/>
          <w:numId w:val="149"/>
        </w:numPr>
      </w:pPr>
      <w:r w:rsidRPr="003F0F0F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is </w:t>
      </w:r>
      <w:r w:rsidRPr="003F0F0F">
        <w:rPr>
          <w:rStyle w:val="Uwydatnienie"/>
          <w:rFonts w:asciiTheme="minorHAnsi" w:hAnsiTheme="minorHAnsi" w:cstheme="minorHAnsi"/>
          <w:szCs w:val="22"/>
        </w:rPr>
        <w:t>Settlement Negotiation - Offer Received</w:t>
      </w:r>
    </w:p>
    <w:p w14:paraId="06D5A01D" w14:textId="77777777" w:rsidR="008805FA" w:rsidRPr="008805FA" w:rsidRDefault="008805FA">
      <w:pPr>
        <w:pStyle w:val="Akapitzlist"/>
        <w:numPr>
          <w:ilvl w:val="1"/>
          <w:numId w:val="149"/>
        </w:numPr>
      </w:pPr>
      <w:r w:rsidRPr="003F0F0F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805FA">
        <w:t xml:space="preserve"> is </w:t>
      </w:r>
      <w:r w:rsidRPr="003F0F0F">
        <w:rPr>
          <w:rStyle w:val="Uwydatnienie"/>
          <w:rFonts w:asciiTheme="minorHAnsi" w:hAnsiTheme="minorHAnsi" w:cstheme="minorHAnsi"/>
          <w:szCs w:val="22"/>
        </w:rPr>
        <w:t>0</w:t>
      </w:r>
    </w:p>
    <w:p w14:paraId="6C26692A" w14:textId="77777777" w:rsidR="008805FA" w:rsidRPr="008805FA" w:rsidRDefault="008805FA" w:rsidP="008805FA">
      <w:r w:rsidRPr="008805FA">
        <w:t>Tasks:</w:t>
      </w:r>
    </w:p>
    <w:p w14:paraId="189D6F57" w14:textId="77777777" w:rsidR="008805FA" w:rsidRPr="008805FA" w:rsidRDefault="008805FA">
      <w:pPr>
        <w:pStyle w:val="Akapitzlist"/>
        <w:numPr>
          <w:ilvl w:val="0"/>
          <w:numId w:val="149"/>
        </w:numPr>
      </w:pPr>
      <w:r w:rsidRPr="008805FA">
        <w:t>set date Counter Offer Received</w:t>
      </w:r>
    </w:p>
    <w:p w14:paraId="6AC5127A" w14:textId="77777777" w:rsidR="008805FA" w:rsidRPr="008805FA" w:rsidRDefault="008805FA">
      <w:pPr>
        <w:pStyle w:val="Akapitzlist"/>
        <w:numPr>
          <w:ilvl w:val="0"/>
          <w:numId w:val="149"/>
        </w:numPr>
      </w:pPr>
      <w:r w:rsidRPr="008805FA">
        <w:t xml:space="preserve">create Task for Assigned Attorney to "Send counter-offer to client and respond to OC in" </w:t>
      </w:r>
    </w:p>
    <w:p w14:paraId="2562C32A" w14:textId="5FC3774B" w:rsidR="008805FA" w:rsidRPr="008805FA" w:rsidRDefault="008805FA" w:rsidP="003F0F0F">
      <w:pPr>
        <w:pStyle w:val="DBH3"/>
      </w:pPr>
      <w:bookmarkStart w:id="347" w:name="_Toc130299941"/>
      <w:r w:rsidRPr="008805FA">
        <w:t>Settlement Status change to Settlement Payment Reminder Letter</w:t>
      </w:r>
      <w:bookmarkEnd w:id="347"/>
    </w:p>
    <w:p w14:paraId="58E5EB03" w14:textId="77777777" w:rsidR="008805FA" w:rsidRPr="008805FA" w:rsidRDefault="008805FA" w:rsidP="008805FA">
      <w:r w:rsidRPr="008805FA">
        <w:t>Conditions:</w:t>
      </w:r>
    </w:p>
    <w:p w14:paraId="0775BA3E" w14:textId="77777777" w:rsidR="008805FA" w:rsidRPr="008805FA" w:rsidRDefault="008805FA">
      <w:pPr>
        <w:pStyle w:val="Akapitzlist"/>
        <w:numPr>
          <w:ilvl w:val="0"/>
          <w:numId w:val="150"/>
        </w:numPr>
      </w:pPr>
      <w:r w:rsidRPr="008805FA">
        <w:t xml:space="preserve">All: </w:t>
      </w:r>
    </w:p>
    <w:p w14:paraId="4A76A26E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3F0F0F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has changed</w:t>
      </w:r>
    </w:p>
    <w:p w14:paraId="444241DC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3F0F0F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is </w:t>
      </w:r>
      <w:r w:rsidRPr="003F0F0F">
        <w:rPr>
          <w:rStyle w:val="Uwydatnienie"/>
          <w:rFonts w:asciiTheme="minorHAnsi" w:hAnsiTheme="minorHAnsi" w:cstheme="minorHAnsi"/>
          <w:szCs w:val="22"/>
        </w:rPr>
        <w:t>Settlement Payment Reminder Letter</w:t>
      </w:r>
    </w:p>
    <w:p w14:paraId="3CE55DFA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3F0F0F">
        <w:rPr>
          <w:rStyle w:val="Pogrubienie"/>
          <w:rFonts w:cstheme="minorHAnsi"/>
          <w:b w:val="0"/>
          <w:bCs w:val="0"/>
          <w:szCs w:val="22"/>
        </w:rPr>
        <w:lastRenderedPageBreak/>
        <w:t>Lock Automation</w:t>
      </w:r>
      <w:r w:rsidRPr="008805FA">
        <w:t xml:space="preserve"> is </w:t>
      </w:r>
      <w:r w:rsidRPr="003F0F0F">
        <w:rPr>
          <w:rStyle w:val="Uwydatnienie"/>
          <w:rFonts w:asciiTheme="minorHAnsi" w:hAnsiTheme="minorHAnsi" w:cstheme="minorHAnsi"/>
          <w:szCs w:val="22"/>
        </w:rPr>
        <w:t>0</w:t>
      </w:r>
    </w:p>
    <w:p w14:paraId="7D9ED378" w14:textId="77777777" w:rsidR="008805FA" w:rsidRPr="008805FA" w:rsidRDefault="008805FA" w:rsidP="008805FA">
      <w:r w:rsidRPr="008805FA">
        <w:t>Tasks:</w:t>
      </w:r>
    </w:p>
    <w:p w14:paraId="51238FFD" w14:textId="77777777" w:rsidR="008805FA" w:rsidRPr="008805FA" w:rsidRDefault="008805FA">
      <w:pPr>
        <w:pStyle w:val="Akapitzlist"/>
        <w:numPr>
          <w:ilvl w:val="0"/>
          <w:numId w:val="150"/>
        </w:numPr>
      </w:pPr>
      <w:r w:rsidRPr="008805FA">
        <w:t xml:space="preserve">send e-mail template "Settlement Payment Reminder" to OPPOSING_COUNSEL_EMAIL </w:t>
      </w:r>
    </w:p>
    <w:p w14:paraId="5C57BE3E" w14:textId="1422A286" w:rsidR="008805FA" w:rsidRPr="008805FA" w:rsidRDefault="008805FA" w:rsidP="003F0F0F">
      <w:pPr>
        <w:pStyle w:val="DBH3"/>
      </w:pPr>
      <w:bookmarkStart w:id="348" w:name="_Toc130299942"/>
      <w:r w:rsidRPr="008805FA">
        <w:t>Settlement Status change to Settlement Payment Reminder Letter - 2</w:t>
      </w:r>
      <w:bookmarkEnd w:id="348"/>
    </w:p>
    <w:p w14:paraId="2D2A287E" w14:textId="77777777" w:rsidR="008805FA" w:rsidRPr="008805FA" w:rsidRDefault="008805FA" w:rsidP="008805FA">
      <w:r w:rsidRPr="008805FA">
        <w:t>Conditions:</w:t>
      </w:r>
    </w:p>
    <w:p w14:paraId="456026B1" w14:textId="77777777" w:rsidR="008805FA" w:rsidRPr="008805FA" w:rsidRDefault="008805FA">
      <w:pPr>
        <w:pStyle w:val="Akapitzlist"/>
        <w:numPr>
          <w:ilvl w:val="0"/>
          <w:numId w:val="150"/>
        </w:numPr>
      </w:pPr>
      <w:r w:rsidRPr="008805FA">
        <w:t xml:space="preserve">All: </w:t>
      </w:r>
    </w:p>
    <w:p w14:paraId="14B921A1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3F0F0F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has changed</w:t>
      </w:r>
    </w:p>
    <w:p w14:paraId="1D4BE25A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3F0F0F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is </w:t>
      </w:r>
      <w:r w:rsidRPr="003F0F0F">
        <w:rPr>
          <w:rStyle w:val="Uwydatnienie"/>
          <w:rFonts w:asciiTheme="minorHAnsi" w:hAnsiTheme="minorHAnsi" w:cstheme="minorHAnsi"/>
          <w:szCs w:val="22"/>
        </w:rPr>
        <w:t>Settlement Payment Reminder Letter - 2</w:t>
      </w:r>
    </w:p>
    <w:p w14:paraId="03374767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3F0F0F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805FA">
        <w:t xml:space="preserve"> is </w:t>
      </w:r>
      <w:r w:rsidRPr="003F0F0F">
        <w:rPr>
          <w:rStyle w:val="Uwydatnienie"/>
          <w:rFonts w:asciiTheme="minorHAnsi" w:hAnsiTheme="minorHAnsi" w:cstheme="minorHAnsi"/>
          <w:szCs w:val="22"/>
        </w:rPr>
        <w:t>0</w:t>
      </w:r>
    </w:p>
    <w:p w14:paraId="70A6F777" w14:textId="77777777" w:rsidR="008805FA" w:rsidRPr="008805FA" w:rsidRDefault="008805FA" w:rsidP="008805FA">
      <w:r w:rsidRPr="008805FA">
        <w:t>Tasks:</w:t>
      </w:r>
    </w:p>
    <w:p w14:paraId="50708E09" w14:textId="77777777" w:rsidR="008805FA" w:rsidRPr="008805FA" w:rsidRDefault="008805FA">
      <w:pPr>
        <w:pStyle w:val="Akapitzlist"/>
        <w:numPr>
          <w:ilvl w:val="0"/>
          <w:numId w:val="150"/>
        </w:numPr>
      </w:pPr>
      <w:r w:rsidRPr="008805FA">
        <w:t xml:space="preserve">e-mail template "Settlement Payment Reminder Letter - 2" to OPPOSING_COUNSEL_EMAIL </w:t>
      </w:r>
    </w:p>
    <w:p w14:paraId="0905C837" w14:textId="002E2F94" w:rsidR="008805FA" w:rsidRPr="008805FA" w:rsidRDefault="008805FA" w:rsidP="003F0F0F">
      <w:pPr>
        <w:pStyle w:val="DBH3"/>
      </w:pPr>
      <w:bookmarkStart w:id="349" w:name="_Toc130299943"/>
      <w:r w:rsidRPr="008805FA">
        <w:t>Settlement Status change to Settlement Payment Reminder Letter - Final</w:t>
      </w:r>
      <w:bookmarkEnd w:id="349"/>
    </w:p>
    <w:p w14:paraId="3DDE8A65" w14:textId="77777777" w:rsidR="008805FA" w:rsidRPr="008805FA" w:rsidRDefault="008805FA" w:rsidP="008805FA">
      <w:r w:rsidRPr="008805FA">
        <w:t>Conditions:</w:t>
      </w:r>
    </w:p>
    <w:p w14:paraId="1D70292C" w14:textId="77777777" w:rsidR="008805FA" w:rsidRPr="008805FA" w:rsidRDefault="008805FA">
      <w:pPr>
        <w:pStyle w:val="Akapitzlist"/>
        <w:numPr>
          <w:ilvl w:val="0"/>
          <w:numId w:val="150"/>
        </w:numPr>
      </w:pPr>
      <w:r w:rsidRPr="008805FA">
        <w:t xml:space="preserve">All: </w:t>
      </w:r>
    </w:p>
    <w:p w14:paraId="72E846B6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3F0F0F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has changed</w:t>
      </w:r>
    </w:p>
    <w:p w14:paraId="53EDAA21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3F0F0F">
        <w:rPr>
          <w:rStyle w:val="Pogrubienie"/>
          <w:rFonts w:cstheme="minorHAnsi"/>
          <w:b w:val="0"/>
          <w:bCs w:val="0"/>
          <w:szCs w:val="22"/>
        </w:rPr>
        <w:t>Settlement Status</w:t>
      </w:r>
      <w:r w:rsidRPr="008805FA">
        <w:t xml:space="preserve"> is </w:t>
      </w:r>
      <w:r w:rsidRPr="003F0F0F">
        <w:rPr>
          <w:rStyle w:val="Uwydatnienie"/>
          <w:rFonts w:asciiTheme="minorHAnsi" w:hAnsiTheme="minorHAnsi" w:cstheme="minorHAnsi"/>
          <w:szCs w:val="22"/>
        </w:rPr>
        <w:t>Settlement Payment Reminder Letter - Final</w:t>
      </w:r>
    </w:p>
    <w:p w14:paraId="5FA4911F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3F0F0F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805FA">
        <w:t xml:space="preserve"> is </w:t>
      </w:r>
      <w:r w:rsidRPr="003F0F0F">
        <w:rPr>
          <w:rStyle w:val="Uwydatnienie"/>
          <w:rFonts w:asciiTheme="minorHAnsi" w:hAnsiTheme="minorHAnsi" w:cstheme="minorHAnsi"/>
          <w:szCs w:val="22"/>
        </w:rPr>
        <w:t>0</w:t>
      </w:r>
    </w:p>
    <w:p w14:paraId="54039F84" w14:textId="77777777" w:rsidR="008805FA" w:rsidRPr="008805FA" w:rsidRDefault="008805FA" w:rsidP="008805FA">
      <w:r w:rsidRPr="008805FA">
        <w:t>Tasks:</w:t>
      </w:r>
    </w:p>
    <w:p w14:paraId="2A0B69AA" w14:textId="77777777" w:rsidR="008805FA" w:rsidRPr="008805FA" w:rsidRDefault="008805FA">
      <w:pPr>
        <w:pStyle w:val="Akapitzlist"/>
        <w:numPr>
          <w:ilvl w:val="0"/>
          <w:numId w:val="150"/>
        </w:numPr>
      </w:pPr>
      <w:r w:rsidRPr="008805FA">
        <w:t xml:space="preserve">send e-mail template "Settlement Payment Reminder - FINAL" to OPPOSING_COUNSEL_EMAI </w:t>
      </w:r>
    </w:p>
    <w:p w14:paraId="12E16904" w14:textId="0D90C28A" w:rsidR="008805FA" w:rsidRPr="008805FA" w:rsidRDefault="008805FA" w:rsidP="003F0F0F">
      <w:pPr>
        <w:pStyle w:val="DBH3"/>
      </w:pPr>
      <w:bookmarkStart w:id="350" w:name="_Toc130299944"/>
      <w:r w:rsidRPr="008805FA">
        <w:t>Status SETTLED - Executed Release Sent does not change within 45 days</w:t>
      </w:r>
      <w:bookmarkEnd w:id="350"/>
    </w:p>
    <w:p w14:paraId="6C867227" w14:textId="77777777" w:rsidR="008805FA" w:rsidRPr="008805FA" w:rsidRDefault="008805FA" w:rsidP="008805FA">
      <w:r w:rsidRPr="008805FA">
        <w:t>Conditions:</w:t>
      </w:r>
    </w:p>
    <w:p w14:paraId="7CD628BE" w14:textId="77777777" w:rsidR="008805FA" w:rsidRPr="008805FA" w:rsidRDefault="008805FA">
      <w:pPr>
        <w:pStyle w:val="Akapitzlist"/>
        <w:numPr>
          <w:ilvl w:val="0"/>
          <w:numId w:val="150"/>
        </w:numPr>
      </w:pPr>
      <w:r w:rsidRPr="008805FA">
        <w:t xml:space="preserve">All: </w:t>
      </w:r>
    </w:p>
    <w:p w14:paraId="3EE5F47D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3F0F0F">
        <w:rPr>
          <w:rStyle w:val="Pogrubienie"/>
          <w:rFonts w:cstheme="minorHAnsi"/>
          <w:b w:val="0"/>
          <w:bCs w:val="0"/>
          <w:szCs w:val="22"/>
        </w:rPr>
        <w:t>Status</w:t>
      </w:r>
      <w:r w:rsidRPr="008805FA">
        <w:t xml:space="preserve"> is </w:t>
      </w:r>
      <w:r w:rsidRPr="003F0F0F">
        <w:rPr>
          <w:rStyle w:val="Uwydatnienie"/>
          <w:rFonts w:asciiTheme="minorHAnsi" w:hAnsiTheme="minorHAnsi" w:cstheme="minorHAnsi"/>
          <w:szCs w:val="22"/>
        </w:rPr>
        <w:t>SETTLED - Executed Release Sent</w:t>
      </w:r>
    </w:p>
    <w:p w14:paraId="16E135CE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3F0F0F">
        <w:rPr>
          <w:rStyle w:val="Pogrubienie"/>
          <w:rFonts w:cstheme="minorHAnsi"/>
          <w:b w:val="0"/>
          <w:bCs w:val="0"/>
          <w:szCs w:val="22"/>
        </w:rPr>
        <w:t>Status Age</w:t>
      </w:r>
      <w:r w:rsidRPr="008805FA">
        <w:t xml:space="preserve"> equal to </w:t>
      </w:r>
      <w:r w:rsidRPr="003F0F0F">
        <w:rPr>
          <w:rStyle w:val="Uwydatnienie"/>
          <w:rFonts w:asciiTheme="minorHAnsi" w:hAnsiTheme="minorHAnsi" w:cstheme="minorHAnsi"/>
          <w:szCs w:val="22"/>
        </w:rPr>
        <w:t>45</w:t>
      </w:r>
    </w:p>
    <w:p w14:paraId="58D9E3DF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3F0F0F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805FA">
        <w:t xml:space="preserve"> is </w:t>
      </w:r>
      <w:r w:rsidRPr="003F0F0F">
        <w:rPr>
          <w:rStyle w:val="Uwydatnienie"/>
          <w:rFonts w:asciiTheme="minorHAnsi" w:hAnsiTheme="minorHAnsi" w:cstheme="minorHAnsi"/>
          <w:szCs w:val="22"/>
        </w:rPr>
        <w:t>0</w:t>
      </w:r>
    </w:p>
    <w:p w14:paraId="3A07B927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3F0F0F">
        <w:rPr>
          <w:rStyle w:val="Pogrubienie"/>
          <w:rFonts w:cstheme="minorHAnsi"/>
          <w:b w:val="0"/>
          <w:bCs w:val="0"/>
          <w:szCs w:val="22"/>
        </w:rPr>
        <w:t>Stage</w:t>
      </w:r>
      <w:r w:rsidRPr="008805FA">
        <w:t xml:space="preserve"> is </w:t>
      </w:r>
      <w:r w:rsidRPr="003F0F0F">
        <w:rPr>
          <w:rStyle w:val="Uwydatnienie"/>
          <w:rFonts w:asciiTheme="minorHAnsi" w:hAnsiTheme="minorHAnsi" w:cstheme="minorHAnsi"/>
          <w:szCs w:val="22"/>
        </w:rPr>
        <w:t>Settlement</w:t>
      </w:r>
    </w:p>
    <w:p w14:paraId="035618FA" w14:textId="77777777" w:rsidR="008805FA" w:rsidRPr="008805FA" w:rsidRDefault="008805FA" w:rsidP="008805FA">
      <w:r w:rsidRPr="008805FA">
        <w:t>Tasks:</w:t>
      </w:r>
    </w:p>
    <w:p w14:paraId="1908EF90" w14:textId="77777777" w:rsidR="008805FA" w:rsidRPr="008805FA" w:rsidRDefault="008805FA">
      <w:pPr>
        <w:pStyle w:val="Akapitzlist"/>
        <w:numPr>
          <w:ilvl w:val="0"/>
          <w:numId w:val="151"/>
        </w:numPr>
      </w:pPr>
      <w:r w:rsidRPr="008805FA">
        <w:t xml:space="preserve">change status to "Settlement Payment Reminder Letter" </w:t>
      </w:r>
    </w:p>
    <w:p w14:paraId="06DB1865" w14:textId="6CA98184" w:rsidR="008805FA" w:rsidRPr="008805FA" w:rsidRDefault="008805FA" w:rsidP="0043261B">
      <w:pPr>
        <w:pStyle w:val="DBH3"/>
      </w:pPr>
      <w:bookmarkStart w:id="351" w:name="_Toc130299945"/>
      <w:r w:rsidRPr="008805FA">
        <w:t>Status SETTLED - Release Sent to Client does not change within 15 days</w:t>
      </w:r>
      <w:bookmarkEnd w:id="351"/>
    </w:p>
    <w:p w14:paraId="1E438D32" w14:textId="77777777" w:rsidR="008805FA" w:rsidRPr="008805FA" w:rsidRDefault="008805FA" w:rsidP="008805FA">
      <w:r w:rsidRPr="008805FA">
        <w:t>Conditions:</w:t>
      </w:r>
    </w:p>
    <w:p w14:paraId="208C7AFA" w14:textId="77777777" w:rsidR="008805FA" w:rsidRPr="008805FA" w:rsidRDefault="008805FA">
      <w:pPr>
        <w:pStyle w:val="Akapitzlist"/>
        <w:numPr>
          <w:ilvl w:val="0"/>
          <w:numId w:val="150"/>
        </w:numPr>
      </w:pPr>
      <w:r w:rsidRPr="008805FA">
        <w:lastRenderedPageBreak/>
        <w:t xml:space="preserve">All: </w:t>
      </w:r>
    </w:p>
    <w:p w14:paraId="48568B0F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43261B">
        <w:rPr>
          <w:rStyle w:val="Pogrubienie"/>
          <w:rFonts w:cstheme="minorHAnsi"/>
          <w:b w:val="0"/>
          <w:bCs w:val="0"/>
          <w:szCs w:val="22"/>
        </w:rPr>
        <w:t>Status</w:t>
      </w:r>
      <w:r w:rsidRPr="008805FA">
        <w:t xml:space="preserve"> is </w:t>
      </w:r>
      <w:r w:rsidRPr="0043261B">
        <w:rPr>
          <w:rStyle w:val="Uwydatnienie"/>
          <w:rFonts w:asciiTheme="minorHAnsi" w:hAnsiTheme="minorHAnsi" w:cstheme="minorHAnsi"/>
          <w:szCs w:val="22"/>
        </w:rPr>
        <w:t>SETTLED - Release Sent to Client</w:t>
      </w:r>
    </w:p>
    <w:p w14:paraId="3B2187CE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43261B">
        <w:rPr>
          <w:rStyle w:val="Pogrubienie"/>
          <w:rFonts w:cstheme="minorHAnsi"/>
          <w:b w:val="0"/>
          <w:bCs w:val="0"/>
          <w:szCs w:val="22"/>
        </w:rPr>
        <w:t>Status Age</w:t>
      </w:r>
      <w:r w:rsidRPr="008805FA">
        <w:t xml:space="preserve"> equal to </w:t>
      </w:r>
      <w:r w:rsidRPr="0043261B">
        <w:rPr>
          <w:rStyle w:val="Uwydatnienie"/>
          <w:rFonts w:asciiTheme="minorHAnsi" w:hAnsiTheme="minorHAnsi" w:cstheme="minorHAnsi"/>
          <w:szCs w:val="22"/>
        </w:rPr>
        <w:t>15</w:t>
      </w:r>
    </w:p>
    <w:p w14:paraId="1063BD02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43261B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805FA">
        <w:t xml:space="preserve"> is </w:t>
      </w:r>
      <w:r w:rsidRPr="0043261B">
        <w:rPr>
          <w:rStyle w:val="Uwydatnienie"/>
          <w:rFonts w:asciiTheme="minorHAnsi" w:hAnsiTheme="minorHAnsi" w:cstheme="minorHAnsi"/>
          <w:szCs w:val="22"/>
        </w:rPr>
        <w:t>0</w:t>
      </w:r>
    </w:p>
    <w:p w14:paraId="5D56C107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43261B">
        <w:rPr>
          <w:rStyle w:val="Pogrubienie"/>
          <w:rFonts w:cstheme="minorHAnsi"/>
          <w:b w:val="0"/>
          <w:bCs w:val="0"/>
          <w:szCs w:val="22"/>
        </w:rPr>
        <w:t>Stage</w:t>
      </w:r>
      <w:r w:rsidRPr="008805FA">
        <w:t xml:space="preserve"> is </w:t>
      </w:r>
      <w:r w:rsidRPr="0043261B">
        <w:rPr>
          <w:rStyle w:val="Uwydatnienie"/>
          <w:rFonts w:asciiTheme="minorHAnsi" w:hAnsiTheme="minorHAnsi" w:cstheme="minorHAnsi"/>
          <w:szCs w:val="22"/>
        </w:rPr>
        <w:t>Settlement</w:t>
      </w:r>
    </w:p>
    <w:p w14:paraId="570E53EF" w14:textId="77777777" w:rsidR="008805FA" w:rsidRPr="008805FA" w:rsidRDefault="008805FA" w:rsidP="008805FA">
      <w:r w:rsidRPr="008805FA">
        <w:t>Tasks:</w:t>
      </w:r>
    </w:p>
    <w:p w14:paraId="5BB6CA18" w14:textId="77777777" w:rsidR="008805FA" w:rsidRPr="008805FA" w:rsidRDefault="008805FA">
      <w:pPr>
        <w:pStyle w:val="Akapitzlist"/>
        <w:numPr>
          <w:ilvl w:val="0"/>
          <w:numId w:val="150"/>
        </w:numPr>
      </w:pPr>
      <w:r w:rsidRPr="008805FA">
        <w:t xml:space="preserve">create task for Assigned Attorney to "Follow up with client regarding Release" </w:t>
      </w:r>
    </w:p>
    <w:p w14:paraId="0E73E57F" w14:textId="41F8B2F2" w:rsidR="008805FA" w:rsidRPr="008805FA" w:rsidRDefault="008805FA" w:rsidP="003F0C2D">
      <w:pPr>
        <w:pStyle w:val="DBH3"/>
      </w:pPr>
      <w:bookmarkStart w:id="352" w:name="_Toc130299946"/>
      <w:r w:rsidRPr="008805FA">
        <w:t>Status Settlement Payment Reminder Letter does not change within 14 days</w:t>
      </w:r>
      <w:bookmarkEnd w:id="352"/>
    </w:p>
    <w:p w14:paraId="0F37E666" w14:textId="77777777" w:rsidR="008805FA" w:rsidRPr="008805FA" w:rsidRDefault="008805FA" w:rsidP="008805FA">
      <w:r w:rsidRPr="008805FA">
        <w:t>Conditions:</w:t>
      </w:r>
    </w:p>
    <w:p w14:paraId="6E8E7F70" w14:textId="77777777" w:rsidR="008805FA" w:rsidRPr="008805FA" w:rsidRDefault="008805FA">
      <w:pPr>
        <w:pStyle w:val="Akapitzlist"/>
        <w:numPr>
          <w:ilvl w:val="0"/>
          <w:numId w:val="150"/>
        </w:numPr>
      </w:pPr>
      <w:r w:rsidRPr="008805FA">
        <w:t xml:space="preserve">All: </w:t>
      </w:r>
    </w:p>
    <w:p w14:paraId="6BBBE837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3F0C2D">
        <w:rPr>
          <w:rStyle w:val="Pogrubienie"/>
          <w:rFonts w:cstheme="minorHAnsi"/>
          <w:b w:val="0"/>
          <w:bCs w:val="0"/>
          <w:szCs w:val="22"/>
        </w:rPr>
        <w:t>Status</w:t>
      </w:r>
      <w:r w:rsidRPr="008805FA">
        <w:t xml:space="preserve"> is </w:t>
      </w:r>
      <w:r w:rsidRPr="003F0C2D">
        <w:rPr>
          <w:rStyle w:val="Uwydatnienie"/>
          <w:rFonts w:asciiTheme="minorHAnsi" w:hAnsiTheme="minorHAnsi" w:cstheme="minorHAnsi"/>
          <w:szCs w:val="22"/>
        </w:rPr>
        <w:t>Settlement Payment Reminder Letter</w:t>
      </w:r>
    </w:p>
    <w:p w14:paraId="22C881FD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3F0C2D">
        <w:rPr>
          <w:rStyle w:val="Pogrubienie"/>
          <w:rFonts w:cstheme="minorHAnsi"/>
          <w:b w:val="0"/>
          <w:bCs w:val="0"/>
          <w:szCs w:val="22"/>
        </w:rPr>
        <w:t>Status Age</w:t>
      </w:r>
      <w:r w:rsidRPr="008805FA">
        <w:t xml:space="preserve"> equal to </w:t>
      </w:r>
      <w:r w:rsidRPr="003F0C2D">
        <w:rPr>
          <w:rStyle w:val="Uwydatnienie"/>
          <w:rFonts w:asciiTheme="minorHAnsi" w:hAnsiTheme="minorHAnsi" w:cstheme="minorHAnsi"/>
          <w:szCs w:val="22"/>
        </w:rPr>
        <w:t>14</w:t>
      </w:r>
    </w:p>
    <w:p w14:paraId="012F9211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3F0C2D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805FA">
        <w:t xml:space="preserve"> is </w:t>
      </w:r>
      <w:r w:rsidRPr="003F0C2D">
        <w:rPr>
          <w:rStyle w:val="Uwydatnienie"/>
          <w:rFonts w:asciiTheme="minorHAnsi" w:hAnsiTheme="minorHAnsi" w:cstheme="minorHAnsi"/>
          <w:szCs w:val="22"/>
        </w:rPr>
        <w:t>0</w:t>
      </w:r>
    </w:p>
    <w:p w14:paraId="190350C6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3F0C2D">
        <w:rPr>
          <w:rStyle w:val="Pogrubienie"/>
          <w:rFonts w:cstheme="minorHAnsi"/>
          <w:b w:val="0"/>
          <w:bCs w:val="0"/>
          <w:szCs w:val="22"/>
        </w:rPr>
        <w:t>Stage</w:t>
      </w:r>
      <w:r w:rsidRPr="008805FA">
        <w:t xml:space="preserve"> is </w:t>
      </w:r>
      <w:r w:rsidRPr="003F0C2D">
        <w:rPr>
          <w:rStyle w:val="Uwydatnienie"/>
          <w:rFonts w:asciiTheme="minorHAnsi" w:hAnsiTheme="minorHAnsi" w:cstheme="minorHAnsi"/>
          <w:szCs w:val="22"/>
        </w:rPr>
        <w:t>Settlement</w:t>
      </w:r>
    </w:p>
    <w:p w14:paraId="0984031D" w14:textId="77777777" w:rsidR="008805FA" w:rsidRPr="008805FA" w:rsidRDefault="008805FA" w:rsidP="008805FA">
      <w:r w:rsidRPr="008805FA">
        <w:t>Tasks:</w:t>
      </w:r>
    </w:p>
    <w:p w14:paraId="28782346" w14:textId="77777777" w:rsidR="008805FA" w:rsidRPr="008805FA" w:rsidRDefault="008805FA">
      <w:pPr>
        <w:pStyle w:val="Akapitzlist"/>
        <w:numPr>
          <w:ilvl w:val="0"/>
          <w:numId w:val="150"/>
        </w:numPr>
      </w:pPr>
      <w:r w:rsidRPr="008805FA">
        <w:t xml:space="preserve">change Settlement Status to "Settlement Payment Reminder Letter - 2" </w:t>
      </w:r>
    </w:p>
    <w:p w14:paraId="23EE0B50" w14:textId="601948C7" w:rsidR="008805FA" w:rsidRPr="008805FA" w:rsidRDefault="008805FA" w:rsidP="003F0C2D">
      <w:pPr>
        <w:pStyle w:val="DBH3"/>
      </w:pPr>
      <w:bookmarkStart w:id="353" w:name="_Toc130299947"/>
      <w:r w:rsidRPr="008805FA">
        <w:t>Status Settlement Payment Reminder Letter - 2 does not change within 14 days</w:t>
      </w:r>
      <w:bookmarkEnd w:id="353"/>
    </w:p>
    <w:p w14:paraId="7E34B3D8" w14:textId="77777777" w:rsidR="008805FA" w:rsidRPr="008805FA" w:rsidRDefault="008805FA" w:rsidP="008805FA">
      <w:r w:rsidRPr="008805FA">
        <w:t>Conditions:</w:t>
      </w:r>
    </w:p>
    <w:p w14:paraId="46E45B5E" w14:textId="77777777" w:rsidR="008805FA" w:rsidRPr="008805FA" w:rsidRDefault="008805FA">
      <w:pPr>
        <w:pStyle w:val="Akapitzlist"/>
        <w:numPr>
          <w:ilvl w:val="0"/>
          <w:numId w:val="150"/>
        </w:numPr>
      </w:pPr>
      <w:r w:rsidRPr="008805FA">
        <w:t xml:space="preserve">All: </w:t>
      </w:r>
    </w:p>
    <w:p w14:paraId="41920AFA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3F0C2D">
        <w:rPr>
          <w:rStyle w:val="Pogrubienie"/>
          <w:rFonts w:cstheme="minorHAnsi"/>
          <w:b w:val="0"/>
          <w:bCs w:val="0"/>
          <w:szCs w:val="22"/>
        </w:rPr>
        <w:t>Status</w:t>
      </w:r>
      <w:r w:rsidRPr="008805FA">
        <w:t xml:space="preserve"> is </w:t>
      </w:r>
      <w:r w:rsidRPr="003F0C2D">
        <w:rPr>
          <w:rStyle w:val="Uwydatnienie"/>
          <w:rFonts w:asciiTheme="minorHAnsi" w:hAnsiTheme="minorHAnsi" w:cstheme="minorHAnsi"/>
          <w:szCs w:val="22"/>
        </w:rPr>
        <w:t>Settlement Payment Reminder Letter - 2</w:t>
      </w:r>
    </w:p>
    <w:p w14:paraId="1ABBECE4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3F0C2D">
        <w:rPr>
          <w:rStyle w:val="Pogrubienie"/>
          <w:rFonts w:cstheme="minorHAnsi"/>
          <w:b w:val="0"/>
          <w:bCs w:val="0"/>
          <w:szCs w:val="22"/>
        </w:rPr>
        <w:t>Status Age</w:t>
      </w:r>
      <w:r w:rsidRPr="008805FA">
        <w:t xml:space="preserve"> equal to </w:t>
      </w:r>
      <w:r w:rsidRPr="003F0C2D">
        <w:rPr>
          <w:rStyle w:val="Uwydatnienie"/>
          <w:rFonts w:asciiTheme="minorHAnsi" w:hAnsiTheme="minorHAnsi" w:cstheme="minorHAnsi"/>
          <w:szCs w:val="22"/>
        </w:rPr>
        <w:t>14</w:t>
      </w:r>
    </w:p>
    <w:p w14:paraId="367BB906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3F0C2D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805FA">
        <w:t xml:space="preserve"> is </w:t>
      </w:r>
      <w:r w:rsidRPr="003F0C2D">
        <w:rPr>
          <w:rStyle w:val="Uwydatnienie"/>
          <w:rFonts w:asciiTheme="minorHAnsi" w:hAnsiTheme="minorHAnsi" w:cstheme="minorHAnsi"/>
          <w:szCs w:val="22"/>
        </w:rPr>
        <w:t>0</w:t>
      </w:r>
    </w:p>
    <w:p w14:paraId="4375FEFC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3F0C2D">
        <w:rPr>
          <w:rStyle w:val="Pogrubienie"/>
          <w:rFonts w:cstheme="minorHAnsi"/>
          <w:b w:val="0"/>
          <w:bCs w:val="0"/>
          <w:szCs w:val="22"/>
        </w:rPr>
        <w:t>Stage</w:t>
      </w:r>
      <w:r w:rsidRPr="008805FA">
        <w:t xml:space="preserve"> is </w:t>
      </w:r>
      <w:r w:rsidRPr="003F0C2D">
        <w:rPr>
          <w:rStyle w:val="Uwydatnienie"/>
          <w:rFonts w:asciiTheme="minorHAnsi" w:hAnsiTheme="minorHAnsi" w:cstheme="minorHAnsi"/>
          <w:szCs w:val="22"/>
        </w:rPr>
        <w:t>Settlement</w:t>
      </w:r>
    </w:p>
    <w:p w14:paraId="15A6A243" w14:textId="77777777" w:rsidR="008805FA" w:rsidRPr="008805FA" w:rsidRDefault="008805FA" w:rsidP="008805FA">
      <w:r w:rsidRPr="008805FA">
        <w:t>Tasks:</w:t>
      </w:r>
    </w:p>
    <w:p w14:paraId="34AB97AB" w14:textId="77777777" w:rsidR="008805FA" w:rsidRPr="008805FA" w:rsidRDefault="008805FA">
      <w:pPr>
        <w:pStyle w:val="Akapitzlist"/>
        <w:numPr>
          <w:ilvl w:val="0"/>
          <w:numId w:val="150"/>
        </w:numPr>
      </w:pPr>
      <w:r w:rsidRPr="008805FA">
        <w:t xml:space="preserve">change status to "Settlement Payment Reminder Letter - Final" </w:t>
      </w:r>
    </w:p>
    <w:p w14:paraId="35E63EDB" w14:textId="7C2FB242" w:rsidR="008805FA" w:rsidRPr="008805FA" w:rsidRDefault="008805FA" w:rsidP="003F0C2D">
      <w:pPr>
        <w:pStyle w:val="DBH3"/>
      </w:pPr>
      <w:bookmarkStart w:id="354" w:name="_Toc130299948"/>
      <w:r w:rsidRPr="008805FA">
        <w:t>Status Settlement Payment Reminder Letter - Final does not change within 14 days</w:t>
      </w:r>
      <w:bookmarkEnd w:id="354"/>
    </w:p>
    <w:p w14:paraId="5D063930" w14:textId="77777777" w:rsidR="008805FA" w:rsidRPr="008805FA" w:rsidRDefault="008805FA" w:rsidP="008805FA">
      <w:r w:rsidRPr="008805FA">
        <w:t>Conditions:</w:t>
      </w:r>
    </w:p>
    <w:p w14:paraId="52CCDA47" w14:textId="77777777" w:rsidR="008805FA" w:rsidRPr="008805FA" w:rsidRDefault="008805FA">
      <w:pPr>
        <w:pStyle w:val="Akapitzlist"/>
        <w:numPr>
          <w:ilvl w:val="0"/>
          <w:numId w:val="150"/>
        </w:numPr>
      </w:pPr>
      <w:r w:rsidRPr="008805FA">
        <w:t xml:space="preserve">All: </w:t>
      </w:r>
    </w:p>
    <w:p w14:paraId="17DEA897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3F0C2D">
        <w:rPr>
          <w:rStyle w:val="Pogrubienie"/>
          <w:rFonts w:cstheme="minorHAnsi"/>
          <w:b w:val="0"/>
          <w:bCs w:val="0"/>
          <w:szCs w:val="22"/>
        </w:rPr>
        <w:t>Status</w:t>
      </w:r>
      <w:r w:rsidRPr="008805FA">
        <w:t xml:space="preserve"> is </w:t>
      </w:r>
      <w:r w:rsidRPr="003F0C2D">
        <w:rPr>
          <w:rStyle w:val="Uwydatnienie"/>
          <w:rFonts w:asciiTheme="minorHAnsi" w:hAnsiTheme="minorHAnsi" w:cstheme="minorHAnsi"/>
          <w:szCs w:val="22"/>
        </w:rPr>
        <w:t>Settlement Payment Reminder Letter - Final</w:t>
      </w:r>
    </w:p>
    <w:p w14:paraId="53F677AE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3F0C2D">
        <w:rPr>
          <w:rStyle w:val="Pogrubienie"/>
          <w:rFonts w:cstheme="minorHAnsi"/>
          <w:b w:val="0"/>
          <w:bCs w:val="0"/>
          <w:szCs w:val="22"/>
        </w:rPr>
        <w:t>Status Age</w:t>
      </w:r>
      <w:r w:rsidRPr="008805FA">
        <w:t xml:space="preserve"> equal to </w:t>
      </w:r>
      <w:r w:rsidRPr="003F0C2D">
        <w:rPr>
          <w:rStyle w:val="Uwydatnienie"/>
          <w:rFonts w:asciiTheme="minorHAnsi" w:hAnsiTheme="minorHAnsi" w:cstheme="minorHAnsi"/>
          <w:szCs w:val="22"/>
        </w:rPr>
        <w:t>14</w:t>
      </w:r>
    </w:p>
    <w:p w14:paraId="315A2B59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3F0C2D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805FA">
        <w:t xml:space="preserve"> is </w:t>
      </w:r>
      <w:r w:rsidRPr="003F0C2D">
        <w:rPr>
          <w:rStyle w:val="Uwydatnienie"/>
          <w:rFonts w:asciiTheme="minorHAnsi" w:hAnsiTheme="minorHAnsi" w:cstheme="minorHAnsi"/>
          <w:szCs w:val="22"/>
        </w:rPr>
        <w:t>0</w:t>
      </w:r>
    </w:p>
    <w:p w14:paraId="6B3DC6B4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3F0C2D">
        <w:rPr>
          <w:rStyle w:val="Pogrubienie"/>
          <w:rFonts w:cstheme="minorHAnsi"/>
          <w:b w:val="0"/>
          <w:bCs w:val="0"/>
          <w:szCs w:val="22"/>
        </w:rPr>
        <w:lastRenderedPageBreak/>
        <w:t>Stage</w:t>
      </w:r>
      <w:r w:rsidRPr="008805FA">
        <w:t xml:space="preserve"> is </w:t>
      </w:r>
      <w:r w:rsidRPr="003F0C2D">
        <w:rPr>
          <w:rStyle w:val="Uwydatnienie"/>
          <w:rFonts w:asciiTheme="minorHAnsi" w:hAnsiTheme="minorHAnsi" w:cstheme="minorHAnsi"/>
          <w:szCs w:val="22"/>
        </w:rPr>
        <w:t>Settlement</w:t>
      </w:r>
    </w:p>
    <w:p w14:paraId="6C0EF4D9" w14:textId="77777777" w:rsidR="008805FA" w:rsidRPr="008805FA" w:rsidRDefault="008805FA" w:rsidP="008805FA">
      <w:r w:rsidRPr="008805FA">
        <w:t>Tasks:</w:t>
      </w:r>
    </w:p>
    <w:p w14:paraId="14D4206C" w14:textId="77777777" w:rsidR="008805FA" w:rsidRPr="008805FA" w:rsidRDefault="008805FA">
      <w:pPr>
        <w:pStyle w:val="Akapitzlist"/>
        <w:numPr>
          <w:ilvl w:val="0"/>
          <w:numId w:val="150"/>
        </w:numPr>
      </w:pPr>
      <w:r w:rsidRPr="008805FA">
        <w:t xml:space="preserve">change Settlement Status to "Motion to Compel Settlement" </w:t>
      </w:r>
    </w:p>
    <w:p w14:paraId="28EC7ED1" w14:textId="360B98A1" w:rsidR="008805FA" w:rsidRPr="008805FA" w:rsidRDefault="008805FA" w:rsidP="003F0C2D">
      <w:pPr>
        <w:pStyle w:val="DBH3"/>
      </w:pPr>
      <w:bookmarkStart w:id="355" w:name="_Toc130299949"/>
      <w:r w:rsidRPr="008805FA">
        <w:t>Update Total Settlement</w:t>
      </w:r>
      <w:bookmarkEnd w:id="355"/>
    </w:p>
    <w:p w14:paraId="13C9D884" w14:textId="77777777" w:rsidR="008805FA" w:rsidRPr="008805FA" w:rsidRDefault="008805FA" w:rsidP="008805FA">
      <w:r w:rsidRPr="008805FA">
        <w:t>Conditions:</w:t>
      </w:r>
    </w:p>
    <w:p w14:paraId="41840975" w14:textId="77777777" w:rsidR="008805FA" w:rsidRPr="008805FA" w:rsidRDefault="008805FA">
      <w:pPr>
        <w:pStyle w:val="Akapitzlist"/>
        <w:numPr>
          <w:ilvl w:val="0"/>
          <w:numId w:val="150"/>
        </w:numPr>
      </w:pPr>
      <w:r w:rsidRPr="008805FA">
        <w:t xml:space="preserve">All: </w:t>
      </w:r>
    </w:p>
    <w:p w14:paraId="016BAE9D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3F0C2D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8805FA">
        <w:t xml:space="preserve"> is </w:t>
      </w:r>
      <w:r w:rsidRPr="003F0C2D">
        <w:rPr>
          <w:rStyle w:val="Uwydatnienie"/>
          <w:rFonts w:asciiTheme="minorHAnsi" w:hAnsiTheme="minorHAnsi" w:cstheme="minorHAnsi"/>
          <w:szCs w:val="22"/>
        </w:rPr>
        <w:t>0</w:t>
      </w:r>
    </w:p>
    <w:p w14:paraId="1B168019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8805FA">
        <w:t xml:space="preserve">At least one: </w:t>
      </w:r>
    </w:p>
    <w:p w14:paraId="493D085D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3F0C2D">
        <w:rPr>
          <w:rStyle w:val="Pogrubienie"/>
          <w:rFonts w:cstheme="minorHAnsi"/>
          <w:b w:val="0"/>
          <w:bCs w:val="0"/>
          <w:szCs w:val="22"/>
        </w:rPr>
        <w:t>Attorney Fee</w:t>
      </w:r>
      <w:r w:rsidRPr="008805FA">
        <w:t xml:space="preserve"> has changed</w:t>
      </w:r>
    </w:p>
    <w:p w14:paraId="4576AF7D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3F0C2D">
        <w:rPr>
          <w:rStyle w:val="Pogrubienie"/>
          <w:rFonts w:cstheme="minorHAnsi"/>
          <w:b w:val="0"/>
          <w:bCs w:val="0"/>
          <w:szCs w:val="22"/>
        </w:rPr>
        <w:t>Settlement Amount</w:t>
      </w:r>
      <w:r w:rsidRPr="008805FA">
        <w:t xml:space="preserve"> has changed</w:t>
      </w:r>
    </w:p>
    <w:p w14:paraId="75372C84" w14:textId="77777777" w:rsidR="008805FA" w:rsidRPr="008805FA" w:rsidRDefault="008805FA">
      <w:pPr>
        <w:pStyle w:val="Akapitzlist"/>
        <w:numPr>
          <w:ilvl w:val="1"/>
          <w:numId w:val="150"/>
        </w:numPr>
      </w:pPr>
      <w:r w:rsidRPr="003F0C2D">
        <w:rPr>
          <w:rStyle w:val="Pogrubienie"/>
          <w:rFonts w:cstheme="minorHAnsi"/>
          <w:b w:val="0"/>
          <w:bCs w:val="0"/>
          <w:szCs w:val="22"/>
        </w:rPr>
        <w:t>Settlement Costs</w:t>
      </w:r>
      <w:r w:rsidRPr="008805FA">
        <w:t xml:space="preserve"> has changed</w:t>
      </w:r>
    </w:p>
    <w:p w14:paraId="60B3C98C" w14:textId="77777777" w:rsidR="008805FA" w:rsidRPr="008805FA" w:rsidRDefault="008805FA" w:rsidP="008805FA">
      <w:r w:rsidRPr="008805FA">
        <w:t>Tasks:</w:t>
      </w:r>
    </w:p>
    <w:p w14:paraId="6C47FAF7" w14:textId="18EB1193" w:rsidR="008805FA" w:rsidRDefault="008805FA">
      <w:pPr>
        <w:pStyle w:val="Akapitzlist"/>
        <w:numPr>
          <w:ilvl w:val="0"/>
          <w:numId w:val="150"/>
        </w:numPr>
      </w:pPr>
      <w:r w:rsidRPr="008805FA">
        <w:t>set Total Settlement=Settlement Amount + Attorney Fee + Settlement Costs</w:t>
      </w:r>
    </w:p>
    <w:p w14:paraId="0D0DF6CB" w14:textId="08A49965" w:rsidR="00B63698" w:rsidRDefault="00B63698" w:rsidP="00B63698">
      <w:pPr>
        <w:pStyle w:val="DBH2"/>
      </w:pPr>
      <w:bookmarkStart w:id="356" w:name="_Toc130299950"/>
      <w:r w:rsidRPr="00B63698">
        <w:t>Module: Cases, Section: Statuses</w:t>
      </w:r>
      <w:bookmarkEnd w:id="356"/>
    </w:p>
    <w:p w14:paraId="4316F63B" w14:textId="5D4E47D3" w:rsidR="00B63698" w:rsidRPr="00B63698" w:rsidRDefault="00B63698" w:rsidP="00B63698">
      <w:pPr>
        <w:pStyle w:val="DBH3"/>
        <w:rPr>
          <w:lang w:val="pl-PL" w:eastAsia="pl-PL"/>
        </w:rPr>
      </w:pPr>
      <w:bookmarkStart w:id="357" w:name="_Toc130299951"/>
      <w:r w:rsidRPr="00B63698">
        <w:t>On change of Stage</w:t>
      </w:r>
      <w:bookmarkEnd w:id="357"/>
    </w:p>
    <w:p w14:paraId="62F11B2F" w14:textId="77777777" w:rsidR="00B63698" w:rsidRPr="00B63698" w:rsidRDefault="00B63698" w:rsidP="00B63698">
      <w:r w:rsidRPr="00B63698">
        <w:t>Conditions:</w:t>
      </w:r>
    </w:p>
    <w:p w14:paraId="56ACCD8A" w14:textId="77777777" w:rsidR="00B63698" w:rsidRPr="00B63698" w:rsidRDefault="00B63698">
      <w:pPr>
        <w:pStyle w:val="Akapitzlist"/>
        <w:numPr>
          <w:ilvl w:val="0"/>
          <w:numId w:val="150"/>
        </w:numPr>
      </w:pPr>
      <w:r w:rsidRPr="00B63698">
        <w:t xml:space="preserve">All: </w:t>
      </w:r>
    </w:p>
    <w:p w14:paraId="3E55FD73" w14:textId="77777777" w:rsidR="00B63698" w:rsidRPr="00B63698" w:rsidRDefault="00B63698">
      <w:pPr>
        <w:pStyle w:val="Akapitzlist"/>
        <w:numPr>
          <w:ilvl w:val="1"/>
          <w:numId w:val="150"/>
        </w:numPr>
      </w:pPr>
      <w:r w:rsidRPr="00B63698">
        <w:rPr>
          <w:rStyle w:val="Pogrubienie"/>
          <w:rFonts w:cstheme="minorHAnsi"/>
          <w:b w:val="0"/>
          <w:bCs w:val="0"/>
          <w:szCs w:val="22"/>
        </w:rPr>
        <w:t>Stage</w:t>
      </w:r>
      <w:r w:rsidRPr="00B63698">
        <w:t xml:space="preserve"> has changed</w:t>
      </w:r>
    </w:p>
    <w:p w14:paraId="1DECB485" w14:textId="77777777" w:rsidR="00B63698" w:rsidRPr="00B63698" w:rsidRDefault="00B63698" w:rsidP="00B63698">
      <w:r w:rsidRPr="00B63698">
        <w:t>Tasks:</w:t>
      </w:r>
    </w:p>
    <w:p w14:paraId="1CD60EF0" w14:textId="77777777" w:rsidR="00B63698" w:rsidRPr="00B63698" w:rsidRDefault="00B63698">
      <w:pPr>
        <w:pStyle w:val="Akapitzlist"/>
        <w:numPr>
          <w:ilvl w:val="0"/>
          <w:numId w:val="150"/>
        </w:numPr>
      </w:pPr>
      <w:r w:rsidRPr="00B63698">
        <w:t xml:space="preserve">For each Claim: set Claim.Basic Litigation Status := Case.Stage </w:t>
      </w:r>
    </w:p>
    <w:p w14:paraId="5B07BEA4" w14:textId="3E1DFF2B" w:rsidR="00B63698" w:rsidRPr="00B63698" w:rsidRDefault="00B63698" w:rsidP="00B63698">
      <w:pPr>
        <w:pStyle w:val="DBH3"/>
      </w:pPr>
      <w:bookmarkStart w:id="358" w:name="_Toc130299952"/>
      <w:r w:rsidRPr="00B63698">
        <w:t>ON_CHANGE of Status</w:t>
      </w:r>
      <w:bookmarkEnd w:id="358"/>
    </w:p>
    <w:p w14:paraId="53296EEC" w14:textId="77777777" w:rsidR="00B63698" w:rsidRPr="00B63698" w:rsidRDefault="00B63698" w:rsidP="00B63698">
      <w:r w:rsidRPr="00B63698">
        <w:t>Conditions:</w:t>
      </w:r>
    </w:p>
    <w:p w14:paraId="7791294D" w14:textId="77777777" w:rsidR="00B63698" w:rsidRPr="00B63698" w:rsidRDefault="00B63698">
      <w:pPr>
        <w:pStyle w:val="Akapitzlist"/>
        <w:numPr>
          <w:ilvl w:val="0"/>
          <w:numId w:val="150"/>
        </w:numPr>
      </w:pPr>
      <w:r w:rsidRPr="00B63698">
        <w:t xml:space="preserve">All: </w:t>
      </w:r>
    </w:p>
    <w:p w14:paraId="16EA5973" w14:textId="77777777" w:rsidR="00B63698" w:rsidRPr="00B63698" w:rsidRDefault="00B63698">
      <w:pPr>
        <w:pStyle w:val="Akapitzlist"/>
        <w:numPr>
          <w:ilvl w:val="1"/>
          <w:numId w:val="150"/>
        </w:numPr>
      </w:pPr>
      <w:r w:rsidRPr="00B63698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B63698">
        <w:t xml:space="preserve"> is </w:t>
      </w:r>
      <w:r w:rsidRPr="00B63698">
        <w:rPr>
          <w:rStyle w:val="Uwydatnienie"/>
          <w:rFonts w:asciiTheme="minorHAnsi" w:hAnsiTheme="minorHAnsi" w:cstheme="minorHAnsi"/>
          <w:szCs w:val="22"/>
        </w:rPr>
        <w:t>0</w:t>
      </w:r>
    </w:p>
    <w:p w14:paraId="3776489A" w14:textId="77777777" w:rsidR="00B63698" w:rsidRPr="00B63698" w:rsidRDefault="00B63698">
      <w:pPr>
        <w:pStyle w:val="Akapitzlist"/>
        <w:numPr>
          <w:ilvl w:val="1"/>
          <w:numId w:val="150"/>
        </w:numPr>
      </w:pPr>
      <w:r w:rsidRPr="00B63698">
        <w:rPr>
          <w:rStyle w:val="Pogrubienie"/>
          <w:rFonts w:cstheme="minorHAnsi"/>
          <w:b w:val="0"/>
          <w:bCs w:val="0"/>
          <w:szCs w:val="22"/>
        </w:rPr>
        <w:t>Status</w:t>
      </w:r>
      <w:r w:rsidRPr="00B63698">
        <w:t xml:space="preserve"> has changed</w:t>
      </w:r>
    </w:p>
    <w:p w14:paraId="4FCBFBC9" w14:textId="77777777" w:rsidR="00B63698" w:rsidRPr="00B63698" w:rsidRDefault="00B63698">
      <w:pPr>
        <w:pStyle w:val="Akapitzlist"/>
        <w:numPr>
          <w:ilvl w:val="1"/>
          <w:numId w:val="150"/>
        </w:numPr>
      </w:pPr>
      <w:r w:rsidRPr="00B63698">
        <w:rPr>
          <w:rStyle w:val="Pogrubienie"/>
          <w:rFonts w:cstheme="minorHAnsi"/>
          <w:b w:val="0"/>
          <w:bCs w:val="0"/>
          <w:szCs w:val="22"/>
        </w:rPr>
        <w:t>Status</w:t>
      </w:r>
      <w:r w:rsidRPr="00B63698">
        <w:t xml:space="preserve"> is not empty</w:t>
      </w:r>
    </w:p>
    <w:p w14:paraId="5DAC84A1" w14:textId="77777777" w:rsidR="00B63698" w:rsidRPr="00B63698" w:rsidRDefault="00B63698" w:rsidP="00B63698">
      <w:r w:rsidRPr="00B63698">
        <w:t>Tasks:</w:t>
      </w:r>
    </w:p>
    <w:p w14:paraId="3E68FA2B" w14:textId="77777777" w:rsidR="00B63698" w:rsidRPr="00B63698" w:rsidRDefault="00B63698">
      <w:pPr>
        <w:pStyle w:val="Akapitzlist"/>
        <w:numPr>
          <w:ilvl w:val="0"/>
          <w:numId w:val="150"/>
        </w:numPr>
      </w:pPr>
      <w:r w:rsidRPr="00B63698">
        <w:t xml:space="preserve">Set Status Date and Status Age </w:t>
      </w:r>
    </w:p>
    <w:p w14:paraId="5C5209C1" w14:textId="3FF2DD90" w:rsidR="00B63698" w:rsidRPr="00B63698" w:rsidRDefault="00B63698" w:rsidP="00B63698">
      <w:pPr>
        <w:pStyle w:val="DBH3"/>
      </w:pPr>
      <w:bookmarkStart w:id="359" w:name="_Toc130299953"/>
      <w:r w:rsidRPr="00B63698">
        <w:lastRenderedPageBreak/>
        <w:t>ON_CHANGE_STATUS_DATE</w:t>
      </w:r>
      <w:bookmarkEnd w:id="359"/>
    </w:p>
    <w:p w14:paraId="524D0B8D" w14:textId="77777777" w:rsidR="00B63698" w:rsidRPr="00B63698" w:rsidRDefault="00B63698" w:rsidP="00B63698">
      <w:r w:rsidRPr="00B63698">
        <w:t>Conditions:</w:t>
      </w:r>
    </w:p>
    <w:p w14:paraId="70C10346" w14:textId="77777777" w:rsidR="00B63698" w:rsidRPr="00B63698" w:rsidRDefault="00B63698">
      <w:pPr>
        <w:pStyle w:val="Akapitzlist"/>
        <w:numPr>
          <w:ilvl w:val="0"/>
          <w:numId w:val="150"/>
        </w:numPr>
      </w:pPr>
      <w:r w:rsidRPr="00B63698">
        <w:t xml:space="preserve">All: </w:t>
      </w:r>
    </w:p>
    <w:p w14:paraId="37A79994" w14:textId="77777777" w:rsidR="00B63698" w:rsidRPr="00B63698" w:rsidRDefault="00B63698">
      <w:pPr>
        <w:pStyle w:val="Akapitzlist"/>
        <w:numPr>
          <w:ilvl w:val="1"/>
          <w:numId w:val="150"/>
        </w:numPr>
      </w:pPr>
      <w:r w:rsidRPr="00B63698">
        <w:rPr>
          <w:rStyle w:val="Pogrubienie"/>
          <w:rFonts w:cstheme="minorHAnsi"/>
          <w:b w:val="0"/>
          <w:bCs w:val="0"/>
          <w:szCs w:val="22"/>
        </w:rPr>
        <w:t>Status Date</w:t>
      </w:r>
      <w:r w:rsidRPr="00B63698">
        <w:t xml:space="preserve"> has changed</w:t>
      </w:r>
    </w:p>
    <w:p w14:paraId="3E2C06B9" w14:textId="77777777" w:rsidR="00B63698" w:rsidRPr="00B63698" w:rsidRDefault="00B63698" w:rsidP="00B63698">
      <w:r w:rsidRPr="00B63698">
        <w:t>Tasks:</w:t>
      </w:r>
    </w:p>
    <w:p w14:paraId="3A0ACA0A" w14:textId="69A287BB" w:rsidR="00B63698" w:rsidRDefault="00B63698">
      <w:pPr>
        <w:pStyle w:val="Akapitzlist"/>
        <w:numPr>
          <w:ilvl w:val="0"/>
          <w:numId w:val="150"/>
        </w:numPr>
      </w:pPr>
      <w:r w:rsidRPr="00B63698">
        <w:t>CF calculateStatusAge</w:t>
      </w:r>
    </w:p>
    <w:p w14:paraId="325314DE" w14:textId="2004D2D1" w:rsidR="00BA0E7B" w:rsidRPr="00B63698" w:rsidRDefault="00BA0E7B" w:rsidP="00BA0E7B">
      <w:pPr>
        <w:pStyle w:val="DBH3"/>
      </w:pPr>
      <w:bookmarkStart w:id="360" w:name="_Toc130299954"/>
      <w:r w:rsidRPr="00BA0E7B">
        <w:t>Set Lock Automation = Yes when Final status change Closed</w:t>
      </w:r>
      <w:bookmarkEnd w:id="360"/>
    </w:p>
    <w:p w14:paraId="38546543" w14:textId="77777777" w:rsidR="00BA0E7B" w:rsidRPr="00B63698" w:rsidRDefault="00BA0E7B" w:rsidP="00BA0E7B">
      <w:r w:rsidRPr="00B63698">
        <w:t>Conditions:</w:t>
      </w:r>
    </w:p>
    <w:p w14:paraId="18BD824D" w14:textId="77777777" w:rsidR="00BA0E7B" w:rsidRPr="00B63698" w:rsidRDefault="00BA0E7B" w:rsidP="00BA0E7B">
      <w:pPr>
        <w:pStyle w:val="Akapitzlist"/>
        <w:numPr>
          <w:ilvl w:val="0"/>
          <w:numId w:val="150"/>
        </w:numPr>
      </w:pPr>
      <w:r w:rsidRPr="00B63698">
        <w:t xml:space="preserve">All: </w:t>
      </w:r>
    </w:p>
    <w:p w14:paraId="393C77F9" w14:textId="2DDEAAAB" w:rsidR="00BA0E7B" w:rsidRPr="00B63698" w:rsidRDefault="00BA0E7B" w:rsidP="00BA0E7B">
      <w:pPr>
        <w:pStyle w:val="Akapitzlist"/>
        <w:numPr>
          <w:ilvl w:val="1"/>
          <w:numId w:val="150"/>
        </w:numPr>
      </w:pPr>
      <w:r>
        <w:rPr>
          <w:rStyle w:val="Pogrubienie"/>
          <w:rFonts w:cstheme="minorHAnsi"/>
          <w:b w:val="0"/>
          <w:bCs w:val="0"/>
          <w:szCs w:val="22"/>
        </w:rPr>
        <w:t>Final Status</w:t>
      </w:r>
      <w:r w:rsidRPr="00B63698">
        <w:t xml:space="preserve"> changed</w:t>
      </w:r>
      <w:r>
        <w:t xml:space="preserve"> to CLOSED</w:t>
      </w:r>
    </w:p>
    <w:p w14:paraId="5FD3678B" w14:textId="77777777" w:rsidR="00BA0E7B" w:rsidRPr="00B63698" w:rsidRDefault="00BA0E7B" w:rsidP="00BA0E7B">
      <w:r w:rsidRPr="00B63698">
        <w:t>Tasks:</w:t>
      </w:r>
    </w:p>
    <w:p w14:paraId="1B3DF0FF" w14:textId="0B73FE68" w:rsidR="00BA0E7B" w:rsidRPr="00B63698" w:rsidRDefault="00BA0E7B" w:rsidP="00BA0E7B">
      <w:pPr>
        <w:pStyle w:val="Akapitzlist"/>
        <w:numPr>
          <w:ilvl w:val="0"/>
          <w:numId w:val="150"/>
        </w:numPr>
      </w:pPr>
      <w:r w:rsidRPr="00BA0E7B">
        <w:t>Set Lock Automation</w:t>
      </w:r>
    </w:p>
    <w:p w14:paraId="6EF078E2" w14:textId="7E04B46A" w:rsidR="008805FA" w:rsidRDefault="00F06E64" w:rsidP="00F06E64">
      <w:pPr>
        <w:pStyle w:val="DBH2"/>
      </w:pPr>
      <w:bookmarkStart w:id="361" w:name="_Toc130299955"/>
      <w:r w:rsidRPr="00F06E64">
        <w:t>Module: Cases, Section: Trial</w:t>
      </w:r>
      <w:bookmarkEnd w:id="361"/>
    </w:p>
    <w:p w14:paraId="22513D5E" w14:textId="267FC210" w:rsidR="00F06E64" w:rsidRPr="00F06E64" w:rsidRDefault="00F06E64" w:rsidP="00F06E64">
      <w:pPr>
        <w:pStyle w:val="DBH3"/>
        <w:rPr>
          <w:lang w:val="pl-PL" w:eastAsia="pl-PL"/>
        </w:rPr>
      </w:pPr>
      <w:bookmarkStart w:id="362" w:name="_Toc130299956"/>
      <w:r w:rsidRPr="00F06E64">
        <w:t>1 day after Notice for Trial date</w:t>
      </w:r>
      <w:bookmarkEnd w:id="362"/>
    </w:p>
    <w:p w14:paraId="21AC0EA6" w14:textId="77777777" w:rsidR="00F06E64" w:rsidRPr="00F06E64" w:rsidRDefault="00F06E64" w:rsidP="00F06E64">
      <w:r w:rsidRPr="00F06E64">
        <w:t>Conditions:</w:t>
      </w:r>
    </w:p>
    <w:p w14:paraId="60BAC56D" w14:textId="77777777" w:rsidR="00F06E64" w:rsidRPr="00F06E64" w:rsidRDefault="00F06E64">
      <w:pPr>
        <w:pStyle w:val="Akapitzlist"/>
        <w:numPr>
          <w:ilvl w:val="0"/>
          <w:numId w:val="150"/>
        </w:numPr>
      </w:pPr>
      <w:r w:rsidRPr="00F06E64">
        <w:t xml:space="preserve">All: </w:t>
      </w:r>
    </w:p>
    <w:p w14:paraId="7834DF9B" w14:textId="77777777" w:rsidR="00F06E64" w:rsidRPr="00F06E64" w:rsidRDefault="00F06E64">
      <w:pPr>
        <w:pStyle w:val="Akapitzlist"/>
        <w:numPr>
          <w:ilvl w:val="1"/>
          <w:numId w:val="150"/>
        </w:numPr>
      </w:pPr>
      <w:r w:rsidRPr="00F06E64">
        <w:rPr>
          <w:rStyle w:val="Pogrubienie"/>
          <w:rFonts w:cstheme="minorHAnsi"/>
          <w:b w:val="0"/>
          <w:bCs w:val="0"/>
          <w:szCs w:val="22"/>
        </w:rPr>
        <w:t>Notice for Trial</w:t>
      </w:r>
      <w:r w:rsidRPr="00F06E64">
        <w:t xml:space="preserve"> is not empty</w:t>
      </w:r>
    </w:p>
    <w:p w14:paraId="1F732490" w14:textId="77777777" w:rsidR="00F06E64" w:rsidRPr="00F06E64" w:rsidRDefault="00F06E64">
      <w:pPr>
        <w:pStyle w:val="Akapitzlist"/>
        <w:numPr>
          <w:ilvl w:val="1"/>
          <w:numId w:val="150"/>
        </w:numPr>
      </w:pPr>
      <w:r w:rsidRPr="00F06E64">
        <w:rPr>
          <w:rStyle w:val="Pogrubienie"/>
          <w:rFonts w:cstheme="minorHAnsi"/>
          <w:b w:val="0"/>
          <w:bCs w:val="0"/>
          <w:szCs w:val="22"/>
        </w:rPr>
        <w:t>Notice for Trial</w:t>
      </w:r>
      <w:r w:rsidRPr="00F06E64">
        <w:t xml:space="preserve"> days ago </w:t>
      </w:r>
      <w:r w:rsidRPr="00F06E64">
        <w:rPr>
          <w:rStyle w:val="Uwydatnienie"/>
          <w:rFonts w:asciiTheme="minorHAnsi" w:hAnsiTheme="minorHAnsi" w:cstheme="minorHAnsi"/>
          <w:szCs w:val="22"/>
        </w:rPr>
        <w:t>1</w:t>
      </w:r>
    </w:p>
    <w:p w14:paraId="1F4E677B" w14:textId="77777777" w:rsidR="00F06E64" w:rsidRPr="00F06E64" w:rsidRDefault="00F06E64">
      <w:pPr>
        <w:pStyle w:val="Akapitzlist"/>
        <w:numPr>
          <w:ilvl w:val="1"/>
          <w:numId w:val="150"/>
        </w:numPr>
      </w:pPr>
      <w:r w:rsidRPr="00F06E64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F06E64">
        <w:t xml:space="preserve"> is </w:t>
      </w:r>
      <w:r w:rsidRPr="00F06E64">
        <w:rPr>
          <w:rStyle w:val="Uwydatnienie"/>
          <w:rFonts w:asciiTheme="minorHAnsi" w:hAnsiTheme="minorHAnsi" w:cstheme="minorHAnsi"/>
          <w:szCs w:val="22"/>
        </w:rPr>
        <w:t>0</w:t>
      </w:r>
    </w:p>
    <w:p w14:paraId="64BD476B" w14:textId="77777777" w:rsidR="00F06E64" w:rsidRPr="00F06E64" w:rsidRDefault="00F06E64" w:rsidP="00F06E64">
      <w:r w:rsidRPr="00F06E64">
        <w:t>Tasks:</w:t>
      </w:r>
    </w:p>
    <w:p w14:paraId="4C69B62D" w14:textId="77777777" w:rsidR="00F06E64" w:rsidRPr="00F06E64" w:rsidRDefault="00F06E64">
      <w:pPr>
        <w:pStyle w:val="Akapitzlist"/>
        <w:numPr>
          <w:ilvl w:val="0"/>
          <w:numId w:val="150"/>
        </w:numPr>
      </w:pPr>
      <w:r w:rsidRPr="00F06E64">
        <w:t>create document "Pre-trial Catalog"</w:t>
      </w:r>
    </w:p>
    <w:p w14:paraId="0E7EC22E" w14:textId="77777777" w:rsidR="00F06E64" w:rsidRPr="00F06E64" w:rsidRDefault="00F06E64">
      <w:pPr>
        <w:pStyle w:val="Akapitzlist"/>
        <w:numPr>
          <w:ilvl w:val="0"/>
          <w:numId w:val="150"/>
        </w:numPr>
      </w:pPr>
      <w:r w:rsidRPr="00F06E64">
        <w:t>create task for Assigned Attorney to "Review and Edit Pre-trial Catalog in; once complete send for filing unless Order specifically states not to file (ie Broward)"</w:t>
      </w:r>
    </w:p>
    <w:p w14:paraId="2FEC0C6B" w14:textId="77777777" w:rsidR="00F06E64" w:rsidRPr="00F06E64" w:rsidRDefault="00F06E64">
      <w:pPr>
        <w:pStyle w:val="Akapitzlist"/>
        <w:numPr>
          <w:ilvl w:val="0"/>
          <w:numId w:val="150"/>
        </w:numPr>
      </w:pPr>
      <w:r w:rsidRPr="00F06E64">
        <w:t xml:space="preserve">set Trial Status to Trial Package </w:t>
      </w:r>
    </w:p>
    <w:p w14:paraId="0DA53712" w14:textId="5C9A4678" w:rsidR="00F06E64" w:rsidRPr="00F06E64" w:rsidRDefault="00F06E64" w:rsidP="00F06E64">
      <w:pPr>
        <w:pStyle w:val="DBH3"/>
      </w:pPr>
      <w:bookmarkStart w:id="363" w:name="_Toc130299957"/>
      <w:r w:rsidRPr="00F06E64">
        <w:t>1 day after Notice for Trial date</w:t>
      </w:r>
      <w:bookmarkEnd w:id="363"/>
    </w:p>
    <w:p w14:paraId="163E6AFC" w14:textId="77777777" w:rsidR="00F06E64" w:rsidRPr="00F06E64" w:rsidRDefault="00F06E64" w:rsidP="00F06E64">
      <w:r w:rsidRPr="00F06E64">
        <w:t>Conditions:</w:t>
      </w:r>
    </w:p>
    <w:p w14:paraId="739AF6EC" w14:textId="77777777" w:rsidR="00F06E64" w:rsidRPr="00F06E64" w:rsidRDefault="00F06E64">
      <w:pPr>
        <w:pStyle w:val="Akapitzlist"/>
        <w:numPr>
          <w:ilvl w:val="0"/>
          <w:numId w:val="152"/>
        </w:numPr>
      </w:pPr>
      <w:r w:rsidRPr="00F06E64">
        <w:t xml:space="preserve">All: </w:t>
      </w:r>
    </w:p>
    <w:p w14:paraId="1AFFB07A" w14:textId="77777777" w:rsidR="00F06E64" w:rsidRPr="00F06E64" w:rsidRDefault="00F06E64">
      <w:pPr>
        <w:pStyle w:val="Akapitzlist"/>
        <w:numPr>
          <w:ilvl w:val="1"/>
          <w:numId w:val="152"/>
        </w:numPr>
      </w:pPr>
      <w:r w:rsidRPr="00F06E64">
        <w:rPr>
          <w:rStyle w:val="Pogrubienie"/>
          <w:rFonts w:cstheme="minorHAnsi"/>
          <w:b w:val="0"/>
          <w:bCs w:val="0"/>
          <w:szCs w:val="22"/>
        </w:rPr>
        <w:t>Notice for Trial</w:t>
      </w:r>
      <w:r w:rsidRPr="00F06E64">
        <w:t xml:space="preserve"> is not empty</w:t>
      </w:r>
    </w:p>
    <w:p w14:paraId="5E21EBCB" w14:textId="77777777" w:rsidR="00F06E64" w:rsidRPr="00F06E64" w:rsidRDefault="00F06E64">
      <w:pPr>
        <w:pStyle w:val="Akapitzlist"/>
        <w:numPr>
          <w:ilvl w:val="1"/>
          <w:numId w:val="152"/>
        </w:numPr>
      </w:pPr>
      <w:r w:rsidRPr="00F06E64">
        <w:rPr>
          <w:rStyle w:val="Pogrubienie"/>
          <w:rFonts w:cstheme="minorHAnsi"/>
          <w:b w:val="0"/>
          <w:bCs w:val="0"/>
          <w:szCs w:val="22"/>
        </w:rPr>
        <w:t>Notice for Trial</w:t>
      </w:r>
      <w:r w:rsidRPr="00F06E64">
        <w:t xml:space="preserve"> days ago </w:t>
      </w:r>
      <w:r w:rsidRPr="00F06E64">
        <w:rPr>
          <w:rStyle w:val="Uwydatnienie"/>
          <w:rFonts w:asciiTheme="minorHAnsi" w:hAnsiTheme="minorHAnsi" w:cstheme="minorHAnsi"/>
          <w:szCs w:val="22"/>
        </w:rPr>
        <w:t>1</w:t>
      </w:r>
    </w:p>
    <w:p w14:paraId="32C04C0C" w14:textId="77777777" w:rsidR="00F06E64" w:rsidRPr="00F06E64" w:rsidRDefault="00F06E64" w:rsidP="00F06E64">
      <w:r w:rsidRPr="00F06E64">
        <w:t>Tasks:</w:t>
      </w:r>
    </w:p>
    <w:p w14:paraId="16323696" w14:textId="77777777" w:rsidR="00F06E64" w:rsidRPr="00F06E64" w:rsidRDefault="00F06E64">
      <w:pPr>
        <w:pStyle w:val="Akapitzlist"/>
        <w:numPr>
          <w:ilvl w:val="0"/>
          <w:numId w:val="152"/>
        </w:numPr>
      </w:pPr>
      <w:r w:rsidRPr="00F06E64">
        <w:lastRenderedPageBreak/>
        <w:t>Generate trial package</w:t>
      </w:r>
    </w:p>
    <w:p w14:paraId="1F64E43F" w14:textId="77777777" w:rsidR="00F06E64" w:rsidRPr="00F06E64" w:rsidRDefault="00F06E64">
      <w:pPr>
        <w:pStyle w:val="Akapitzlist"/>
        <w:numPr>
          <w:ilvl w:val="0"/>
          <w:numId w:val="152"/>
        </w:numPr>
      </w:pPr>
      <w:r w:rsidRPr="00F06E64">
        <w:t>Send trial package to Peru Queue</w:t>
      </w:r>
    </w:p>
    <w:p w14:paraId="7C9510DC" w14:textId="77777777" w:rsidR="00F06E64" w:rsidRPr="00F06E64" w:rsidRDefault="00F06E64">
      <w:pPr>
        <w:pStyle w:val="Akapitzlist"/>
        <w:numPr>
          <w:ilvl w:val="0"/>
          <w:numId w:val="152"/>
        </w:numPr>
      </w:pPr>
      <w:r w:rsidRPr="00F06E64">
        <w:t xml:space="preserve">Set Trial Status to Trial Package Prepared and Sent </w:t>
      </w:r>
    </w:p>
    <w:p w14:paraId="7DB4CF2A" w14:textId="46E2990A" w:rsidR="00F06E64" w:rsidRPr="00F06E64" w:rsidRDefault="00F06E64" w:rsidP="00F06E64">
      <w:pPr>
        <w:pStyle w:val="DBH3"/>
      </w:pPr>
      <w:bookmarkStart w:id="364" w:name="_Toc130299958"/>
      <w:r w:rsidRPr="00F06E64">
        <w:t>45 day before Motion in Limine Deadline date create task for Scheduling Team - Hearings</w:t>
      </w:r>
      <w:bookmarkEnd w:id="364"/>
    </w:p>
    <w:p w14:paraId="1C7C7938" w14:textId="77777777" w:rsidR="00F06E64" w:rsidRPr="00F06E64" w:rsidRDefault="00F06E64" w:rsidP="00F06E64">
      <w:r w:rsidRPr="00F06E64">
        <w:t>Conditions:</w:t>
      </w:r>
    </w:p>
    <w:p w14:paraId="6E430FAA" w14:textId="77777777" w:rsidR="00F06E64" w:rsidRPr="00F06E64" w:rsidRDefault="00F06E64">
      <w:pPr>
        <w:pStyle w:val="Akapitzlist"/>
        <w:numPr>
          <w:ilvl w:val="0"/>
          <w:numId w:val="153"/>
        </w:numPr>
      </w:pPr>
      <w:r w:rsidRPr="00F06E64">
        <w:t xml:space="preserve">All: </w:t>
      </w:r>
    </w:p>
    <w:p w14:paraId="1DBCE10D" w14:textId="77777777" w:rsidR="00F06E64" w:rsidRPr="00F06E64" w:rsidRDefault="00F06E64">
      <w:pPr>
        <w:pStyle w:val="Akapitzlist"/>
        <w:numPr>
          <w:ilvl w:val="1"/>
          <w:numId w:val="153"/>
        </w:numPr>
      </w:pPr>
      <w:r w:rsidRPr="00F06E64">
        <w:rPr>
          <w:rStyle w:val="Pogrubienie"/>
          <w:rFonts w:cstheme="minorHAnsi"/>
          <w:b w:val="0"/>
          <w:bCs w:val="0"/>
          <w:szCs w:val="22"/>
        </w:rPr>
        <w:t>Motion in Limine Deadline</w:t>
      </w:r>
      <w:r w:rsidRPr="00F06E64">
        <w:t xml:space="preserve"> is not empty</w:t>
      </w:r>
    </w:p>
    <w:p w14:paraId="72125F99" w14:textId="77777777" w:rsidR="00F06E64" w:rsidRPr="00F06E64" w:rsidRDefault="00F06E64">
      <w:pPr>
        <w:pStyle w:val="Akapitzlist"/>
        <w:numPr>
          <w:ilvl w:val="1"/>
          <w:numId w:val="153"/>
        </w:numPr>
      </w:pPr>
      <w:r w:rsidRPr="00F06E64">
        <w:rPr>
          <w:rStyle w:val="Pogrubienie"/>
          <w:rFonts w:cstheme="minorHAnsi"/>
          <w:b w:val="0"/>
          <w:bCs w:val="0"/>
          <w:szCs w:val="22"/>
        </w:rPr>
        <w:t>Motion in Limine Deadline</w:t>
      </w:r>
      <w:r w:rsidRPr="00F06E64">
        <w:t xml:space="preserve"> days later </w:t>
      </w:r>
      <w:r w:rsidRPr="00F06E64">
        <w:rPr>
          <w:rStyle w:val="Uwydatnienie"/>
          <w:rFonts w:asciiTheme="minorHAnsi" w:hAnsiTheme="minorHAnsi" w:cstheme="minorHAnsi"/>
          <w:szCs w:val="22"/>
        </w:rPr>
        <w:t>45</w:t>
      </w:r>
    </w:p>
    <w:p w14:paraId="45EA7368" w14:textId="77777777" w:rsidR="00F06E64" w:rsidRPr="00F06E64" w:rsidRDefault="00F06E64">
      <w:pPr>
        <w:pStyle w:val="Akapitzlist"/>
        <w:numPr>
          <w:ilvl w:val="1"/>
          <w:numId w:val="153"/>
        </w:numPr>
      </w:pPr>
      <w:r w:rsidRPr="00F06E64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F06E64">
        <w:t xml:space="preserve"> is </w:t>
      </w:r>
      <w:r w:rsidRPr="00F06E64">
        <w:rPr>
          <w:rStyle w:val="Uwydatnienie"/>
          <w:rFonts w:asciiTheme="minorHAnsi" w:hAnsiTheme="minorHAnsi" w:cstheme="minorHAnsi"/>
          <w:szCs w:val="22"/>
        </w:rPr>
        <w:t>0</w:t>
      </w:r>
    </w:p>
    <w:p w14:paraId="76C8B99A" w14:textId="77777777" w:rsidR="00F06E64" w:rsidRPr="00F06E64" w:rsidRDefault="00F06E64" w:rsidP="00F06E64">
      <w:r w:rsidRPr="00F06E64">
        <w:t>Tasks:</w:t>
      </w:r>
    </w:p>
    <w:p w14:paraId="0D854268" w14:textId="77777777" w:rsidR="00F06E64" w:rsidRPr="00F06E64" w:rsidRDefault="00F06E64">
      <w:pPr>
        <w:pStyle w:val="Akapitzlist"/>
        <w:numPr>
          <w:ilvl w:val="0"/>
          <w:numId w:val="153"/>
        </w:numPr>
      </w:pPr>
      <w:r w:rsidRPr="00F06E64">
        <w:t xml:space="preserve">45 day before Motion in Limine Deadline create task to Scheduling Team - Hearings to "Schedule Motion in Limine for Hearing in" </w:t>
      </w:r>
    </w:p>
    <w:p w14:paraId="4C515431" w14:textId="1D840DFB" w:rsidR="00F06E64" w:rsidRPr="00F06E64" w:rsidRDefault="00F06E64" w:rsidP="00F06E64">
      <w:pPr>
        <w:pStyle w:val="DBH3"/>
      </w:pPr>
      <w:bookmarkStart w:id="365" w:name="_Toc130299959"/>
      <w:r w:rsidRPr="00F06E64">
        <w:t>Add task 30 days before Date Exhibit List Deadline</w:t>
      </w:r>
      <w:bookmarkEnd w:id="365"/>
    </w:p>
    <w:p w14:paraId="6717AF6B" w14:textId="77777777" w:rsidR="00F06E64" w:rsidRPr="00F06E64" w:rsidRDefault="00F06E64" w:rsidP="00F06E64">
      <w:r w:rsidRPr="00F06E64">
        <w:t>Conditions:</w:t>
      </w:r>
    </w:p>
    <w:p w14:paraId="12B190FD" w14:textId="77777777" w:rsidR="00F06E64" w:rsidRPr="00F06E64" w:rsidRDefault="00F06E64">
      <w:pPr>
        <w:pStyle w:val="Akapitzlist"/>
        <w:numPr>
          <w:ilvl w:val="0"/>
          <w:numId w:val="153"/>
        </w:numPr>
      </w:pPr>
      <w:r w:rsidRPr="00F06E64">
        <w:t xml:space="preserve">All: </w:t>
      </w:r>
    </w:p>
    <w:p w14:paraId="4113E9B7" w14:textId="77777777" w:rsidR="00F06E64" w:rsidRPr="00F06E64" w:rsidRDefault="00F06E64">
      <w:pPr>
        <w:pStyle w:val="Akapitzlist"/>
        <w:numPr>
          <w:ilvl w:val="1"/>
          <w:numId w:val="153"/>
        </w:numPr>
      </w:pPr>
      <w:r w:rsidRPr="00F06E64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F06E64">
        <w:t xml:space="preserve"> is </w:t>
      </w:r>
      <w:r w:rsidRPr="00F06E64">
        <w:rPr>
          <w:rStyle w:val="Uwydatnienie"/>
          <w:rFonts w:asciiTheme="minorHAnsi" w:hAnsiTheme="minorHAnsi" w:cstheme="minorHAnsi"/>
          <w:szCs w:val="22"/>
        </w:rPr>
        <w:t>0</w:t>
      </w:r>
    </w:p>
    <w:p w14:paraId="33F9E6FA" w14:textId="77777777" w:rsidR="00F06E64" w:rsidRPr="00F06E64" w:rsidRDefault="00F06E64">
      <w:pPr>
        <w:pStyle w:val="Akapitzlist"/>
        <w:numPr>
          <w:ilvl w:val="1"/>
          <w:numId w:val="153"/>
        </w:numPr>
      </w:pPr>
      <w:r w:rsidRPr="00F06E64">
        <w:rPr>
          <w:rStyle w:val="Pogrubienie"/>
          <w:rFonts w:cstheme="minorHAnsi"/>
          <w:b w:val="0"/>
          <w:bCs w:val="0"/>
          <w:szCs w:val="22"/>
        </w:rPr>
        <w:t>Exhibit List Deadline</w:t>
      </w:r>
      <w:r w:rsidRPr="00F06E64">
        <w:t xml:space="preserve"> is not empty</w:t>
      </w:r>
    </w:p>
    <w:p w14:paraId="151EC1F7" w14:textId="77777777" w:rsidR="00F06E64" w:rsidRPr="00F06E64" w:rsidRDefault="00F06E64">
      <w:pPr>
        <w:pStyle w:val="Akapitzlist"/>
        <w:numPr>
          <w:ilvl w:val="1"/>
          <w:numId w:val="153"/>
        </w:numPr>
      </w:pPr>
      <w:r w:rsidRPr="00F06E64">
        <w:rPr>
          <w:rStyle w:val="Pogrubienie"/>
          <w:rFonts w:cstheme="minorHAnsi"/>
          <w:b w:val="0"/>
          <w:bCs w:val="0"/>
          <w:szCs w:val="22"/>
        </w:rPr>
        <w:t>Exhibit List Deadline</w:t>
      </w:r>
      <w:r w:rsidRPr="00F06E64">
        <w:t xml:space="preserve"> days later </w:t>
      </w:r>
      <w:r w:rsidRPr="00F06E64">
        <w:rPr>
          <w:rStyle w:val="Uwydatnienie"/>
          <w:rFonts w:asciiTheme="minorHAnsi" w:hAnsiTheme="minorHAnsi" w:cstheme="minorHAnsi"/>
          <w:szCs w:val="22"/>
        </w:rPr>
        <w:t>30</w:t>
      </w:r>
    </w:p>
    <w:p w14:paraId="2732B871" w14:textId="77777777" w:rsidR="00F06E64" w:rsidRPr="00F06E64" w:rsidRDefault="00F06E64" w:rsidP="00F06E64">
      <w:r w:rsidRPr="00F06E64">
        <w:t>Tasks:</w:t>
      </w:r>
    </w:p>
    <w:p w14:paraId="5FDA9F3D" w14:textId="77777777" w:rsidR="00F06E64" w:rsidRPr="00F06E64" w:rsidRDefault="00F06E64">
      <w:pPr>
        <w:pStyle w:val="Akapitzlist"/>
        <w:numPr>
          <w:ilvl w:val="0"/>
          <w:numId w:val="153"/>
        </w:numPr>
      </w:pPr>
      <w:r w:rsidRPr="00F06E64">
        <w:t xml:space="preserve">add task for Attorney 30 days before date in field Exhibit List Deadline </w:t>
      </w:r>
    </w:p>
    <w:p w14:paraId="611BDF58" w14:textId="41163C10" w:rsidR="00F06E64" w:rsidRPr="00F06E64" w:rsidRDefault="00F06E64" w:rsidP="00F06E64">
      <w:pPr>
        <w:pStyle w:val="DBH3"/>
      </w:pPr>
      <w:bookmarkStart w:id="366" w:name="_Toc130299960"/>
      <w:r w:rsidRPr="00F06E64">
        <w:t>Add task 30 days before Date Fact Witness Deadline</w:t>
      </w:r>
      <w:bookmarkEnd w:id="366"/>
    </w:p>
    <w:p w14:paraId="05541A4C" w14:textId="77777777" w:rsidR="00F06E64" w:rsidRPr="00F06E64" w:rsidRDefault="00F06E64" w:rsidP="00F06E64">
      <w:r w:rsidRPr="00F06E64">
        <w:t>Conditions:</w:t>
      </w:r>
    </w:p>
    <w:p w14:paraId="06819B99" w14:textId="77777777" w:rsidR="00F06E64" w:rsidRPr="00F06E64" w:rsidRDefault="00F06E64">
      <w:pPr>
        <w:pStyle w:val="Akapitzlist"/>
        <w:numPr>
          <w:ilvl w:val="0"/>
          <w:numId w:val="153"/>
        </w:numPr>
      </w:pPr>
      <w:r w:rsidRPr="00F06E64">
        <w:t xml:space="preserve">All: </w:t>
      </w:r>
    </w:p>
    <w:p w14:paraId="353AE2B9" w14:textId="77777777" w:rsidR="00F06E64" w:rsidRPr="00F06E64" w:rsidRDefault="00F06E64">
      <w:pPr>
        <w:pStyle w:val="Akapitzlist"/>
        <w:numPr>
          <w:ilvl w:val="1"/>
          <w:numId w:val="153"/>
        </w:numPr>
      </w:pPr>
      <w:r w:rsidRPr="00F06E64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F06E64">
        <w:t xml:space="preserve"> is </w:t>
      </w:r>
      <w:r w:rsidRPr="00F06E64">
        <w:rPr>
          <w:rStyle w:val="Uwydatnienie"/>
          <w:rFonts w:asciiTheme="minorHAnsi" w:hAnsiTheme="minorHAnsi" w:cstheme="minorHAnsi"/>
          <w:szCs w:val="22"/>
        </w:rPr>
        <w:t>0</w:t>
      </w:r>
    </w:p>
    <w:p w14:paraId="2F189824" w14:textId="77777777" w:rsidR="00F06E64" w:rsidRPr="00F06E64" w:rsidRDefault="00F06E64">
      <w:pPr>
        <w:pStyle w:val="Akapitzlist"/>
        <w:numPr>
          <w:ilvl w:val="1"/>
          <w:numId w:val="153"/>
        </w:numPr>
      </w:pPr>
      <w:r w:rsidRPr="00F06E64">
        <w:rPr>
          <w:rStyle w:val="Pogrubienie"/>
          <w:rFonts w:cstheme="minorHAnsi"/>
          <w:b w:val="0"/>
          <w:bCs w:val="0"/>
          <w:szCs w:val="22"/>
        </w:rPr>
        <w:t>Fact Witness Deadline</w:t>
      </w:r>
      <w:r w:rsidRPr="00F06E64">
        <w:t xml:space="preserve"> is not empty</w:t>
      </w:r>
    </w:p>
    <w:p w14:paraId="5D917B1D" w14:textId="77777777" w:rsidR="00F06E64" w:rsidRPr="00F06E64" w:rsidRDefault="00F06E64">
      <w:pPr>
        <w:pStyle w:val="Akapitzlist"/>
        <w:numPr>
          <w:ilvl w:val="1"/>
          <w:numId w:val="153"/>
        </w:numPr>
      </w:pPr>
      <w:r w:rsidRPr="00F06E64">
        <w:rPr>
          <w:rStyle w:val="Pogrubienie"/>
          <w:rFonts w:cstheme="minorHAnsi"/>
          <w:b w:val="0"/>
          <w:bCs w:val="0"/>
          <w:szCs w:val="22"/>
        </w:rPr>
        <w:t>Fact Witness Deadline</w:t>
      </w:r>
      <w:r w:rsidRPr="00F06E64">
        <w:t xml:space="preserve"> days later </w:t>
      </w:r>
      <w:r w:rsidRPr="00F06E64">
        <w:rPr>
          <w:rStyle w:val="Uwydatnienie"/>
          <w:rFonts w:asciiTheme="minorHAnsi" w:hAnsiTheme="minorHAnsi" w:cstheme="minorHAnsi"/>
          <w:szCs w:val="22"/>
        </w:rPr>
        <w:t>30</w:t>
      </w:r>
    </w:p>
    <w:p w14:paraId="21929444" w14:textId="77777777" w:rsidR="00F06E64" w:rsidRPr="00F06E64" w:rsidRDefault="00F06E64" w:rsidP="00F06E64">
      <w:r w:rsidRPr="00F06E64">
        <w:t>Tasks:</w:t>
      </w:r>
    </w:p>
    <w:p w14:paraId="0F4EB18C" w14:textId="77777777" w:rsidR="00F06E64" w:rsidRPr="00F06E64" w:rsidRDefault="00F06E64">
      <w:pPr>
        <w:pStyle w:val="Akapitzlist"/>
        <w:numPr>
          <w:ilvl w:val="0"/>
          <w:numId w:val="153"/>
        </w:numPr>
      </w:pPr>
      <w:r w:rsidRPr="00F06E64">
        <w:t xml:space="preserve">add task for Attorney 30 days before date in field Fact Witness Deadline </w:t>
      </w:r>
    </w:p>
    <w:p w14:paraId="58FE0E37" w14:textId="08E3C0A1" w:rsidR="00F06E64" w:rsidRPr="00F06E64" w:rsidRDefault="00F06E64" w:rsidP="00F06E64">
      <w:pPr>
        <w:pStyle w:val="DBH3"/>
      </w:pPr>
      <w:bookmarkStart w:id="367" w:name="_Toc130299961"/>
      <w:r w:rsidRPr="00F06E64">
        <w:t>Add task 30 days before Expert Witness Deadline</w:t>
      </w:r>
      <w:bookmarkEnd w:id="367"/>
    </w:p>
    <w:p w14:paraId="25744353" w14:textId="77777777" w:rsidR="00F06E64" w:rsidRPr="00F06E64" w:rsidRDefault="00F06E64" w:rsidP="00F06E64">
      <w:r w:rsidRPr="00F06E64">
        <w:t>Conditions:</w:t>
      </w:r>
    </w:p>
    <w:p w14:paraId="78479DD7" w14:textId="77777777" w:rsidR="00F06E64" w:rsidRPr="00F06E64" w:rsidRDefault="00F06E64">
      <w:pPr>
        <w:pStyle w:val="Akapitzlist"/>
        <w:numPr>
          <w:ilvl w:val="0"/>
          <w:numId w:val="153"/>
        </w:numPr>
      </w:pPr>
      <w:r w:rsidRPr="00F06E64">
        <w:lastRenderedPageBreak/>
        <w:t xml:space="preserve">All: </w:t>
      </w:r>
    </w:p>
    <w:p w14:paraId="6E7F4760" w14:textId="77777777" w:rsidR="00F06E64" w:rsidRPr="00F06E64" w:rsidRDefault="00F06E64">
      <w:pPr>
        <w:pStyle w:val="Akapitzlist"/>
        <w:numPr>
          <w:ilvl w:val="1"/>
          <w:numId w:val="153"/>
        </w:numPr>
      </w:pPr>
      <w:r w:rsidRPr="00F06E64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F06E64">
        <w:t xml:space="preserve"> is </w:t>
      </w:r>
      <w:r w:rsidRPr="00F06E64">
        <w:rPr>
          <w:rStyle w:val="Uwydatnienie"/>
          <w:rFonts w:asciiTheme="minorHAnsi" w:hAnsiTheme="minorHAnsi" w:cstheme="minorHAnsi"/>
          <w:szCs w:val="22"/>
        </w:rPr>
        <w:t>0</w:t>
      </w:r>
    </w:p>
    <w:p w14:paraId="23E21AE6" w14:textId="77777777" w:rsidR="00F06E64" w:rsidRPr="00F06E64" w:rsidRDefault="00F06E64">
      <w:pPr>
        <w:pStyle w:val="Akapitzlist"/>
        <w:numPr>
          <w:ilvl w:val="1"/>
          <w:numId w:val="153"/>
        </w:numPr>
      </w:pPr>
      <w:r w:rsidRPr="00F06E64">
        <w:rPr>
          <w:rStyle w:val="Pogrubienie"/>
          <w:rFonts w:cstheme="minorHAnsi"/>
          <w:b w:val="0"/>
          <w:bCs w:val="0"/>
          <w:szCs w:val="22"/>
        </w:rPr>
        <w:t>Expert Witness Deadline</w:t>
      </w:r>
      <w:r w:rsidRPr="00F06E64">
        <w:t xml:space="preserve"> is not empty</w:t>
      </w:r>
    </w:p>
    <w:p w14:paraId="342EA81F" w14:textId="77777777" w:rsidR="00F06E64" w:rsidRPr="00F06E64" w:rsidRDefault="00F06E64">
      <w:pPr>
        <w:pStyle w:val="Akapitzlist"/>
        <w:numPr>
          <w:ilvl w:val="1"/>
          <w:numId w:val="153"/>
        </w:numPr>
      </w:pPr>
      <w:r w:rsidRPr="00F06E64">
        <w:rPr>
          <w:rStyle w:val="Pogrubienie"/>
          <w:rFonts w:cstheme="minorHAnsi"/>
          <w:b w:val="0"/>
          <w:bCs w:val="0"/>
          <w:szCs w:val="22"/>
        </w:rPr>
        <w:t>Expert Witness Deadline</w:t>
      </w:r>
      <w:r w:rsidRPr="00F06E64">
        <w:t xml:space="preserve"> days later </w:t>
      </w:r>
      <w:r w:rsidRPr="00F06E64">
        <w:rPr>
          <w:rStyle w:val="Uwydatnienie"/>
          <w:rFonts w:asciiTheme="minorHAnsi" w:hAnsiTheme="minorHAnsi" w:cstheme="minorHAnsi"/>
          <w:szCs w:val="22"/>
        </w:rPr>
        <w:t>30</w:t>
      </w:r>
    </w:p>
    <w:p w14:paraId="4A09F7F9" w14:textId="77777777" w:rsidR="00F06E64" w:rsidRPr="00F06E64" w:rsidRDefault="00F06E64" w:rsidP="00F06E64">
      <w:r w:rsidRPr="00F06E64">
        <w:t>Tasks:</w:t>
      </w:r>
    </w:p>
    <w:p w14:paraId="7B7AEAD6" w14:textId="77777777" w:rsidR="00F06E64" w:rsidRPr="00F06E64" w:rsidRDefault="00F06E64">
      <w:pPr>
        <w:pStyle w:val="Akapitzlist"/>
        <w:numPr>
          <w:ilvl w:val="0"/>
          <w:numId w:val="153"/>
        </w:numPr>
      </w:pPr>
      <w:r w:rsidRPr="00F06E64">
        <w:t xml:space="preserve">add task for Attorney 30 days before date in field Expert Witness Deadline </w:t>
      </w:r>
    </w:p>
    <w:p w14:paraId="35901CB6" w14:textId="336FDD2C" w:rsidR="00F06E64" w:rsidRPr="00F06E64" w:rsidRDefault="00F06E64" w:rsidP="00F06E64">
      <w:pPr>
        <w:pStyle w:val="DBH3"/>
      </w:pPr>
      <w:bookmarkStart w:id="368" w:name="_Toc130299962"/>
      <w:r w:rsidRPr="00F06E64">
        <w:t>Add task 30 days before Motion Cut Off Date</w:t>
      </w:r>
      <w:bookmarkEnd w:id="368"/>
    </w:p>
    <w:p w14:paraId="74AA4D74" w14:textId="77777777" w:rsidR="00F06E64" w:rsidRPr="00F06E64" w:rsidRDefault="00F06E64" w:rsidP="00F06E64">
      <w:r w:rsidRPr="00F06E64">
        <w:t>Conditions:</w:t>
      </w:r>
    </w:p>
    <w:p w14:paraId="446A4517" w14:textId="77777777" w:rsidR="00F06E64" w:rsidRPr="00F06E64" w:rsidRDefault="00F06E64">
      <w:pPr>
        <w:pStyle w:val="Akapitzlist"/>
        <w:numPr>
          <w:ilvl w:val="0"/>
          <w:numId w:val="153"/>
        </w:numPr>
      </w:pPr>
      <w:r w:rsidRPr="00F06E64">
        <w:t xml:space="preserve">All: </w:t>
      </w:r>
    </w:p>
    <w:p w14:paraId="3BE95733" w14:textId="77777777" w:rsidR="00F06E64" w:rsidRPr="00F06E64" w:rsidRDefault="00F06E64">
      <w:pPr>
        <w:pStyle w:val="Akapitzlist"/>
        <w:numPr>
          <w:ilvl w:val="1"/>
          <w:numId w:val="153"/>
        </w:numPr>
      </w:pPr>
      <w:r w:rsidRPr="00F06E64">
        <w:rPr>
          <w:rStyle w:val="Pogrubienie"/>
          <w:rFonts w:cstheme="minorHAnsi"/>
          <w:b w:val="0"/>
          <w:bCs w:val="0"/>
          <w:szCs w:val="22"/>
        </w:rPr>
        <w:t>Motion Cut Off Date</w:t>
      </w:r>
      <w:r w:rsidRPr="00F06E64">
        <w:t xml:space="preserve"> is not empty</w:t>
      </w:r>
    </w:p>
    <w:p w14:paraId="01C32330" w14:textId="77777777" w:rsidR="00F06E64" w:rsidRPr="00F06E64" w:rsidRDefault="00F06E64">
      <w:pPr>
        <w:pStyle w:val="Akapitzlist"/>
        <w:numPr>
          <w:ilvl w:val="1"/>
          <w:numId w:val="153"/>
        </w:numPr>
      </w:pPr>
      <w:r w:rsidRPr="00F06E64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F06E64">
        <w:t xml:space="preserve"> is </w:t>
      </w:r>
      <w:r w:rsidRPr="00F06E64">
        <w:rPr>
          <w:rStyle w:val="Uwydatnienie"/>
          <w:rFonts w:asciiTheme="minorHAnsi" w:hAnsiTheme="minorHAnsi" w:cstheme="minorHAnsi"/>
          <w:szCs w:val="22"/>
        </w:rPr>
        <w:t>0</w:t>
      </w:r>
    </w:p>
    <w:p w14:paraId="36298BE1" w14:textId="77777777" w:rsidR="00F06E64" w:rsidRPr="00F06E64" w:rsidRDefault="00F06E64">
      <w:pPr>
        <w:pStyle w:val="Akapitzlist"/>
        <w:numPr>
          <w:ilvl w:val="1"/>
          <w:numId w:val="153"/>
        </w:numPr>
      </w:pPr>
      <w:r w:rsidRPr="00F06E64">
        <w:rPr>
          <w:rStyle w:val="Pogrubienie"/>
          <w:rFonts w:cstheme="minorHAnsi"/>
          <w:b w:val="0"/>
          <w:bCs w:val="0"/>
          <w:szCs w:val="22"/>
        </w:rPr>
        <w:t>Motion Cut Off Date</w:t>
      </w:r>
      <w:r w:rsidRPr="00F06E64">
        <w:t xml:space="preserve"> days later </w:t>
      </w:r>
      <w:r w:rsidRPr="00F06E64">
        <w:rPr>
          <w:rStyle w:val="Uwydatnienie"/>
          <w:rFonts w:asciiTheme="minorHAnsi" w:hAnsiTheme="minorHAnsi" w:cstheme="minorHAnsi"/>
          <w:szCs w:val="22"/>
        </w:rPr>
        <w:t>30</w:t>
      </w:r>
    </w:p>
    <w:p w14:paraId="4B554C00" w14:textId="77777777" w:rsidR="00F06E64" w:rsidRPr="00F06E64" w:rsidRDefault="00F06E64" w:rsidP="00F06E64">
      <w:r w:rsidRPr="00F06E64">
        <w:t>Tasks:</w:t>
      </w:r>
    </w:p>
    <w:p w14:paraId="2251843A" w14:textId="77777777" w:rsidR="00F06E64" w:rsidRPr="00F06E64" w:rsidRDefault="00F06E64">
      <w:pPr>
        <w:pStyle w:val="Akapitzlist"/>
        <w:numPr>
          <w:ilvl w:val="0"/>
          <w:numId w:val="153"/>
        </w:numPr>
      </w:pPr>
      <w:r w:rsidRPr="00F06E64">
        <w:t xml:space="preserve">add task "Prepare all outstanding motions and set for hearing" for Attorney 30 days before date in field Motion Cut Off Date </w:t>
      </w:r>
    </w:p>
    <w:p w14:paraId="2C4A71F3" w14:textId="453D2C6A" w:rsidR="00F06E64" w:rsidRPr="00F06E64" w:rsidRDefault="00F06E64" w:rsidP="00F06E64">
      <w:pPr>
        <w:pStyle w:val="DBH3"/>
      </w:pPr>
      <w:bookmarkStart w:id="369" w:name="_Toc130299963"/>
      <w:r w:rsidRPr="00F06E64">
        <w:t>Calendar Call changed</w:t>
      </w:r>
      <w:bookmarkEnd w:id="369"/>
    </w:p>
    <w:p w14:paraId="3F0238B1" w14:textId="77777777" w:rsidR="00F06E64" w:rsidRPr="00F06E64" w:rsidRDefault="00F06E64" w:rsidP="00F06E64">
      <w:r w:rsidRPr="00F06E64">
        <w:t>Conditions:</w:t>
      </w:r>
    </w:p>
    <w:p w14:paraId="5345A7BB" w14:textId="77777777" w:rsidR="00F06E64" w:rsidRPr="00F06E64" w:rsidRDefault="00F06E64">
      <w:pPr>
        <w:pStyle w:val="Akapitzlist"/>
        <w:numPr>
          <w:ilvl w:val="0"/>
          <w:numId w:val="153"/>
        </w:numPr>
      </w:pPr>
      <w:r w:rsidRPr="00F06E64">
        <w:t xml:space="preserve">All: </w:t>
      </w:r>
    </w:p>
    <w:p w14:paraId="32408B13" w14:textId="77777777" w:rsidR="00F06E64" w:rsidRPr="00F06E64" w:rsidRDefault="00F06E64">
      <w:pPr>
        <w:pStyle w:val="Akapitzlist"/>
        <w:numPr>
          <w:ilvl w:val="1"/>
          <w:numId w:val="153"/>
        </w:numPr>
      </w:pPr>
      <w:r w:rsidRPr="00F06E64">
        <w:rPr>
          <w:rStyle w:val="Pogrubienie"/>
          <w:rFonts w:cstheme="minorHAnsi"/>
          <w:b w:val="0"/>
          <w:bCs w:val="0"/>
          <w:szCs w:val="22"/>
        </w:rPr>
        <w:t>Calendar Call</w:t>
      </w:r>
      <w:r w:rsidRPr="00F06E64">
        <w:t xml:space="preserve"> has changed</w:t>
      </w:r>
    </w:p>
    <w:p w14:paraId="71241F15" w14:textId="77777777" w:rsidR="00F06E64" w:rsidRPr="00F06E64" w:rsidRDefault="00F06E64">
      <w:pPr>
        <w:pStyle w:val="Akapitzlist"/>
        <w:numPr>
          <w:ilvl w:val="1"/>
          <w:numId w:val="153"/>
        </w:numPr>
      </w:pPr>
      <w:r w:rsidRPr="00F06E64">
        <w:rPr>
          <w:rStyle w:val="Pogrubienie"/>
          <w:rFonts w:cstheme="minorHAnsi"/>
          <w:b w:val="0"/>
          <w:bCs w:val="0"/>
          <w:szCs w:val="22"/>
        </w:rPr>
        <w:t>Calendar Call</w:t>
      </w:r>
      <w:r w:rsidRPr="00F06E64">
        <w:t xml:space="preserve"> is not empty</w:t>
      </w:r>
    </w:p>
    <w:p w14:paraId="11C957E7" w14:textId="77777777" w:rsidR="00F06E64" w:rsidRPr="00F06E64" w:rsidRDefault="00F06E64">
      <w:pPr>
        <w:pStyle w:val="Akapitzlist"/>
        <w:numPr>
          <w:ilvl w:val="1"/>
          <w:numId w:val="153"/>
        </w:numPr>
      </w:pPr>
      <w:r w:rsidRPr="00F06E64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F06E64">
        <w:t xml:space="preserve"> is </w:t>
      </w:r>
      <w:r w:rsidRPr="00F06E64">
        <w:rPr>
          <w:rStyle w:val="Uwydatnienie"/>
          <w:rFonts w:asciiTheme="minorHAnsi" w:hAnsiTheme="minorHAnsi" w:cstheme="minorHAnsi"/>
          <w:szCs w:val="22"/>
        </w:rPr>
        <w:t>0</w:t>
      </w:r>
    </w:p>
    <w:p w14:paraId="052181B2" w14:textId="77777777" w:rsidR="00F06E64" w:rsidRPr="00F06E64" w:rsidRDefault="00F06E64" w:rsidP="00F06E64">
      <w:r w:rsidRPr="00F06E64">
        <w:t>Tasks:</w:t>
      </w:r>
    </w:p>
    <w:p w14:paraId="71794BD3" w14:textId="77777777" w:rsidR="00F06E64" w:rsidRPr="00F06E64" w:rsidRDefault="00F06E64">
      <w:pPr>
        <w:pStyle w:val="Akapitzlist"/>
        <w:numPr>
          <w:ilvl w:val="0"/>
          <w:numId w:val="153"/>
        </w:numPr>
      </w:pPr>
      <w:r w:rsidRPr="00F06E64">
        <w:t>add calendar event "Prepare for Calendar Call" for Assigned Attorney 3 days before date in field Calendar Call</w:t>
      </w:r>
    </w:p>
    <w:p w14:paraId="555EC667" w14:textId="77777777" w:rsidR="00F06E64" w:rsidRPr="00F06E64" w:rsidRDefault="00F06E64">
      <w:pPr>
        <w:pStyle w:val="Akapitzlist"/>
        <w:numPr>
          <w:ilvl w:val="0"/>
          <w:numId w:val="153"/>
        </w:numPr>
      </w:pPr>
      <w:r w:rsidRPr="00F06E64">
        <w:t xml:space="preserve">add calendar event for Assigned and Case Manager "Calendar Call" for same date and time Calendar Call </w:t>
      </w:r>
    </w:p>
    <w:p w14:paraId="2FEE34DC" w14:textId="47BBC642" w:rsidR="00F06E64" w:rsidRPr="00F06E64" w:rsidRDefault="00F06E64" w:rsidP="00F06E64">
      <w:pPr>
        <w:pStyle w:val="DBH3"/>
      </w:pPr>
      <w:bookmarkStart w:id="370" w:name="_Toc130299964"/>
      <w:r w:rsidRPr="00F06E64">
        <w:t>Change of Trial Status</w:t>
      </w:r>
      <w:bookmarkEnd w:id="370"/>
    </w:p>
    <w:p w14:paraId="606EB4C9" w14:textId="77777777" w:rsidR="00F06E64" w:rsidRPr="00F06E64" w:rsidRDefault="00F06E64" w:rsidP="00F06E64">
      <w:r w:rsidRPr="00F06E64">
        <w:t>Conditions:</w:t>
      </w:r>
    </w:p>
    <w:p w14:paraId="121A6D32" w14:textId="77777777" w:rsidR="00F06E64" w:rsidRPr="00F06E64" w:rsidRDefault="00F06E64">
      <w:pPr>
        <w:pStyle w:val="Akapitzlist"/>
        <w:numPr>
          <w:ilvl w:val="0"/>
          <w:numId w:val="154"/>
        </w:numPr>
      </w:pPr>
      <w:r w:rsidRPr="00F06E64">
        <w:t xml:space="preserve">All: </w:t>
      </w:r>
    </w:p>
    <w:p w14:paraId="1ADBD967" w14:textId="77777777" w:rsidR="00F06E64" w:rsidRPr="00F06E64" w:rsidRDefault="00F06E64">
      <w:pPr>
        <w:pStyle w:val="Akapitzlist"/>
        <w:numPr>
          <w:ilvl w:val="1"/>
          <w:numId w:val="154"/>
        </w:numPr>
      </w:pPr>
      <w:r w:rsidRPr="00F06E64">
        <w:rPr>
          <w:rStyle w:val="Pogrubienie"/>
          <w:rFonts w:cstheme="minorHAnsi"/>
          <w:b w:val="0"/>
          <w:bCs w:val="0"/>
          <w:szCs w:val="22"/>
        </w:rPr>
        <w:t>Trial Status</w:t>
      </w:r>
      <w:r w:rsidRPr="00F06E64">
        <w:t xml:space="preserve"> has changed</w:t>
      </w:r>
    </w:p>
    <w:p w14:paraId="7F300DC5" w14:textId="77777777" w:rsidR="00F06E64" w:rsidRPr="00F06E64" w:rsidRDefault="00F06E64">
      <w:pPr>
        <w:pStyle w:val="Akapitzlist"/>
        <w:numPr>
          <w:ilvl w:val="1"/>
          <w:numId w:val="154"/>
        </w:numPr>
      </w:pPr>
      <w:r w:rsidRPr="00F06E64">
        <w:rPr>
          <w:rStyle w:val="Pogrubienie"/>
          <w:rFonts w:cstheme="minorHAnsi"/>
          <w:b w:val="0"/>
          <w:bCs w:val="0"/>
          <w:szCs w:val="22"/>
        </w:rPr>
        <w:t>Trial Status</w:t>
      </w:r>
      <w:r w:rsidRPr="00F06E64">
        <w:t xml:space="preserve"> is not empty</w:t>
      </w:r>
    </w:p>
    <w:p w14:paraId="51AE08E6" w14:textId="77777777" w:rsidR="00F06E64" w:rsidRPr="00F06E64" w:rsidRDefault="00F06E64" w:rsidP="00F06E64">
      <w:r w:rsidRPr="00F06E64">
        <w:lastRenderedPageBreak/>
        <w:t>Tasks:</w:t>
      </w:r>
    </w:p>
    <w:p w14:paraId="1C983619" w14:textId="77777777" w:rsidR="00F06E64" w:rsidRPr="00F06E64" w:rsidRDefault="00F06E64">
      <w:pPr>
        <w:pStyle w:val="Akapitzlist"/>
        <w:numPr>
          <w:ilvl w:val="0"/>
          <w:numId w:val="154"/>
        </w:numPr>
      </w:pPr>
      <w:r w:rsidRPr="00F06E64">
        <w:t xml:space="preserve">Update Status, Status Age, Status Date, Stage </w:t>
      </w:r>
    </w:p>
    <w:p w14:paraId="16602F0E" w14:textId="5C79B76C" w:rsidR="00F06E64" w:rsidRPr="00F06E64" w:rsidRDefault="00F06E64" w:rsidP="00F95509">
      <w:pPr>
        <w:pStyle w:val="DBH3"/>
      </w:pPr>
      <w:bookmarkStart w:id="371" w:name="_Toc130299965"/>
      <w:r w:rsidRPr="00F06E64">
        <w:t>Daubert Deadline changed</w:t>
      </w:r>
      <w:bookmarkEnd w:id="371"/>
    </w:p>
    <w:p w14:paraId="02F9FAFD" w14:textId="77777777" w:rsidR="00F06E64" w:rsidRPr="00F06E64" w:rsidRDefault="00F06E64" w:rsidP="00F06E64">
      <w:r w:rsidRPr="00F06E64">
        <w:t>Conditions:</w:t>
      </w:r>
    </w:p>
    <w:p w14:paraId="4B1E79A7" w14:textId="77777777" w:rsidR="00F06E64" w:rsidRPr="00F06E64" w:rsidRDefault="00F06E64">
      <w:pPr>
        <w:pStyle w:val="Akapitzlist"/>
        <w:numPr>
          <w:ilvl w:val="0"/>
          <w:numId w:val="154"/>
        </w:numPr>
      </w:pPr>
      <w:r w:rsidRPr="00F06E64">
        <w:t xml:space="preserve">All: </w:t>
      </w:r>
    </w:p>
    <w:p w14:paraId="6B2DC8EB" w14:textId="77777777" w:rsidR="00F06E64" w:rsidRPr="00F06E64" w:rsidRDefault="00F06E64">
      <w:pPr>
        <w:pStyle w:val="Akapitzlist"/>
        <w:numPr>
          <w:ilvl w:val="1"/>
          <w:numId w:val="154"/>
        </w:numPr>
      </w:pPr>
      <w:r w:rsidRPr="00F95509">
        <w:rPr>
          <w:rStyle w:val="Pogrubienie"/>
          <w:rFonts w:cstheme="minorHAnsi"/>
          <w:b w:val="0"/>
          <w:bCs w:val="0"/>
          <w:szCs w:val="22"/>
        </w:rPr>
        <w:t>Daubert Deadline</w:t>
      </w:r>
      <w:r w:rsidRPr="00F06E64">
        <w:t xml:space="preserve"> has changed</w:t>
      </w:r>
    </w:p>
    <w:p w14:paraId="5681DAA1" w14:textId="77777777" w:rsidR="00F06E64" w:rsidRPr="00F06E64" w:rsidRDefault="00F06E64">
      <w:pPr>
        <w:pStyle w:val="Akapitzlist"/>
        <w:numPr>
          <w:ilvl w:val="1"/>
          <w:numId w:val="154"/>
        </w:numPr>
      </w:pPr>
      <w:r w:rsidRPr="00F95509">
        <w:rPr>
          <w:rStyle w:val="Pogrubienie"/>
          <w:rFonts w:cstheme="minorHAnsi"/>
          <w:b w:val="0"/>
          <w:bCs w:val="0"/>
          <w:szCs w:val="22"/>
        </w:rPr>
        <w:t>Daubert Deadline</w:t>
      </w:r>
      <w:r w:rsidRPr="00F06E64">
        <w:t xml:space="preserve"> is not empty</w:t>
      </w:r>
    </w:p>
    <w:p w14:paraId="4EAD24AF" w14:textId="77777777" w:rsidR="00F06E64" w:rsidRPr="00F06E64" w:rsidRDefault="00F06E64">
      <w:pPr>
        <w:pStyle w:val="Akapitzlist"/>
        <w:numPr>
          <w:ilvl w:val="1"/>
          <w:numId w:val="154"/>
        </w:numPr>
      </w:pPr>
      <w:r w:rsidRPr="00F95509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F06E64">
        <w:t xml:space="preserve"> is </w:t>
      </w:r>
      <w:r w:rsidRPr="00F95509">
        <w:rPr>
          <w:rStyle w:val="Uwydatnienie"/>
          <w:rFonts w:asciiTheme="minorHAnsi" w:hAnsiTheme="minorHAnsi" w:cstheme="minorHAnsi"/>
          <w:szCs w:val="22"/>
        </w:rPr>
        <w:t>0</w:t>
      </w:r>
    </w:p>
    <w:p w14:paraId="3C242DFB" w14:textId="77777777" w:rsidR="00F06E64" w:rsidRPr="00F06E64" w:rsidRDefault="00F06E64" w:rsidP="00F06E64">
      <w:r w:rsidRPr="00F06E64">
        <w:t>Tasks:</w:t>
      </w:r>
    </w:p>
    <w:p w14:paraId="5304C48F" w14:textId="77777777" w:rsidR="00F06E64" w:rsidRPr="00F06E64" w:rsidRDefault="00F06E64">
      <w:pPr>
        <w:pStyle w:val="Akapitzlist"/>
        <w:numPr>
          <w:ilvl w:val="0"/>
          <w:numId w:val="154"/>
        </w:numPr>
      </w:pPr>
      <w:r w:rsidRPr="00F06E64">
        <w:t xml:space="preserve">calendar event "File Daubert Motion and Set for hearing" for Assigned Attorney 30 days before date in field </w:t>
      </w:r>
    </w:p>
    <w:p w14:paraId="78F57BA3" w14:textId="14341EB8" w:rsidR="00F06E64" w:rsidRPr="00F06E64" w:rsidRDefault="00F06E64" w:rsidP="00F95509">
      <w:pPr>
        <w:pStyle w:val="DBH3"/>
      </w:pPr>
      <w:bookmarkStart w:id="372" w:name="_Toc130299966"/>
      <w:r w:rsidRPr="00F06E64">
        <w:t>Discovery Cut Off Date changed</w:t>
      </w:r>
      <w:bookmarkEnd w:id="372"/>
    </w:p>
    <w:p w14:paraId="7C95064F" w14:textId="77777777" w:rsidR="00F06E64" w:rsidRPr="00F06E64" w:rsidRDefault="00F06E64" w:rsidP="00F06E64">
      <w:r w:rsidRPr="00F06E64">
        <w:t>Conditions:</w:t>
      </w:r>
    </w:p>
    <w:p w14:paraId="7C200CB1" w14:textId="77777777" w:rsidR="00F06E64" w:rsidRPr="00F06E64" w:rsidRDefault="00F06E64">
      <w:pPr>
        <w:pStyle w:val="Akapitzlist"/>
        <w:numPr>
          <w:ilvl w:val="0"/>
          <w:numId w:val="154"/>
        </w:numPr>
      </w:pPr>
      <w:r w:rsidRPr="00F06E64">
        <w:t xml:space="preserve">All: </w:t>
      </w:r>
    </w:p>
    <w:p w14:paraId="7493D636" w14:textId="77777777" w:rsidR="00F06E64" w:rsidRPr="00F06E64" w:rsidRDefault="00F06E64">
      <w:pPr>
        <w:pStyle w:val="Akapitzlist"/>
        <w:numPr>
          <w:ilvl w:val="1"/>
          <w:numId w:val="154"/>
        </w:numPr>
      </w:pPr>
      <w:r w:rsidRPr="00F95509">
        <w:rPr>
          <w:rStyle w:val="Pogrubienie"/>
          <w:rFonts w:cstheme="minorHAnsi"/>
          <w:b w:val="0"/>
          <w:bCs w:val="0"/>
          <w:szCs w:val="22"/>
        </w:rPr>
        <w:t>Discovery Cut Off Date</w:t>
      </w:r>
      <w:r w:rsidRPr="00F06E64">
        <w:t xml:space="preserve"> has changed</w:t>
      </w:r>
    </w:p>
    <w:p w14:paraId="668DD5D1" w14:textId="77777777" w:rsidR="00F06E64" w:rsidRPr="00F06E64" w:rsidRDefault="00F06E64">
      <w:pPr>
        <w:pStyle w:val="Akapitzlist"/>
        <w:numPr>
          <w:ilvl w:val="1"/>
          <w:numId w:val="154"/>
        </w:numPr>
      </w:pPr>
      <w:r w:rsidRPr="00F95509">
        <w:rPr>
          <w:rStyle w:val="Pogrubienie"/>
          <w:rFonts w:cstheme="minorHAnsi"/>
          <w:b w:val="0"/>
          <w:bCs w:val="0"/>
          <w:szCs w:val="22"/>
        </w:rPr>
        <w:t>Discovery Cut Off Date</w:t>
      </w:r>
      <w:r w:rsidRPr="00F06E64">
        <w:t xml:space="preserve"> is not empty</w:t>
      </w:r>
    </w:p>
    <w:p w14:paraId="6A50AB09" w14:textId="77777777" w:rsidR="00F06E64" w:rsidRPr="00F06E64" w:rsidRDefault="00F06E64">
      <w:pPr>
        <w:pStyle w:val="Akapitzlist"/>
        <w:numPr>
          <w:ilvl w:val="1"/>
          <w:numId w:val="154"/>
        </w:numPr>
      </w:pPr>
      <w:r w:rsidRPr="00F95509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F06E64">
        <w:t xml:space="preserve"> is </w:t>
      </w:r>
      <w:r w:rsidRPr="00F95509">
        <w:rPr>
          <w:rStyle w:val="Uwydatnienie"/>
          <w:rFonts w:asciiTheme="minorHAnsi" w:hAnsiTheme="minorHAnsi" w:cstheme="minorHAnsi"/>
          <w:szCs w:val="22"/>
        </w:rPr>
        <w:t>0</w:t>
      </w:r>
    </w:p>
    <w:p w14:paraId="285AE298" w14:textId="77777777" w:rsidR="00F06E64" w:rsidRPr="00F06E64" w:rsidRDefault="00F06E64" w:rsidP="00F06E64">
      <w:r w:rsidRPr="00F06E64">
        <w:t>Tasks:</w:t>
      </w:r>
    </w:p>
    <w:p w14:paraId="41B3AD59" w14:textId="77777777" w:rsidR="00F06E64" w:rsidRPr="00F06E64" w:rsidRDefault="00F06E64">
      <w:pPr>
        <w:pStyle w:val="Akapitzlist"/>
        <w:numPr>
          <w:ilvl w:val="0"/>
          <w:numId w:val="154"/>
        </w:numPr>
      </w:pPr>
      <w:r w:rsidRPr="00F06E64">
        <w:t xml:space="preserve">add calendar event "Draft Final Discovery" for Attorney 45 days before date in field Discovery Cut Off Date </w:t>
      </w:r>
    </w:p>
    <w:p w14:paraId="250DF7CA" w14:textId="58D05A60" w:rsidR="00F06E64" w:rsidRPr="00F06E64" w:rsidRDefault="00F06E64" w:rsidP="00F95509">
      <w:pPr>
        <w:pStyle w:val="DBH3"/>
      </w:pPr>
      <w:bookmarkStart w:id="373" w:name="_Toc130299967"/>
      <w:r w:rsidRPr="00F06E64">
        <w:t>Exhibit List Deadline changed</w:t>
      </w:r>
      <w:bookmarkEnd w:id="373"/>
    </w:p>
    <w:p w14:paraId="23E7CCA9" w14:textId="77777777" w:rsidR="00F06E64" w:rsidRPr="00F06E64" w:rsidRDefault="00F06E64" w:rsidP="00F06E64">
      <w:r w:rsidRPr="00F06E64">
        <w:t>Conditions:</w:t>
      </w:r>
    </w:p>
    <w:p w14:paraId="0EA345CA" w14:textId="77777777" w:rsidR="00F06E64" w:rsidRPr="00F06E64" w:rsidRDefault="00F06E64">
      <w:pPr>
        <w:pStyle w:val="Akapitzlist"/>
        <w:numPr>
          <w:ilvl w:val="0"/>
          <w:numId w:val="154"/>
        </w:numPr>
      </w:pPr>
      <w:r w:rsidRPr="00F06E64">
        <w:t xml:space="preserve">All: </w:t>
      </w:r>
    </w:p>
    <w:p w14:paraId="28B91A6B" w14:textId="77777777" w:rsidR="00F06E64" w:rsidRPr="00F06E64" w:rsidRDefault="00F06E64">
      <w:pPr>
        <w:pStyle w:val="Akapitzlist"/>
        <w:numPr>
          <w:ilvl w:val="1"/>
          <w:numId w:val="154"/>
        </w:numPr>
      </w:pPr>
      <w:r w:rsidRPr="00F95509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F06E64">
        <w:t xml:space="preserve"> is </w:t>
      </w:r>
      <w:r w:rsidRPr="00F95509">
        <w:rPr>
          <w:rStyle w:val="Uwydatnienie"/>
          <w:rFonts w:asciiTheme="minorHAnsi" w:hAnsiTheme="minorHAnsi" w:cstheme="minorHAnsi"/>
          <w:szCs w:val="22"/>
        </w:rPr>
        <w:t>0</w:t>
      </w:r>
    </w:p>
    <w:p w14:paraId="60375203" w14:textId="77777777" w:rsidR="00F06E64" w:rsidRPr="00F06E64" w:rsidRDefault="00F06E64">
      <w:pPr>
        <w:pStyle w:val="Akapitzlist"/>
        <w:numPr>
          <w:ilvl w:val="1"/>
          <w:numId w:val="154"/>
        </w:numPr>
      </w:pPr>
      <w:r w:rsidRPr="00F95509">
        <w:rPr>
          <w:rStyle w:val="Pogrubienie"/>
          <w:rFonts w:cstheme="minorHAnsi"/>
          <w:b w:val="0"/>
          <w:bCs w:val="0"/>
          <w:szCs w:val="22"/>
        </w:rPr>
        <w:t>Exhibit List Deadline</w:t>
      </w:r>
      <w:r w:rsidRPr="00F06E64">
        <w:t xml:space="preserve"> is not empty</w:t>
      </w:r>
    </w:p>
    <w:p w14:paraId="45522072" w14:textId="77777777" w:rsidR="00F06E64" w:rsidRPr="00F06E64" w:rsidRDefault="00F06E64">
      <w:pPr>
        <w:pStyle w:val="Akapitzlist"/>
        <w:numPr>
          <w:ilvl w:val="1"/>
          <w:numId w:val="154"/>
        </w:numPr>
      </w:pPr>
      <w:r w:rsidRPr="00F95509">
        <w:rPr>
          <w:rStyle w:val="Pogrubienie"/>
          <w:rFonts w:cstheme="minorHAnsi"/>
          <w:b w:val="0"/>
          <w:bCs w:val="0"/>
          <w:szCs w:val="22"/>
        </w:rPr>
        <w:t>Exhibit List Deadline</w:t>
      </w:r>
      <w:r w:rsidRPr="00F06E64">
        <w:t xml:space="preserve"> has changed</w:t>
      </w:r>
    </w:p>
    <w:p w14:paraId="54B6CBDB" w14:textId="77777777" w:rsidR="00F06E64" w:rsidRPr="00F06E64" w:rsidRDefault="00F06E64" w:rsidP="00F06E64">
      <w:r w:rsidRPr="00F06E64">
        <w:t>Tasks:</w:t>
      </w:r>
    </w:p>
    <w:p w14:paraId="03B76801" w14:textId="77777777" w:rsidR="00F06E64" w:rsidRPr="00F06E64" w:rsidRDefault="00F06E64">
      <w:pPr>
        <w:pStyle w:val="Akapitzlist"/>
        <w:numPr>
          <w:ilvl w:val="0"/>
          <w:numId w:val="154"/>
        </w:numPr>
      </w:pPr>
      <w:r w:rsidRPr="00F06E64">
        <w:t xml:space="preserve">create calendar event for Attorney </w:t>
      </w:r>
    </w:p>
    <w:p w14:paraId="2E1DA0DE" w14:textId="7915667C" w:rsidR="00F06E64" w:rsidRPr="00F06E64" w:rsidRDefault="00F06E64" w:rsidP="00F95509">
      <w:pPr>
        <w:pStyle w:val="DBH3"/>
      </w:pPr>
      <w:bookmarkStart w:id="374" w:name="_Toc130299968"/>
      <w:r w:rsidRPr="00F06E64">
        <w:t>Expert Witness Deadline changed</w:t>
      </w:r>
      <w:bookmarkEnd w:id="374"/>
    </w:p>
    <w:p w14:paraId="41B12875" w14:textId="77777777" w:rsidR="00F06E64" w:rsidRPr="00F06E64" w:rsidRDefault="00F06E64" w:rsidP="00F06E64">
      <w:r w:rsidRPr="00F06E64">
        <w:t>Conditions:</w:t>
      </w:r>
    </w:p>
    <w:p w14:paraId="4469F91B" w14:textId="77777777" w:rsidR="00F06E64" w:rsidRPr="00F06E64" w:rsidRDefault="00F06E64">
      <w:pPr>
        <w:pStyle w:val="Akapitzlist"/>
        <w:numPr>
          <w:ilvl w:val="0"/>
          <w:numId w:val="154"/>
        </w:numPr>
      </w:pPr>
      <w:r w:rsidRPr="00F06E64">
        <w:lastRenderedPageBreak/>
        <w:t xml:space="preserve">All: </w:t>
      </w:r>
    </w:p>
    <w:p w14:paraId="30864A2A" w14:textId="77777777" w:rsidR="00F06E64" w:rsidRPr="00F06E64" w:rsidRDefault="00F06E64">
      <w:pPr>
        <w:pStyle w:val="Akapitzlist"/>
        <w:numPr>
          <w:ilvl w:val="1"/>
          <w:numId w:val="154"/>
        </w:numPr>
      </w:pPr>
      <w:r w:rsidRPr="00F95509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F06E64">
        <w:t xml:space="preserve"> is </w:t>
      </w:r>
      <w:r w:rsidRPr="00F95509">
        <w:rPr>
          <w:rStyle w:val="Uwydatnienie"/>
          <w:rFonts w:asciiTheme="minorHAnsi" w:hAnsiTheme="minorHAnsi" w:cstheme="minorHAnsi"/>
          <w:szCs w:val="22"/>
        </w:rPr>
        <w:t>0</w:t>
      </w:r>
    </w:p>
    <w:p w14:paraId="2AD8006E" w14:textId="77777777" w:rsidR="00F06E64" w:rsidRPr="00F06E64" w:rsidRDefault="00F06E64">
      <w:pPr>
        <w:pStyle w:val="Akapitzlist"/>
        <w:numPr>
          <w:ilvl w:val="1"/>
          <w:numId w:val="154"/>
        </w:numPr>
      </w:pPr>
      <w:r w:rsidRPr="00F95509">
        <w:rPr>
          <w:rStyle w:val="Pogrubienie"/>
          <w:rFonts w:cstheme="minorHAnsi"/>
          <w:b w:val="0"/>
          <w:bCs w:val="0"/>
          <w:szCs w:val="22"/>
        </w:rPr>
        <w:t>Expert Witness Deadline</w:t>
      </w:r>
      <w:r w:rsidRPr="00F06E64">
        <w:t xml:space="preserve"> has changed</w:t>
      </w:r>
    </w:p>
    <w:p w14:paraId="3B954744" w14:textId="77777777" w:rsidR="00F06E64" w:rsidRPr="00F06E64" w:rsidRDefault="00F06E64">
      <w:pPr>
        <w:pStyle w:val="Akapitzlist"/>
        <w:numPr>
          <w:ilvl w:val="1"/>
          <w:numId w:val="154"/>
        </w:numPr>
      </w:pPr>
      <w:r w:rsidRPr="00F95509">
        <w:rPr>
          <w:rStyle w:val="Pogrubienie"/>
          <w:rFonts w:cstheme="minorHAnsi"/>
          <w:b w:val="0"/>
          <w:bCs w:val="0"/>
          <w:szCs w:val="22"/>
        </w:rPr>
        <w:t>Expert Witness Deadline</w:t>
      </w:r>
      <w:r w:rsidRPr="00F06E64">
        <w:t xml:space="preserve"> is not empty</w:t>
      </w:r>
    </w:p>
    <w:p w14:paraId="5204050B" w14:textId="77777777" w:rsidR="00F06E64" w:rsidRPr="00F06E64" w:rsidRDefault="00F06E64" w:rsidP="00F06E64">
      <w:r w:rsidRPr="00F06E64">
        <w:t>Tasks:</w:t>
      </w:r>
    </w:p>
    <w:p w14:paraId="7F424944" w14:textId="77777777" w:rsidR="00F06E64" w:rsidRPr="00F06E64" w:rsidRDefault="00F06E64">
      <w:pPr>
        <w:pStyle w:val="Akapitzlist"/>
        <w:numPr>
          <w:ilvl w:val="0"/>
          <w:numId w:val="154"/>
        </w:numPr>
      </w:pPr>
      <w:r w:rsidRPr="00F06E64">
        <w:t xml:space="preserve">create calendar event for Attorney </w:t>
      </w:r>
    </w:p>
    <w:p w14:paraId="2D01A07A" w14:textId="4D2A523F" w:rsidR="00F06E64" w:rsidRPr="00F06E64" w:rsidRDefault="00F06E64" w:rsidP="00F95509">
      <w:pPr>
        <w:pStyle w:val="DBH3"/>
      </w:pPr>
      <w:bookmarkStart w:id="375" w:name="_Toc130299969"/>
      <w:r w:rsidRPr="00F06E64">
        <w:t>Fact Witness Deadline changed</w:t>
      </w:r>
      <w:bookmarkEnd w:id="375"/>
    </w:p>
    <w:p w14:paraId="32763C04" w14:textId="77777777" w:rsidR="00F06E64" w:rsidRPr="00F06E64" w:rsidRDefault="00F06E64" w:rsidP="00F06E64">
      <w:r w:rsidRPr="00F06E64">
        <w:t>Conditions:</w:t>
      </w:r>
    </w:p>
    <w:p w14:paraId="7CE93B2B" w14:textId="77777777" w:rsidR="00F06E64" w:rsidRPr="00F06E64" w:rsidRDefault="00F06E64">
      <w:pPr>
        <w:pStyle w:val="Akapitzlist"/>
        <w:numPr>
          <w:ilvl w:val="0"/>
          <w:numId w:val="154"/>
        </w:numPr>
      </w:pPr>
      <w:r w:rsidRPr="00F06E64">
        <w:t xml:space="preserve">All: </w:t>
      </w:r>
    </w:p>
    <w:p w14:paraId="1A8FD909" w14:textId="77777777" w:rsidR="00F06E64" w:rsidRPr="00F06E64" w:rsidRDefault="00F06E64">
      <w:pPr>
        <w:pStyle w:val="Akapitzlist"/>
        <w:numPr>
          <w:ilvl w:val="1"/>
          <w:numId w:val="154"/>
        </w:numPr>
      </w:pPr>
      <w:r w:rsidRPr="00F95509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F06E64">
        <w:t xml:space="preserve"> is </w:t>
      </w:r>
      <w:r w:rsidRPr="00F95509">
        <w:rPr>
          <w:rStyle w:val="Uwydatnienie"/>
          <w:rFonts w:asciiTheme="minorHAnsi" w:hAnsiTheme="minorHAnsi" w:cstheme="minorHAnsi"/>
          <w:szCs w:val="22"/>
        </w:rPr>
        <w:t>0</w:t>
      </w:r>
    </w:p>
    <w:p w14:paraId="1B85DDDA" w14:textId="77777777" w:rsidR="00F06E64" w:rsidRPr="00F06E64" w:rsidRDefault="00F06E64">
      <w:pPr>
        <w:pStyle w:val="Akapitzlist"/>
        <w:numPr>
          <w:ilvl w:val="1"/>
          <w:numId w:val="154"/>
        </w:numPr>
      </w:pPr>
      <w:r w:rsidRPr="00F95509">
        <w:rPr>
          <w:rStyle w:val="Pogrubienie"/>
          <w:rFonts w:cstheme="minorHAnsi"/>
          <w:b w:val="0"/>
          <w:bCs w:val="0"/>
          <w:szCs w:val="22"/>
        </w:rPr>
        <w:t>Fact Witness Deadline</w:t>
      </w:r>
      <w:r w:rsidRPr="00F06E64">
        <w:t xml:space="preserve"> is not empty</w:t>
      </w:r>
    </w:p>
    <w:p w14:paraId="799CB4C8" w14:textId="77777777" w:rsidR="00F06E64" w:rsidRPr="00F06E64" w:rsidRDefault="00F06E64">
      <w:pPr>
        <w:pStyle w:val="Akapitzlist"/>
        <w:numPr>
          <w:ilvl w:val="1"/>
          <w:numId w:val="154"/>
        </w:numPr>
      </w:pPr>
      <w:r w:rsidRPr="00F95509">
        <w:rPr>
          <w:rStyle w:val="Pogrubienie"/>
          <w:rFonts w:cstheme="minorHAnsi"/>
          <w:b w:val="0"/>
          <w:bCs w:val="0"/>
          <w:szCs w:val="22"/>
        </w:rPr>
        <w:t>Fact Witness Deadline</w:t>
      </w:r>
      <w:r w:rsidRPr="00F06E64">
        <w:t xml:space="preserve"> has changed</w:t>
      </w:r>
    </w:p>
    <w:p w14:paraId="511491DC" w14:textId="77777777" w:rsidR="00F06E64" w:rsidRPr="00F06E64" w:rsidRDefault="00F06E64" w:rsidP="00F06E64">
      <w:r w:rsidRPr="00F06E64">
        <w:t>Tasks:</w:t>
      </w:r>
    </w:p>
    <w:p w14:paraId="1D2C9551" w14:textId="77777777" w:rsidR="00F06E64" w:rsidRPr="00F06E64" w:rsidRDefault="00F06E64">
      <w:pPr>
        <w:pStyle w:val="Akapitzlist"/>
        <w:numPr>
          <w:ilvl w:val="0"/>
          <w:numId w:val="154"/>
        </w:numPr>
      </w:pPr>
      <w:r w:rsidRPr="00F06E64">
        <w:t xml:space="preserve">create calendar event for Attorney </w:t>
      </w:r>
    </w:p>
    <w:p w14:paraId="52690995" w14:textId="43DB1E95" w:rsidR="00F06E64" w:rsidRPr="00F06E64" w:rsidRDefault="00F06E64" w:rsidP="00F95509">
      <w:pPr>
        <w:pStyle w:val="DBH3"/>
      </w:pPr>
      <w:bookmarkStart w:id="376" w:name="_Toc130299970"/>
      <w:r w:rsidRPr="00F06E64">
        <w:t>Generate documents 45 days before Discovery Cut Off Date</w:t>
      </w:r>
      <w:bookmarkEnd w:id="376"/>
    </w:p>
    <w:p w14:paraId="22A18C12" w14:textId="77777777" w:rsidR="00F06E64" w:rsidRPr="00F06E64" w:rsidRDefault="00F06E64" w:rsidP="00F06E64">
      <w:r w:rsidRPr="00F06E64">
        <w:t>Conditions:</w:t>
      </w:r>
    </w:p>
    <w:p w14:paraId="2A875A71" w14:textId="77777777" w:rsidR="00F06E64" w:rsidRPr="00F06E64" w:rsidRDefault="00F06E64">
      <w:pPr>
        <w:pStyle w:val="Akapitzlist"/>
        <w:numPr>
          <w:ilvl w:val="0"/>
          <w:numId w:val="154"/>
        </w:numPr>
      </w:pPr>
      <w:r w:rsidRPr="00F06E64">
        <w:t xml:space="preserve">All: </w:t>
      </w:r>
    </w:p>
    <w:p w14:paraId="25A57AF7" w14:textId="77777777" w:rsidR="00F06E64" w:rsidRPr="00F06E64" w:rsidRDefault="00F06E64">
      <w:pPr>
        <w:pStyle w:val="Akapitzlist"/>
        <w:numPr>
          <w:ilvl w:val="1"/>
          <w:numId w:val="154"/>
        </w:numPr>
      </w:pPr>
      <w:r w:rsidRPr="00F95509">
        <w:rPr>
          <w:rStyle w:val="Pogrubienie"/>
          <w:rFonts w:cstheme="minorHAnsi"/>
          <w:b w:val="0"/>
          <w:bCs w:val="0"/>
          <w:szCs w:val="22"/>
        </w:rPr>
        <w:t>Discovery Cut Off Date</w:t>
      </w:r>
      <w:r w:rsidRPr="00F06E64">
        <w:t xml:space="preserve"> is not empty</w:t>
      </w:r>
    </w:p>
    <w:p w14:paraId="586B2E5F" w14:textId="77777777" w:rsidR="00F06E64" w:rsidRPr="00F06E64" w:rsidRDefault="00F06E64">
      <w:pPr>
        <w:pStyle w:val="Akapitzlist"/>
        <w:numPr>
          <w:ilvl w:val="1"/>
          <w:numId w:val="154"/>
        </w:numPr>
      </w:pPr>
      <w:r w:rsidRPr="00F95509">
        <w:rPr>
          <w:rStyle w:val="Pogrubienie"/>
          <w:rFonts w:cstheme="minorHAnsi"/>
          <w:b w:val="0"/>
          <w:bCs w:val="0"/>
          <w:szCs w:val="22"/>
        </w:rPr>
        <w:t>Discovery Cut Off Date</w:t>
      </w:r>
      <w:r w:rsidRPr="00F06E64">
        <w:t xml:space="preserve"> days later </w:t>
      </w:r>
      <w:r w:rsidRPr="00F95509">
        <w:rPr>
          <w:rStyle w:val="Uwydatnienie"/>
          <w:rFonts w:asciiTheme="minorHAnsi" w:hAnsiTheme="minorHAnsi" w:cstheme="minorHAnsi"/>
          <w:szCs w:val="22"/>
        </w:rPr>
        <w:t>45</w:t>
      </w:r>
    </w:p>
    <w:p w14:paraId="22DEC7C8" w14:textId="77777777" w:rsidR="00F06E64" w:rsidRPr="00F06E64" w:rsidRDefault="00F06E64">
      <w:pPr>
        <w:pStyle w:val="Akapitzlist"/>
        <w:numPr>
          <w:ilvl w:val="1"/>
          <w:numId w:val="154"/>
        </w:numPr>
      </w:pPr>
      <w:r w:rsidRPr="00F95509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F06E64">
        <w:t xml:space="preserve"> is </w:t>
      </w:r>
      <w:r w:rsidRPr="00F95509">
        <w:rPr>
          <w:rStyle w:val="Uwydatnienie"/>
          <w:rFonts w:asciiTheme="minorHAnsi" w:hAnsiTheme="minorHAnsi" w:cstheme="minorHAnsi"/>
          <w:szCs w:val="22"/>
        </w:rPr>
        <w:t>0</w:t>
      </w:r>
    </w:p>
    <w:p w14:paraId="57A31241" w14:textId="77777777" w:rsidR="00F06E64" w:rsidRPr="00F06E64" w:rsidRDefault="00F06E64">
      <w:pPr>
        <w:pStyle w:val="Akapitzlist"/>
        <w:numPr>
          <w:ilvl w:val="1"/>
          <w:numId w:val="154"/>
        </w:numPr>
      </w:pPr>
      <w:r w:rsidRPr="00F95509">
        <w:rPr>
          <w:rStyle w:val="Pogrubienie"/>
          <w:rFonts w:cstheme="minorHAnsi"/>
          <w:b w:val="0"/>
          <w:bCs w:val="0"/>
          <w:szCs w:val="22"/>
        </w:rPr>
        <w:t>Request for Disco Update - Served</w:t>
      </w:r>
      <w:r w:rsidRPr="00F06E64">
        <w:t xml:space="preserve"> is empty</w:t>
      </w:r>
    </w:p>
    <w:p w14:paraId="712C6CFD" w14:textId="77777777" w:rsidR="00F06E64" w:rsidRPr="00F06E64" w:rsidRDefault="00F06E64" w:rsidP="00F06E64">
      <w:r w:rsidRPr="00F06E64">
        <w:t>Tasks:</w:t>
      </w:r>
    </w:p>
    <w:p w14:paraId="505E08AA" w14:textId="77777777" w:rsidR="00F06E64" w:rsidRPr="00F06E64" w:rsidRDefault="00F06E64">
      <w:pPr>
        <w:pStyle w:val="Akapitzlist"/>
        <w:numPr>
          <w:ilvl w:val="0"/>
          <w:numId w:val="154"/>
        </w:numPr>
      </w:pPr>
      <w:r w:rsidRPr="00F06E64">
        <w:t>create "Notice of Request for Updated Discovery Reponses"</w:t>
      </w:r>
    </w:p>
    <w:p w14:paraId="427F4B2F" w14:textId="77777777" w:rsidR="00F06E64" w:rsidRPr="00F06E64" w:rsidRDefault="00F06E64">
      <w:pPr>
        <w:pStyle w:val="Akapitzlist"/>
        <w:numPr>
          <w:ilvl w:val="0"/>
          <w:numId w:val="154"/>
        </w:numPr>
      </w:pPr>
      <w:r w:rsidRPr="00F06E64">
        <w:t>Deposit Notice of Request for Updated Discovery Reponses in Peru Queue for filing</w:t>
      </w:r>
    </w:p>
    <w:p w14:paraId="2874135B" w14:textId="77777777" w:rsidR="00F06E64" w:rsidRPr="00F06E64" w:rsidRDefault="00F06E64">
      <w:pPr>
        <w:pStyle w:val="Akapitzlist"/>
        <w:numPr>
          <w:ilvl w:val="0"/>
          <w:numId w:val="154"/>
        </w:numPr>
      </w:pPr>
      <w:r w:rsidRPr="00F06E64">
        <w:t xml:space="preserve">Set Request for Disco Update - Served, Plaintiff Discovery Status = Request for Disco Update - Served </w:t>
      </w:r>
    </w:p>
    <w:p w14:paraId="08175644" w14:textId="524D25F6" w:rsidR="00F06E64" w:rsidRPr="00F06E64" w:rsidRDefault="00F06E64" w:rsidP="00F95509">
      <w:pPr>
        <w:pStyle w:val="DBH3"/>
      </w:pPr>
      <w:bookmarkStart w:id="377" w:name="_Toc130299971"/>
      <w:r w:rsidRPr="00F06E64">
        <w:t>Joint Pre-Trial Statement Due changed</w:t>
      </w:r>
      <w:bookmarkEnd w:id="377"/>
    </w:p>
    <w:p w14:paraId="025517C5" w14:textId="77777777" w:rsidR="00F06E64" w:rsidRPr="00F06E64" w:rsidRDefault="00F06E64" w:rsidP="00F06E64">
      <w:r w:rsidRPr="00F06E64">
        <w:t>Conditions:</w:t>
      </w:r>
    </w:p>
    <w:p w14:paraId="157D825D" w14:textId="77777777" w:rsidR="00F06E64" w:rsidRPr="00F06E64" w:rsidRDefault="00F06E64">
      <w:pPr>
        <w:pStyle w:val="Akapitzlist"/>
        <w:numPr>
          <w:ilvl w:val="0"/>
          <w:numId w:val="155"/>
        </w:numPr>
      </w:pPr>
      <w:r w:rsidRPr="00F06E64">
        <w:t xml:space="preserve">All: </w:t>
      </w:r>
    </w:p>
    <w:p w14:paraId="0AFEDA32" w14:textId="77777777" w:rsidR="00F06E64" w:rsidRPr="00F06E64" w:rsidRDefault="00F06E64">
      <w:pPr>
        <w:pStyle w:val="Akapitzlist"/>
        <w:numPr>
          <w:ilvl w:val="1"/>
          <w:numId w:val="155"/>
        </w:numPr>
      </w:pPr>
      <w:r w:rsidRPr="00A3069E">
        <w:rPr>
          <w:rStyle w:val="Pogrubienie"/>
          <w:rFonts w:cstheme="minorHAnsi"/>
          <w:b w:val="0"/>
          <w:bCs w:val="0"/>
          <w:szCs w:val="22"/>
        </w:rPr>
        <w:t>Joint Pre-Trial Statement Due</w:t>
      </w:r>
      <w:r w:rsidRPr="00F06E64">
        <w:t xml:space="preserve"> has changed</w:t>
      </w:r>
    </w:p>
    <w:p w14:paraId="6E056151" w14:textId="77777777" w:rsidR="00F06E64" w:rsidRPr="00F06E64" w:rsidRDefault="00F06E64">
      <w:pPr>
        <w:pStyle w:val="Akapitzlist"/>
        <w:numPr>
          <w:ilvl w:val="1"/>
          <w:numId w:val="155"/>
        </w:numPr>
      </w:pPr>
      <w:r w:rsidRPr="00A3069E">
        <w:rPr>
          <w:rStyle w:val="Pogrubienie"/>
          <w:rFonts w:cstheme="minorHAnsi"/>
          <w:b w:val="0"/>
          <w:bCs w:val="0"/>
          <w:szCs w:val="22"/>
        </w:rPr>
        <w:t>Joint Pre-Trial Statement Due</w:t>
      </w:r>
      <w:r w:rsidRPr="00F06E64">
        <w:t xml:space="preserve"> is not empty</w:t>
      </w:r>
    </w:p>
    <w:p w14:paraId="5F734042" w14:textId="77777777" w:rsidR="00F06E64" w:rsidRPr="00F06E64" w:rsidRDefault="00F06E64">
      <w:pPr>
        <w:pStyle w:val="Akapitzlist"/>
        <w:numPr>
          <w:ilvl w:val="1"/>
          <w:numId w:val="155"/>
        </w:numPr>
      </w:pPr>
      <w:r w:rsidRPr="00A3069E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F06E64">
        <w:t xml:space="preserve"> is </w:t>
      </w:r>
      <w:r w:rsidRPr="00A3069E">
        <w:rPr>
          <w:rStyle w:val="Uwydatnienie"/>
          <w:rFonts w:asciiTheme="minorHAnsi" w:hAnsiTheme="minorHAnsi" w:cstheme="minorHAnsi"/>
          <w:szCs w:val="22"/>
        </w:rPr>
        <w:t>0</w:t>
      </w:r>
    </w:p>
    <w:p w14:paraId="1C117764" w14:textId="77777777" w:rsidR="00F06E64" w:rsidRPr="00F06E64" w:rsidRDefault="00F06E64" w:rsidP="00F06E64">
      <w:r w:rsidRPr="00F06E64">
        <w:lastRenderedPageBreak/>
        <w:t>Tasks:</w:t>
      </w:r>
    </w:p>
    <w:p w14:paraId="651DF90A" w14:textId="77777777" w:rsidR="00F06E64" w:rsidRPr="00F06E64" w:rsidRDefault="00F06E64">
      <w:pPr>
        <w:pStyle w:val="Akapitzlist"/>
        <w:numPr>
          <w:ilvl w:val="0"/>
          <w:numId w:val="155"/>
        </w:numPr>
      </w:pPr>
      <w:r w:rsidRPr="00F06E64">
        <w:t>create calendar event "Draft Pre-Trial Statement" for Assigned Attorney 10 days before date in field</w:t>
      </w:r>
    </w:p>
    <w:p w14:paraId="49E7D9F0" w14:textId="77777777" w:rsidR="00F06E64" w:rsidRPr="00F06E64" w:rsidRDefault="00F06E64">
      <w:pPr>
        <w:pStyle w:val="Akapitzlist"/>
        <w:numPr>
          <w:ilvl w:val="0"/>
          <w:numId w:val="155"/>
        </w:numPr>
      </w:pPr>
      <w:r w:rsidRPr="00F06E64">
        <w:t xml:space="preserve">add calendar event to Assigned and Case Manager "Joint Pre-Trial Statement Due" for same date and time Joint Pre-Trial Statement Due </w:t>
      </w:r>
    </w:p>
    <w:p w14:paraId="5EA095D7" w14:textId="6DEA8157" w:rsidR="00F06E64" w:rsidRPr="00F06E64" w:rsidRDefault="00F06E64" w:rsidP="00A3069E">
      <w:pPr>
        <w:pStyle w:val="DBH3"/>
      </w:pPr>
      <w:bookmarkStart w:id="378" w:name="_Toc130299972"/>
      <w:r w:rsidRPr="00F06E64">
        <w:t>Mediation Deadline changed</w:t>
      </w:r>
      <w:bookmarkEnd w:id="378"/>
    </w:p>
    <w:p w14:paraId="51A14826" w14:textId="77777777" w:rsidR="00F06E64" w:rsidRPr="00F06E64" w:rsidRDefault="00F06E64" w:rsidP="00F06E64">
      <w:r w:rsidRPr="00F06E64">
        <w:t>Conditions:</w:t>
      </w:r>
    </w:p>
    <w:p w14:paraId="3359BAFD" w14:textId="77777777" w:rsidR="00F06E64" w:rsidRPr="00F06E64" w:rsidRDefault="00F06E64">
      <w:pPr>
        <w:pStyle w:val="Akapitzlist"/>
        <w:numPr>
          <w:ilvl w:val="0"/>
          <w:numId w:val="156"/>
        </w:numPr>
      </w:pPr>
      <w:r w:rsidRPr="00F06E64">
        <w:t xml:space="preserve">All: </w:t>
      </w:r>
    </w:p>
    <w:p w14:paraId="146745F1" w14:textId="77777777" w:rsidR="00F06E64" w:rsidRPr="00F06E64" w:rsidRDefault="00F06E64">
      <w:pPr>
        <w:pStyle w:val="Akapitzlist"/>
        <w:numPr>
          <w:ilvl w:val="1"/>
          <w:numId w:val="156"/>
        </w:numPr>
      </w:pPr>
      <w:r w:rsidRPr="00A3069E">
        <w:rPr>
          <w:rStyle w:val="Pogrubienie"/>
          <w:rFonts w:cstheme="minorHAnsi"/>
          <w:b w:val="0"/>
          <w:bCs w:val="0"/>
          <w:szCs w:val="22"/>
        </w:rPr>
        <w:t>Mediation Deadline</w:t>
      </w:r>
      <w:r w:rsidRPr="00F06E64">
        <w:t xml:space="preserve"> has changed</w:t>
      </w:r>
    </w:p>
    <w:p w14:paraId="58F2F3B5" w14:textId="77777777" w:rsidR="00F06E64" w:rsidRPr="00F06E64" w:rsidRDefault="00F06E64">
      <w:pPr>
        <w:pStyle w:val="Akapitzlist"/>
        <w:numPr>
          <w:ilvl w:val="1"/>
          <w:numId w:val="156"/>
        </w:numPr>
      </w:pPr>
      <w:r w:rsidRPr="00A3069E">
        <w:rPr>
          <w:rStyle w:val="Pogrubienie"/>
          <w:rFonts w:cstheme="minorHAnsi"/>
          <w:b w:val="0"/>
          <w:bCs w:val="0"/>
          <w:szCs w:val="22"/>
        </w:rPr>
        <w:t>Mediation Deadline</w:t>
      </w:r>
      <w:r w:rsidRPr="00F06E64">
        <w:t xml:space="preserve"> is not empty</w:t>
      </w:r>
    </w:p>
    <w:p w14:paraId="7B7C59B1" w14:textId="77777777" w:rsidR="00F06E64" w:rsidRPr="00F06E64" w:rsidRDefault="00F06E64">
      <w:pPr>
        <w:pStyle w:val="Akapitzlist"/>
        <w:numPr>
          <w:ilvl w:val="1"/>
          <w:numId w:val="156"/>
        </w:numPr>
      </w:pPr>
      <w:r w:rsidRPr="00A3069E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F06E64">
        <w:t xml:space="preserve"> is </w:t>
      </w:r>
      <w:r w:rsidRPr="00A3069E">
        <w:rPr>
          <w:rStyle w:val="Uwydatnienie"/>
          <w:rFonts w:asciiTheme="minorHAnsi" w:hAnsiTheme="minorHAnsi" w:cstheme="minorHAnsi"/>
          <w:szCs w:val="22"/>
        </w:rPr>
        <w:t>0</w:t>
      </w:r>
    </w:p>
    <w:p w14:paraId="7DA00DA9" w14:textId="77777777" w:rsidR="00F06E64" w:rsidRPr="00F06E64" w:rsidRDefault="00F06E64" w:rsidP="00F06E64">
      <w:r w:rsidRPr="00F06E64">
        <w:t>Tasks:</w:t>
      </w:r>
    </w:p>
    <w:p w14:paraId="00391272" w14:textId="77777777" w:rsidR="00F06E64" w:rsidRPr="00F06E64" w:rsidRDefault="00F06E64">
      <w:pPr>
        <w:pStyle w:val="Akapitzlist"/>
        <w:numPr>
          <w:ilvl w:val="0"/>
          <w:numId w:val="156"/>
        </w:numPr>
      </w:pPr>
      <w:r w:rsidRPr="00F06E64">
        <w:t xml:space="preserve">set Arbitration - Deadline" in Mediation Arbitration Statge </w:t>
      </w:r>
    </w:p>
    <w:p w14:paraId="2885513E" w14:textId="7BC8DAE9" w:rsidR="00F06E64" w:rsidRPr="00F06E64" w:rsidRDefault="00F06E64" w:rsidP="00A3069E">
      <w:pPr>
        <w:pStyle w:val="DBH3"/>
      </w:pPr>
      <w:bookmarkStart w:id="379" w:name="_Toc130299973"/>
      <w:r w:rsidRPr="00F06E64">
        <w:t>Motion in Limine Deadline changed</w:t>
      </w:r>
      <w:bookmarkEnd w:id="379"/>
    </w:p>
    <w:p w14:paraId="1D8A8959" w14:textId="77777777" w:rsidR="00F06E64" w:rsidRPr="00F06E64" w:rsidRDefault="00F06E64" w:rsidP="00F06E64">
      <w:r w:rsidRPr="00F06E64">
        <w:t>Conditions:</w:t>
      </w:r>
    </w:p>
    <w:p w14:paraId="66C3EAAE" w14:textId="77777777" w:rsidR="00F06E64" w:rsidRPr="00F06E64" w:rsidRDefault="00F06E64">
      <w:pPr>
        <w:pStyle w:val="Akapitzlist"/>
        <w:numPr>
          <w:ilvl w:val="0"/>
          <w:numId w:val="156"/>
        </w:numPr>
      </w:pPr>
      <w:r w:rsidRPr="00F06E64">
        <w:t xml:space="preserve">All: </w:t>
      </w:r>
    </w:p>
    <w:p w14:paraId="050EFCC4" w14:textId="77777777" w:rsidR="00F06E64" w:rsidRPr="00F06E64" w:rsidRDefault="00F06E64">
      <w:pPr>
        <w:pStyle w:val="Akapitzlist"/>
        <w:numPr>
          <w:ilvl w:val="1"/>
          <w:numId w:val="156"/>
        </w:numPr>
      </w:pPr>
      <w:r w:rsidRPr="00A3069E">
        <w:rPr>
          <w:rStyle w:val="Pogrubienie"/>
          <w:rFonts w:cstheme="minorHAnsi"/>
          <w:b w:val="0"/>
          <w:bCs w:val="0"/>
          <w:szCs w:val="22"/>
        </w:rPr>
        <w:t>Motion in Limine Deadline</w:t>
      </w:r>
      <w:r w:rsidRPr="00F06E64">
        <w:t xml:space="preserve"> has changed</w:t>
      </w:r>
    </w:p>
    <w:p w14:paraId="2B039FBB" w14:textId="77777777" w:rsidR="00F06E64" w:rsidRPr="00F06E64" w:rsidRDefault="00F06E64">
      <w:pPr>
        <w:pStyle w:val="Akapitzlist"/>
        <w:numPr>
          <w:ilvl w:val="1"/>
          <w:numId w:val="156"/>
        </w:numPr>
      </w:pPr>
      <w:r w:rsidRPr="00A3069E">
        <w:rPr>
          <w:rStyle w:val="Pogrubienie"/>
          <w:rFonts w:cstheme="minorHAnsi"/>
          <w:b w:val="0"/>
          <w:bCs w:val="0"/>
          <w:szCs w:val="22"/>
        </w:rPr>
        <w:t>Motion in Limine Deadline</w:t>
      </w:r>
      <w:r w:rsidRPr="00F06E64">
        <w:t xml:space="preserve"> is not empty</w:t>
      </w:r>
    </w:p>
    <w:p w14:paraId="45138912" w14:textId="77777777" w:rsidR="00F06E64" w:rsidRPr="00F06E64" w:rsidRDefault="00F06E64">
      <w:pPr>
        <w:pStyle w:val="Akapitzlist"/>
        <w:numPr>
          <w:ilvl w:val="1"/>
          <w:numId w:val="156"/>
        </w:numPr>
      </w:pPr>
      <w:r w:rsidRPr="00A3069E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F06E64">
        <w:t xml:space="preserve"> is </w:t>
      </w:r>
      <w:r w:rsidRPr="00A3069E">
        <w:rPr>
          <w:rStyle w:val="Uwydatnienie"/>
          <w:rFonts w:asciiTheme="minorHAnsi" w:hAnsiTheme="minorHAnsi" w:cstheme="minorHAnsi"/>
          <w:szCs w:val="22"/>
        </w:rPr>
        <w:t>0</w:t>
      </w:r>
    </w:p>
    <w:p w14:paraId="20CDA7D7" w14:textId="77777777" w:rsidR="00F06E64" w:rsidRPr="00F06E64" w:rsidRDefault="00F06E64" w:rsidP="00F06E64">
      <w:r w:rsidRPr="00F06E64">
        <w:t>Tasks:</w:t>
      </w:r>
    </w:p>
    <w:p w14:paraId="0CACA3EC" w14:textId="77777777" w:rsidR="00F06E64" w:rsidRPr="00F06E64" w:rsidRDefault="00F06E64">
      <w:pPr>
        <w:pStyle w:val="Akapitzlist"/>
        <w:numPr>
          <w:ilvl w:val="0"/>
          <w:numId w:val="156"/>
        </w:numPr>
      </w:pPr>
      <w:r w:rsidRPr="00F06E64">
        <w:t>create Ps Motion in Limine</w:t>
      </w:r>
    </w:p>
    <w:p w14:paraId="56194CC8" w14:textId="77777777" w:rsidR="00F06E64" w:rsidRPr="00F06E64" w:rsidRDefault="00F06E64">
      <w:pPr>
        <w:pStyle w:val="Akapitzlist"/>
        <w:numPr>
          <w:ilvl w:val="0"/>
          <w:numId w:val="156"/>
        </w:numPr>
      </w:pPr>
      <w:r w:rsidRPr="00F06E64">
        <w:t xml:space="preserve">Send Ps Motion in Limine to Peru Team </w:t>
      </w:r>
    </w:p>
    <w:p w14:paraId="23A36967" w14:textId="37D689E0" w:rsidR="00F06E64" w:rsidRPr="00F06E64" w:rsidRDefault="00F06E64" w:rsidP="00A3069E">
      <w:pPr>
        <w:pStyle w:val="DBH3"/>
      </w:pPr>
      <w:bookmarkStart w:id="380" w:name="_Toc130299974"/>
      <w:r w:rsidRPr="00F06E64">
        <w:t>Pre-Trial Conference (Trial) changed</w:t>
      </w:r>
      <w:bookmarkEnd w:id="380"/>
    </w:p>
    <w:p w14:paraId="4F0F589A" w14:textId="77777777" w:rsidR="00F06E64" w:rsidRPr="00F06E64" w:rsidRDefault="00F06E64" w:rsidP="00F06E64">
      <w:r w:rsidRPr="00F06E64">
        <w:t>Conditions:</w:t>
      </w:r>
    </w:p>
    <w:p w14:paraId="1AC6F107" w14:textId="77777777" w:rsidR="00F06E64" w:rsidRPr="00F06E64" w:rsidRDefault="00F06E64">
      <w:pPr>
        <w:pStyle w:val="Akapitzlist"/>
        <w:numPr>
          <w:ilvl w:val="0"/>
          <w:numId w:val="157"/>
        </w:numPr>
      </w:pPr>
      <w:r w:rsidRPr="00F06E64">
        <w:t xml:space="preserve">All: </w:t>
      </w:r>
    </w:p>
    <w:p w14:paraId="5D194E4B" w14:textId="77777777" w:rsidR="00F06E64" w:rsidRPr="00F06E64" w:rsidRDefault="00F06E64">
      <w:pPr>
        <w:pStyle w:val="Akapitzlist"/>
        <w:numPr>
          <w:ilvl w:val="1"/>
          <w:numId w:val="157"/>
        </w:numPr>
      </w:pPr>
      <w:r w:rsidRPr="00A3069E">
        <w:rPr>
          <w:rStyle w:val="Pogrubienie"/>
          <w:rFonts w:cstheme="minorHAnsi"/>
          <w:b w:val="0"/>
          <w:bCs w:val="0"/>
          <w:szCs w:val="22"/>
        </w:rPr>
        <w:t>Pre-Trial Conference (Trial)</w:t>
      </w:r>
      <w:r w:rsidRPr="00F06E64">
        <w:t xml:space="preserve"> has changed</w:t>
      </w:r>
    </w:p>
    <w:p w14:paraId="2EDD684B" w14:textId="77777777" w:rsidR="00F06E64" w:rsidRPr="00F06E64" w:rsidRDefault="00F06E64">
      <w:pPr>
        <w:pStyle w:val="Akapitzlist"/>
        <w:numPr>
          <w:ilvl w:val="1"/>
          <w:numId w:val="157"/>
        </w:numPr>
      </w:pPr>
      <w:r w:rsidRPr="00A3069E">
        <w:rPr>
          <w:rStyle w:val="Pogrubienie"/>
          <w:rFonts w:cstheme="minorHAnsi"/>
          <w:b w:val="0"/>
          <w:bCs w:val="0"/>
          <w:szCs w:val="22"/>
        </w:rPr>
        <w:t>Pre-Trial Conference (Trial)</w:t>
      </w:r>
      <w:r w:rsidRPr="00F06E64">
        <w:t xml:space="preserve"> is not empty</w:t>
      </w:r>
    </w:p>
    <w:p w14:paraId="7EF6BEF0" w14:textId="77777777" w:rsidR="00F06E64" w:rsidRPr="00F06E64" w:rsidRDefault="00F06E64">
      <w:pPr>
        <w:pStyle w:val="Akapitzlist"/>
        <w:numPr>
          <w:ilvl w:val="1"/>
          <w:numId w:val="157"/>
        </w:numPr>
      </w:pPr>
      <w:r w:rsidRPr="00A3069E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F06E64">
        <w:t xml:space="preserve"> is </w:t>
      </w:r>
      <w:r w:rsidRPr="00A3069E">
        <w:rPr>
          <w:rStyle w:val="Uwydatnienie"/>
          <w:rFonts w:asciiTheme="minorHAnsi" w:hAnsiTheme="minorHAnsi" w:cstheme="minorHAnsi"/>
          <w:szCs w:val="22"/>
        </w:rPr>
        <w:t>0</w:t>
      </w:r>
    </w:p>
    <w:p w14:paraId="5BC78020" w14:textId="77777777" w:rsidR="00F06E64" w:rsidRPr="00F06E64" w:rsidRDefault="00F06E64" w:rsidP="00F06E64">
      <w:r w:rsidRPr="00F06E64">
        <w:t>Tasks:</w:t>
      </w:r>
    </w:p>
    <w:p w14:paraId="0F8B3FEB" w14:textId="77777777" w:rsidR="00F06E64" w:rsidRPr="00F06E64" w:rsidRDefault="00F06E64">
      <w:pPr>
        <w:pStyle w:val="Akapitzlist"/>
        <w:numPr>
          <w:ilvl w:val="0"/>
          <w:numId w:val="157"/>
        </w:numPr>
      </w:pPr>
      <w:r w:rsidRPr="00F06E64">
        <w:t>add calendar event "Prepare for Pre-Trial Conference" for Assigned Attorney 10 days before date in field</w:t>
      </w:r>
    </w:p>
    <w:p w14:paraId="6C1FCA3F" w14:textId="77777777" w:rsidR="00F06E64" w:rsidRPr="00F06E64" w:rsidRDefault="00F06E64">
      <w:pPr>
        <w:pStyle w:val="Akapitzlist"/>
        <w:numPr>
          <w:ilvl w:val="0"/>
          <w:numId w:val="157"/>
        </w:numPr>
      </w:pPr>
      <w:r w:rsidRPr="00F06E64">
        <w:lastRenderedPageBreak/>
        <w:t xml:space="preserve">add calendar event Assigned and Case Manager "Pre-Trial Conference (Trial)" for same date and time "Pre-Trial Conference (Trial)" </w:t>
      </w:r>
    </w:p>
    <w:p w14:paraId="1A9ED5B7" w14:textId="11ECA044" w:rsidR="00F06E64" w:rsidRPr="00F06E64" w:rsidRDefault="00F06E64" w:rsidP="00A3069E">
      <w:pPr>
        <w:pStyle w:val="DBH3"/>
      </w:pPr>
      <w:bookmarkStart w:id="381" w:name="_Toc130299975"/>
      <w:r w:rsidRPr="00F06E64">
        <w:t>Trial Date changed</w:t>
      </w:r>
      <w:bookmarkEnd w:id="381"/>
    </w:p>
    <w:p w14:paraId="5A7986A6" w14:textId="77777777" w:rsidR="00F06E64" w:rsidRPr="00F06E64" w:rsidRDefault="00F06E64" w:rsidP="00F06E64">
      <w:r w:rsidRPr="00F06E64">
        <w:t>Conditions:</w:t>
      </w:r>
    </w:p>
    <w:p w14:paraId="032F7EDA" w14:textId="77777777" w:rsidR="00F06E64" w:rsidRPr="00F06E64" w:rsidRDefault="00F06E64">
      <w:pPr>
        <w:pStyle w:val="Akapitzlist"/>
        <w:numPr>
          <w:ilvl w:val="0"/>
          <w:numId w:val="158"/>
        </w:numPr>
      </w:pPr>
      <w:r w:rsidRPr="00F06E64">
        <w:t xml:space="preserve">All: </w:t>
      </w:r>
    </w:p>
    <w:p w14:paraId="50221DED" w14:textId="77777777" w:rsidR="00F06E64" w:rsidRPr="00F06E64" w:rsidRDefault="00F06E64">
      <w:pPr>
        <w:pStyle w:val="Akapitzlist"/>
        <w:numPr>
          <w:ilvl w:val="1"/>
          <w:numId w:val="158"/>
        </w:numPr>
      </w:pPr>
      <w:r w:rsidRPr="00A3069E">
        <w:rPr>
          <w:rStyle w:val="Pogrubienie"/>
          <w:rFonts w:cstheme="minorHAnsi"/>
          <w:b w:val="0"/>
          <w:bCs w:val="0"/>
          <w:szCs w:val="22"/>
        </w:rPr>
        <w:t>Trial Date</w:t>
      </w:r>
      <w:r w:rsidRPr="00F06E64">
        <w:t xml:space="preserve"> has changed</w:t>
      </w:r>
    </w:p>
    <w:p w14:paraId="47E2F7CC" w14:textId="77777777" w:rsidR="00F06E64" w:rsidRPr="00F06E64" w:rsidRDefault="00F06E64">
      <w:pPr>
        <w:pStyle w:val="Akapitzlist"/>
        <w:numPr>
          <w:ilvl w:val="1"/>
          <w:numId w:val="158"/>
        </w:numPr>
      </w:pPr>
      <w:r w:rsidRPr="00A3069E">
        <w:rPr>
          <w:rStyle w:val="Pogrubienie"/>
          <w:rFonts w:cstheme="minorHAnsi"/>
          <w:b w:val="0"/>
          <w:bCs w:val="0"/>
          <w:szCs w:val="22"/>
        </w:rPr>
        <w:t>Trial Date</w:t>
      </w:r>
      <w:r w:rsidRPr="00F06E64">
        <w:t xml:space="preserve"> is not empty</w:t>
      </w:r>
    </w:p>
    <w:p w14:paraId="694930C3" w14:textId="77777777" w:rsidR="00F06E64" w:rsidRPr="00F06E64" w:rsidRDefault="00F06E64">
      <w:pPr>
        <w:pStyle w:val="Akapitzlist"/>
        <w:numPr>
          <w:ilvl w:val="1"/>
          <w:numId w:val="158"/>
        </w:numPr>
      </w:pPr>
      <w:r w:rsidRPr="00A3069E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F06E64">
        <w:t xml:space="preserve"> is </w:t>
      </w:r>
      <w:r w:rsidRPr="00A3069E">
        <w:rPr>
          <w:rStyle w:val="Uwydatnienie"/>
          <w:rFonts w:asciiTheme="minorHAnsi" w:hAnsiTheme="minorHAnsi" w:cstheme="minorHAnsi"/>
          <w:szCs w:val="22"/>
        </w:rPr>
        <w:t>0</w:t>
      </w:r>
    </w:p>
    <w:p w14:paraId="3E5AB858" w14:textId="77777777" w:rsidR="00F06E64" w:rsidRPr="00F06E64" w:rsidRDefault="00F06E64" w:rsidP="00F06E64">
      <w:r w:rsidRPr="00F06E64">
        <w:t>Tasks:</w:t>
      </w:r>
    </w:p>
    <w:p w14:paraId="395EE0E9" w14:textId="77777777" w:rsidR="00F06E64" w:rsidRPr="00F06E64" w:rsidRDefault="00F06E64">
      <w:pPr>
        <w:pStyle w:val="Akapitzlist"/>
        <w:numPr>
          <w:ilvl w:val="0"/>
          <w:numId w:val="158"/>
        </w:numPr>
      </w:pPr>
      <w:r w:rsidRPr="00F06E64">
        <w:t>create task for Scheduling Team - Mediation/Arbitraion to "Immediately add all deadline dates in"</w:t>
      </w:r>
    </w:p>
    <w:p w14:paraId="07E7156D" w14:textId="77777777" w:rsidR="00F06E64" w:rsidRPr="00F06E64" w:rsidRDefault="00F06E64">
      <w:pPr>
        <w:pStyle w:val="Akapitzlist"/>
        <w:numPr>
          <w:ilvl w:val="0"/>
          <w:numId w:val="158"/>
        </w:numPr>
      </w:pPr>
      <w:r w:rsidRPr="00F06E64">
        <w:t>calendar event for Assigned and Case Manager "Trial" for same date and time Trial Date</w:t>
      </w:r>
    </w:p>
    <w:p w14:paraId="472DB4B7" w14:textId="77777777" w:rsidR="00F06E64" w:rsidRPr="00F06E64" w:rsidRDefault="00F06E64">
      <w:pPr>
        <w:pStyle w:val="Akapitzlist"/>
        <w:numPr>
          <w:ilvl w:val="0"/>
          <w:numId w:val="158"/>
        </w:numPr>
      </w:pPr>
      <w:r w:rsidRPr="00F06E64">
        <w:t xml:space="preserve">Set Trial Status to Trial Order Received </w:t>
      </w:r>
    </w:p>
    <w:p w14:paraId="3F7A9A36" w14:textId="1D6C9416" w:rsidR="00F06E64" w:rsidRPr="00F06E64" w:rsidRDefault="00F06E64" w:rsidP="00A3069E">
      <w:pPr>
        <w:pStyle w:val="DBH3"/>
      </w:pPr>
      <w:bookmarkStart w:id="382" w:name="_Toc130299976"/>
      <w:r w:rsidRPr="00F06E64">
        <w:t>Trial Status change to Jury Instuctions/Verdict Form Filed</w:t>
      </w:r>
      <w:bookmarkEnd w:id="382"/>
    </w:p>
    <w:p w14:paraId="5D7AD944" w14:textId="77777777" w:rsidR="00F06E64" w:rsidRPr="00F06E64" w:rsidRDefault="00F06E64" w:rsidP="00F06E64">
      <w:r w:rsidRPr="00F06E64">
        <w:t>Conditions:</w:t>
      </w:r>
    </w:p>
    <w:p w14:paraId="4CEDE2C3" w14:textId="77777777" w:rsidR="00F06E64" w:rsidRPr="00F06E64" w:rsidRDefault="00F06E64">
      <w:pPr>
        <w:pStyle w:val="Akapitzlist"/>
        <w:numPr>
          <w:ilvl w:val="0"/>
          <w:numId w:val="159"/>
        </w:numPr>
      </w:pPr>
      <w:r w:rsidRPr="00F06E64">
        <w:t xml:space="preserve">All: </w:t>
      </w:r>
    </w:p>
    <w:p w14:paraId="5D21439B" w14:textId="77777777" w:rsidR="00F06E64" w:rsidRPr="00F06E64" w:rsidRDefault="00F06E64">
      <w:pPr>
        <w:pStyle w:val="Akapitzlist"/>
        <w:numPr>
          <w:ilvl w:val="1"/>
          <w:numId w:val="159"/>
        </w:numPr>
      </w:pPr>
      <w:r w:rsidRPr="00A3069E">
        <w:rPr>
          <w:rStyle w:val="Pogrubienie"/>
          <w:rFonts w:cstheme="minorHAnsi"/>
          <w:b w:val="0"/>
          <w:bCs w:val="0"/>
          <w:szCs w:val="22"/>
        </w:rPr>
        <w:t>Trial Status</w:t>
      </w:r>
      <w:r w:rsidRPr="00F06E64">
        <w:t xml:space="preserve"> has changed</w:t>
      </w:r>
    </w:p>
    <w:p w14:paraId="602B794F" w14:textId="77777777" w:rsidR="00F06E64" w:rsidRPr="00F06E64" w:rsidRDefault="00F06E64">
      <w:pPr>
        <w:pStyle w:val="Akapitzlist"/>
        <w:numPr>
          <w:ilvl w:val="1"/>
          <w:numId w:val="159"/>
        </w:numPr>
      </w:pPr>
      <w:r w:rsidRPr="00A3069E">
        <w:rPr>
          <w:rStyle w:val="Pogrubienie"/>
          <w:rFonts w:cstheme="minorHAnsi"/>
          <w:b w:val="0"/>
          <w:bCs w:val="0"/>
          <w:szCs w:val="22"/>
        </w:rPr>
        <w:t>Trial Status</w:t>
      </w:r>
      <w:r w:rsidRPr="00F06E64">
        <w:t xml:space="preserve"> is </w:t>
      </w:r>
      <w:r w:rsidRPr="00A3069E">
        <w:rPr>
          <w:rStyle w:val="Uwydatnienie"/>
          <w:rFonts w:asciiTheme="minorHAnsi" w:hAnsiTheme="minorHAnsi" w:cstheme="minorHAnsi"/>
          <w:szCs w:val="22"/>
        </w:rPr>
        <w:t>Jury Instuctions/Verdict Form Filed</w:t>
      </w:r>
    </w:p>
    <w:p w14:paraId="7ED9AA08" w14:textId="77777777" w:rsidR="00F06E64" w:rsidRPr="00F06E64" w:rsidRDefault="00F06E64">
      <w:pPr>
        <w:pStyle w:val="Akapitzlist"/>
        <w:numPr>
          <w:ilvl w:val="1"/>
          <w:numId w:val="159"/>
        </w:numPr>
      </w:pPr>
      <w:r w:rsidRPr="00A3069E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F06E64">
        <w:t xml:space="preserve"> is </w:t>
      </w:r>
      <w:r w:rsidRPr="00A3069E">
        <w:rPr>
          <w:rStyle w:val="Uwydatnienie"/>
          <w:rFonts w:asciiTheme="minorHAnsi" w:hAnsiTheme="minorHAnsi" w:cstheme="minorHAnsi"/>
          <w:szCs w:val="22"/>
        </w:rPr>
        <w:t>0</w:t>
      </w:r>
    </w:p>
    <w:p w14:paraId="2A6539D1" w14:textId="77777777" w:rsidR="00F06E64" w:rsidRPr="00F06E64" w:rsidRDefault="00F06E64" w:rsidP="00F06E64">
      <w:r w:rsidRPr="00F06E64">
        <w:t>Tasks:</w:t>
      </w:r>
    </w:p>
    <w:p w14:paraId="0867D348" w14:textId="77777777" w:rsidR="00F06E64" w:rsidRPr="00F06E64" w:rsidRDefault="00F06E64">
      <w:pPr>
        <w:pStyle w:val="Akapitzlist"/>
        <w:numPr>
          <w:ilvl w:val="0"/>
          <w:numId w:val="159"/>
        </w:numPr>
      </w:pPr>
      <w:r w:rsidRPr="00F06E64">
        <w:t xml:space="preserve">Set date Jury Instructions/Verdict Form </w:t>
      </w:r>
    </w:p>
    <w:p w14:paraId="12212828" w14:textId="233A65EA" w:rsidR="00F06E64" w:rsidRPr="00F06E64" w:rsidRDefault="00F06E64" w:rsidP="00A3069E">
      <w:pPr>
        <w:pStyle w:val="DBH3"/>
      </w:pPr>
      <w:bookmarkStart w:id="383" w:name="_Toc130299977"/>
      <w:r w:rsidRPr="00F06E64">
        <w:t>Trial Status change to Motion to Notice of Trial</w:t>
      </w:r>
      <w:bookmarkEnd w:id="383"/>
    </w:p>
    <w:p w14:paraId="1D0E4673" w14:textId="77777777" w:rsidR="00F06E64" w:rsidRPr="00F06E64" w:rsidRDefault="00F06E64" w:rsidP="00F06E64">
      <w:r w:rsidRPr="00F06E64">
        <w:t>Conditions:</w:t>
      </w:r>
    </w:p>
    <w:p w14:paraId="47B15AEE" w14:textId="77777777" w:rsidR="00F06E64" w:rsidRPr="00F06E64" w:rsidRDefault="00F06E64">
      <w:pPr>
        <w:pStyle w:val="Akapitzlist"/>
        <w:numPr>
          <w:ilvl w:val="0"/>
          <w:numId w:val="159"/>
        </w:numPr>
      </w:pPr>
      <w:r w:rsidRPr="00F06E64">
        <w:t xml:space="preserve">All: </w:t>
      </w:r>
    </w:p>
    <w:p w14:paraId="79FA3C4A" w14:textId="77777777" w:rsidR="00F06E64" w:rsidRPr="00F06E64" w:rsidRDefault="00F06E64">
      <w:pPr>
        <w:pStyle w:val="Akapitzlist"/>
        <w:numPr>
          <w:ilvl w:val="1"/>
          <w:numId w:val="159"/>
        </w:numPr>
      </w:pPr>
      <w:r w:rsidRPr="00A3069E">
        <w:rPr>
          <w:rStyle w:val="Pogrubienie"/>
          <w:rFonts w:cstheme="minorHAnsi"/>
          <w:b w:val="0"/>
          <w:bCs w:val="0"/>
          <w:szCs w:val="22"/>
        </w:rPr>
        <w:t>Trial Status</w:t>
      </w:r>
      <w:r w:rsidRPr="00F06E64">
        <w:t xml:space="preserve"> has changed</w:t>
      </w:r>
    </w:p>
    <w:p w14:paraId="0FE7EF4D" w14:textId="77777777" w:rsidR="00F06E64" w:rsidRPr="00F06E64" w:rsidRDefault="00F06E64">
      <w:pPr>
        <w:pStyle w:val="Akapitzlist"/>
        <w:numPr>
          <w:ilvl w:val="1"/>
          <w:numId w:val="159"/>
        </w:numPr>
      </w:pPr>
      <w:r w:rsidRPr="00A3069E">
        <w:rPr>
          <w:rStyle w:val="Pogrubienie"/>
          <w:rFonts w:cstheme="minorHAnsi"/>
          <w:b w:val="0"/>
          <w:bCs w:val="0"/>
          <w:szCs w:val="22"/>
        </w:rPr>
        <w:t>Trial Status</w:t>
      </w:r>
      <w:r w:rsidRPr="00F06E64">
        <w:t xml:space="preserve"> is </w:t>
      </w:r>
      <w:r w:rsidRPr="00A3069E">
        <w:rPr>
          <w:rStyle w:val="Uwydatnienie"/>
          <w:rFonts w:asciiTheme="minorHAnsi" w:hAnsiTheme="minorHAnsi" w:cstheme="minorHAnsi"/>
          <w:szCs w:val="22"/>
        </w:rPr>
        <w:t>Notice of Trial</w:t>
      </w:r>
    </w:p>
    <w:p w14:paraId="4FD41FBC" w14:textId="77777777" w:rsidR="00F06E64" w:rsidRPr="00F06E64" w:rsidRDefault="00F06E64">
      <w:pPr>
        <w:pStyle w:val="Akapitzlist"/>
        <w:numPr>
          <w:ilvl w:val="1"/>
          <w:numId w:val="159"/>
        </w:numPr>
      </w:pPr>
      <w:r w:rsidRPr="00A3069E">
        <w:rPr>
          <w:rStyle w:val="Pogrubienie"/>
          <w:rFonts w:cstheme="minorHAnsi"/>
          <w:b w:val="0"/>
          <w:bCs w:val="0"/>
          <w:szCs w:val="22"/>
        </w:rPr>
        <w:t>Lock Automation</w:t>
      </w:r>
      <w:r w:rsidRPr="00F06E64">
        <w:t xml:space="preserve"> is </w:t>
      </w:r>
      <w:r w:rsidRPr="00A3069E">
        <w:rPr>
          <w:rStyle w:val="Uwydatnienie"/>
          <w:rFonts w:asciiTheme="minorHAnsi" w:hAnsiTheme="minorHAnsi" w:cstheme="minorHAnsi"/>
          <w:szCs w:val="22"/>
        </w:rPr>
        <w:t>0</w:t>
      </w:r>
    </w:p>
    <w:p w14:paraId="7863BFDC" w14:textId="77777777" w:rsidR="00F06E64" w:rsidRPr="00F06E64" w:rsidRDefault="00F06E64" w:rsidP="00F06E64">
      <w:r w:rsidRPr="00F06E64">
        <w:t>Tasks:</w:t>
      </w:r>
    </w:p>
    <w:p w14:paraId="25C44F36" w14:textId="1C758FC9" w:rsidR="00F06E64" w:rsidRDefault="00F06E64">
      <w:pPr>
        <w:pStyle w:val="Akapitzlist"/>
        <w:numPr>
          <w:ilvl w:val="0"/>
          <w:numId w:val="159"/>
        </w:numPr>
      </w:pPr>
      <w:r w:rsidRPr="00F06E64">
        <w:t>Set date Notice for Trial</w:t>
      </w:r>
    </w:p>
    <w:p w14:paraId="6519DC0C" w14:textId="77777777" w:rsidR="00AB1B43" w:rsidRPr="00F06E64" w:rsidRDefault="00AB1B43" w:rsidP="00AB1B43"/>
    <w:p w14:paraId="158A46B7" w14:textId="77777777" w:rsidR="00F06E64" w:rsidRPr="00F06E64" w:rsidRDefault="00F06E64" w:rsidP="00F06E64">
      <w:pPr>
        <w:rPr>
          <w:lang w:eastAsia="ja-JP"/>
        </w:rPr>
      </w:pPr>
    </w:p>
    <w:sectPr w:rsidR="00F06E64" w:rsidRPr="00F06E64" w:rsidSect="003270E1">
      <w:headerReference w:type="default" r:id="rId53"/>
      <w:footerReference w:type="default" r:id="rId54"/>
      <w:pgSz w:w="11906" w:h="16838" w:code="9"/>
      <w:pgMar w:top="1440" w:right="1106" w:bottom="144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000F4A" w14:textId="77777777" w:rsidR="00133C74" w:rsidRDefault="00133C74" w:rsidP="00CE5005">
      <w:r>
        <w:separator/>
      </w:r>
    </w:p>
  </w:endnote>
  <w:endnote w:type="continuationSeparator" w:id="0">
    <w:p w14:paraId="0C3B28AE" w14:textId="77777777" w:rsidR="00133C74" w:rsidRDefault="00133C74" w:rsidP="00CE50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FuturaA Bk BT">
    <w:altName w:val="Century Gothic"/>
    <w:charset w:val="00"/>
    <w:family w:val="swiss"/>
    <w:pitch w:val="variable"/>
    <w:sig w:usb0="00000087" w:usb1="00000000" w:usb2="00000000" w:usb3="00000000" w:csb0="0000001B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iberation Serif">
    <w:panose1 w:val="02020603050405020304"/>
    <w:charset w:val="EE"/>
    <w:family w:val="roman"/>
    <w:pitch w:val="variable"/>
    <w:sig w:usb0="E0000AFF" w:usb1="500078FF" w:usb2="00000021" w:usb3="00000000" w:csb0="000001BF" w:csb1="00000000"/>
  </w:font>
  <w:font w:name="Lohit Hindi">
    <w:altName w:val="Yu Gothic"/>
    <w:charset w:val="80"/>
    <w:family w:val="auto"/>
    <w:pitch w:val="variable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B2F3C" w14:textId="3210BD92" w:rsidR="004815E4" w:rsidRPr="00583E22" w:rsidRDefault="004815E4" w:rsidP="00583E22">
    <w:pPr>
      <w:pStyle w:val="Stopka"/>
      <w:pBdr>
        <w:top w:val="single" w:sz="4" w:space="1" w:color="1F497D"/>
      </w:pBdr>
      <w:rPr>
        <w:rStyle w:val="Numerstrony"/>
        <w:rFonts w:ascii="Calibri" w:hAnsi="Calibri"/>
        <w:color w:val="1F497D"/>
        <w:sz w:val="18"/>
        <w:szCs w:val="18"/>
      </w:rPr>
    </w:pPr>
    <w:r w:rsidRPr="00583E22">
      <w:rPr>
        <w:noProof/>
        <w:color w:val="1F497D"/>
        <w:lang w:eastAsia="pl-PL"/>
      </w:rPr>
      <mc:AlternateContent>
        <mc:Choice Requires="wps">
          <w:drawing>
            <wp:anchor distT="0" distB="0" distL="114300" distR="114300" simplePos="0" relativeHeight="251656192" behindDoc="0" locked="0" layoutInCell="0" allowOverlap="1" wp14:anchorId="7F1E18ED" wp14:editId="40AF455E">
              <wp:simplePos x="0" y="0"/>
              <wp:positionH relativeFrom="column">
                <wp:posOffset>5516880</wp:posOffset>
              </wp:positionH>
              <wp:positionV relativeFrom="paragraph">
                <wp:posOffset>-12065</wp:posOffset>
              </wp:positionV>
              <wp:extent cx="731520" cy="365125"/>
              <wp:effectExtent l="0" t="0" r="0" b="0"/>
              <wp:wrapNone/>
              <wp:docPr id="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1520" cy="3651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04F800" w14:textId="77777777" w:rsidR="004815E4" w:rsidRPr="006F5795" w:rsidRDefault="004815E4" w:rsidP="00CE5005">
                          <w:pPr>
                            <w:rPr>
                              <w:color w:val="1F497D"/>
                            </w:rPr>
                          </w:pPr>
                          <w:r w:rsidRPr="006F5795">
                            <w:rPr>
                              <w:rStyle w:val="Numerstrony"/>
                              <w:rFonts w:ascii="Calibri" w:hAnsi="Calibri"/>
                              <w:color w:val="1F497D"/>
                              <w:sz w:val="18"/>
                            </w:rPr>
                            <w:fldChar w:fldCharType="begin"/>
                          </w:r>
                          <w:r w:rsidRPr="006F5795">
                            <w:rPr>
                              <w:rStyle w:val="Numerstrony"/>
                              <w:rFonts w:ascii="Calibri" w:hAnsi="Calibri"/>
                              <w:color w:val="1F497D"/>
                              <w:sz w:val="18"/>
                            </w:rPr>
                            <w:instrText xml:space="preserve"> PAGE </w:instrText>
                          </w:r>
                          <w:r w:rsidRPr="006F5795">
                            <w:rPr>
                              <w:rStyle w:val="Numerstrony"/>
                              <w:rFonts w:ascii="Calibri" w:hAnsi="Calibri"/>
                              <w:color w:val="1F497D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Style w:val="Numerstrony"/>
                              <w:rFonts w:ascii="Calibri" w:hAnsi="Calibri"/>
                              <w:noProof/>
                              <w:color w:val="1F497D"/>
                              <w:sz w:val="18"/>
                            </w:rPr>
                            <w:t>5</w:t>
                          </w:r>
                          <w:r w:rsidRPr="006F5795">
                            <w:rPr>
                              <w:rStyle w:val="Numerstrony"/>
                              <w:rFonts w:ascii="Calibri" w:hAnsi="Calibri"/>
                              <w:color w:val="1F497D"/>
                              <w:sz w:val="18"/>
                            </w:rPr>
                            <w:fldChar w:fldCharType="end"/>
                          </w:r>
                          <w:r w:rsidRPr="006F5795">
                            <w:rPr>
                              <w:rStyle w:val="Numerstrony"/>
                              <w:rFonts w:ascii="Calibri" w:hAnsi="Calibri"/>
                              <w:color w:val="1F497D"/>
                              <w:sz w:val="18"/>
                            </w:rPr>
                            <w:t>/</w:t>
                          </w:r>
                          <w:r w:rsidRPr="006F5795">
                            <w:rPr>
                              <w:rStyle w:val="Numerstrony"/>
                              <w:rFonts w:ascii="Calibri" w:hAnsi="Calibri"/>
                              <w:color w:val="1F497D"/>
                              <w:sz w:val="18"/>
                            </w:rPr>
                            <w:fldChar w:fldCharType="begin"/>
                          </w:r>
                          <w:r w:rsidRPr="006F5795">
                            <w:rPr>
                              <w:rStyle w:val="Numerstrony"/>
                              <w:rFonts w:ascii="Calibri" w:hAnsi="Calibri"/>
                              <w:color w:val="1F497D"/>
                              <w:sz w:val="18"/>
                            </w:rPr>
                            <w:instrText xml:space="preserve"> NUMPAGES </w:instrText>
                          </w:r>
                          <w:r w:rsidRPr="006F5795">
                            <w:rPr>
                              <w:rStyle w:val="Numerstrony"/>
                              <w:rFonts w:ascii="Calibri" w:hAnsi="Calibri"/>
                              <w:color w:val="1F497D"/>
                              <w:sz w:val="18"/>
                            </w:rPr>
                            <w:fldChar w:fldCharType="separate"/>
                          </w:r>
                          <w:ins w:id="384" w:author="Rafał Karpacz" w:date="2022-09-08T14:23:00Z">
                            <w:r>
                              <w:rPr>
                                <w:rStyle w:val="Numerstrony"/>
                                <w:rFonts w:ascii="Calibri" w:hAnsi="Calibri"/>
                                <w:noProof/>
                                <w:color w:val="1F497D"/>
                                <w:sz w:val="18"/>
                              </w:rPr>
                              <w:t>11</w:t>
                            </w:r>
                          </w:ins>
                          <w:del w:id="385" w:author="Rafał Karpacz" w:date="2022-09-08T14:21:00Z">
                            <w:r w:rsidDel="00F32C9A">
                              <w:rPr>
                                <w:rStyle w:val="Numerstrony"/>
                                <w:rFonts w:ascii="Calibri" w:hAnsi="Calibri"/>
                                <w:noProof/>
                                <w:color w:val="1F497D"/>
                                <w:sz w:val="18"/>
                              </w:rPr>
                              <w:delText>11</w:delText>
                            </w:r>
                          </w:del>
                          <w:r w:rsidRPr="006F5795">
                            <w:rPr>
                              <w:rStyle w:val="Numerstrony"/>
                              <w:rFonts w:ascii="Calibri" w:hAnsi="Calibri"/>
                              <w:color w:val="1F497D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1E18E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left:0;text-align:left;margin-left:434.4pt;margin-top:-.95pt;width:57.6pt;height:28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" o:allowincell="f" filled="f" stroked="f">
              <v:textbox>
                <w:txbxContent>
                  <w:p w14:paraId="1F04F800" w14:textId="77777777" w:rsidR="004815E4" w:rsidRPr="006F5795" w:rsidRDefault="004815E4" w:rsidP="00CE5005">
                    <w:pPr>
                      <w:rPr>
                        <w:color w:val="1F497D"/>
                      </w:rPr>
                    </w:pPr>
                    <w:r w:rsidRPr="006F5795">
                      <w:rPr>
                        <w:rStyle w:val="Numerstrony"/>
                        <w:rFonts w:ascii="Calibri" w:hAnsi="Calibri"/>
                        <w:color w:val="1F497D"/>
                        <w:sz w:val="18"/>
                      </w:rPr>
                      <w:fldChar w:fldCharType="begin"/>
                    </w:r>
                    <w:r w:rsidRPr="006F5795">
                      <w:rPr>
                        <w:rStyle w:val="Numerstrony"/>
                        <w:rFonts w:ascii="Calibri" w:hAnsi="Calibri"/>
                        <w:color w:val="1F497D"/>
                        <w:sz w:val="18"/>
                      </w:rPr>
                      <w:instrText xml:space="preserve"> PAGE </w:instrText>
                    </w:r>
                    <w:r w:rsidRPr="006F5795">
                      <w:rPr>
                        <w:rStyle w:val="Numerstrony"/>
                        <w:rFonts w:ascii="Calibri" w:hAnsi="Calibri"/>
                        <w:color w:val="1F497D"/>
                        <w:sz w:val="18"/>
                      </w:rPr>
                      <w:fldChar w:fldCharType="separate"/>
                    </w:r>
                    <w:r>
                      <w:rPr>
                        <w:rStyle w:val="Numerstrony"/>
                        <w:rFonts w:ascii="Calibri" w:hAnsi="Calibri"/>
                        <w:noProof/>
                        <w:color w:val="1F497D"/>
                        <w:sz w:val="18"/>
                      </w:rPr>
                      <w:t>5</w:t>
                    </w:r>
                    <w:r w:rsidRPr="006F5795">
                      <w:rPr>
                        <w:rStyle w:val="Numerstrony"/>
                        <w:rFonts w:ascii="Calibri" w:hAnsi="Calibri"/>
                        <w:color w:val="1F497D"/>
                        <w:sz w:val="18"/>
                      </w:rPr>
                      <w:fldChar w:fldCharType="end"/>
                    </w:r>
                    <w:r w:rsidRPr="006F5795">
                      <w:rPr>
                        <w:rStyle w:val="Numerstrony"/>
                        <w:rFonts w:ascii="Calibri" w:hAnsi="Calibri"/>
                        <w:color w:val="1F497D"/>
                        <w:sz w:val="18"/>
                      </w:rPr>
                      <w:t>/</w:t>
                    </w:r>
                    <w:r w:rsidRPr="006F5795">
                      <w:rPr>
                        <w:rStyle w:val="Numerstrony"/>
                        <w:rFonts w:ascii="Calibri" w:hAnsi="Calibri"/>
                        <w:color w:val="1F497D"/>
                        <w:sz w:val="18"/>
                      </w:rPr>
                      <w:fldChar w:fldCharType="begin"/>
                    </w:r>
                    <w:r w:rsidRPr="006F5795">
                      <w:rPr>
                        <w:rStyle w:val="Numerstrony"/>
                        <w:rFonts w:ascii="Calibri" w:hAnsi="Calibri"/>
                        <w:color w:val="1F497D"/>
                        <w:sz w:val="18"/>
                      </w:rPr>
                      <w:instrText xml:space="preserve"> NUMPAGES </w:instrText>
                    </w:r>
                    <w:r w:rsidRPr="006F5795">
                      <w:rPr>
                        <w:rStyle w:val="Numerstrony"/>
                        <w:rFonts w:ascii="Calibri" w:hAnsi="Calibri"/>
                        <w:color w:val="1F497D"/>
                        <w:sz w:val="18"/>
                      </w:rPr>
                      <w:fldChar w:fldCharType="separate"/>
                    </w:r>
                    <w:ins w:id="386" w:author="Rafał Karpacz" w:date="2022-09-08T14:23:00Z">
                      <w:r>
                        <w:rPr>
                          <w:rStyle w:val="Numerstrony"/>
                          <w:rFonts w:ascii="Calibri" w:hAnsi="Calibri"/>
                          <w:noProof/>
                          <w:color w:val="1F497D"/>
                          <w:sz w:val="18"/>
                        </w:rPr>
                        <w:t>11</w:t>
                      </w:r>
                    </w:ins>
                    <w:del w:id="387" w:author="Rafał Karpacz" w:date="2022-09-08T14:21:00Z">
                      <w:r w:rsidDel="00F32C9A">
                        <w:rPr>
                          <w:rStyle w:val="Numerstrony"/>
                          <w:rFonts w:ascii="Calibri" w:hAnsi="Calibri"/>
                          <w:noProof/>
                          <w:color w:val="1F497D"/>
                          <w:sz w:val="18"/>
                        </w:rPr>
                        <w:delText>11</w:delText>
                      </w:r>
                    </w:del>
                    <w:r w:rsidRPr="006F5795">
                      <w:rPr>
                        <w:rStyle w:val="Numerstrony"/>
                        <w:rFonts w:ascii="Calibri" w:hAnsi="Calibri"/>
                        <w:color w:val="1F497D"/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583E22">
      <w:rPr>
        <w:rStyle w:val="Numerstrony"/>
        <w:rFonts w:ascii="Calibri" w:hAnsi="Calibri"/>
        <w:color w:val="1F497D"/>
        <w:sz w:val="18"/>
        <w:szCs w:val="18"/>
      </w:rPr>
      <w:t>CRM</w:t>
    </w:r>
    <w:r>
      <w:rPr>
        <w:rStyle w:val="Numerstrony"/>
        <w:rFonts w:ascii="Calibri" w:hAnsi="Calibri"/>
        <w:color w:val="1F497D"/>
        <w:sz w:val="18"/>
        <w:szCs w:val="18"/>
      </w:rPr>
      <w:t xml:space="preserve"> </w:t>
    </w:r>
    <w:r w:rsidR="005315C9">
      <w:rPr>
        <w:rStyle w:val="Numerstrony"/>
        <w:rFonts w:ascii="Calibri" w:hAnsi="Calibri"/>
        <w:color w:val="1F497D"/>
        <w:sz w:val="18"/>
        <w:szCs w:val="18"/>
      </w:rPr>
      <w:t>PMC User Manual</w:t>
    </w:r>
    <w:r w:rsidRPr="00583E22">
      <w:rPr>
        <w:rStyle w:val="Numerstrony"/>
        <w:rFonts w:ascii="Calibri" w:hAnsi="Calibri"/>
        <w:color w:val="1F497D"/>
        <w:sz w:val="18"/>
        <w:szCs w:val="18"/>
      </w:rPr>
      <w:t>, Ed. 0</w:t>
    </w:r>
    <w:r w:rsidR="003013DE">
      <w:rPr>
        <w:rStyle w:val="Numerstrony"/>
        <w:rFonts w:ascii="Calibri" w:hAnsi="Calibri"/>
        <w:color w:val="1F497D"/>
        <w:sz w:val="18"/>
        <w:szCs w:val="18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2FF292" w14:textId="77777777" w:rsidR="00133C74" w:rsidRDefault="00133C74" w:rsidP="00CE5005">
      <w:r>
        <w:separator/>
      </w:r>
    </w:p>
  </w:footnote>
  <w:footnote w:type="continuationSeparator" w:id="0">
    <w:p w14:paraId="29C7AEAC" w14:textId="77777777" w:rsidR="00133C74" w:rsidRDefault="00133C74" w:rsidP="00CE50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56FF3" w14:textId="24603FA7" w:rsidR="004815E4" w:rsidRDefault="004815E4" w:rsidP="00583E22">
    <w:pPr>
      <w:pStyle w:val="Nagwek"/>
      <w:pBdr>
        <w:between w:val="single" w:sz="4" w:space="1" w:color="1F497D"/>
      </w:pBdr>
      <w:ind w:right="27"/>
    </w:pPr>
    <w:r>
      <w:rPr>
        <w:noProof/>
        <w:spacing w:val="-3"/>
        <w:lang w:eastAsia="pl-PL"/>
      </w:rPr>
      <w:drawing>
        <wp:anchor distT="0" distB="0" distL="114300" distR="114300" simplePos="0" relativeHeight="251658240" behindDoc="0" locked="0" layoutInCell="1" allowOverlap="1" wp14:anchorId="48E85BD1" wp14:editId="15173D8A">
          <wp:simplePos x="0" y="0"/>
          <wp:positionH relativeFrom="column">
            <wp:posOffset>5363845</wp:posOffset>
          </wp:positionH>
          <wp:positionV relativeFrom="paragraph">
            <wp:posOffset>-77273</wp:posOffset>
          </wp:positionV>
          <wp:extent cx="751840" cy="338455"/>
          <wp:effectExtent l="0" t="0" r="0" b="4445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otsystems_logo_small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1840" cy="3384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05050">
      <w:t xml:space="preserve"> </w:t>
    </w:r>
    <w:r w:rsidR="00083199">
      <w:rPr>
        <w:noProof/>
      </w:rPr>
      <w:drawing>
        <wp:inline distT="0" distB="0" distL="0" distR="0" wp14:anchorId="53C701E8" wp14:editId="0C3BB9FE">
          <wp:extent cx="363335" cy="338400"/>
          <wp:effectExtent l="0" t="0" r="0" b="5080"/>
          <wp:docPr id="64" name="Obraz 6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Obraz 6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flipH="1">
                    <a:off x="0" y="0"/>
                    <a:ext cx="363335" cy="338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0E48177" w14:textId="77777777" w:rsidR="004815E4" w:rsidRDefault="004815E4" w:rsidP="00583E22">
    <w:pPr>
      <w:pStyle w:val="Nagwek"/>
      <w:pBdr>
        <w:between w:val="single" w:sz="4" w:space="1" w:color="1F497D"/>
      </w:pBdr>
      <w:ind w:right="2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58228F00"/>
    <w:lvl w:ilvl="0">
      <w:start w:val="1"/>
      <w:numFmt w:val="bullet"/>
      <w:pStyle w:val="Nagwek9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0000006"/>
    <w:multiLevelType w:val="multilevel"/>
    <w:tmpl w:val="00000006"/>
    <w:name w:val="WW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B"/>
    <w:multiLevelType w:val="multilevel"/>
    <w:tmpl w:val="0000000B"/>
    <w:name w:val="WW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D"/>
    <w:multiLevelType w:val="multilevel"/>
    <w:tmpl w:val="0000000D"/>
    <w:name w:val="WWNum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7C50EA"/>
    <w:multiLevelType w:val="hybridMultilevel"/>
    <w:tmpl w:val="69C647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13E67F8"/>
    <w:multiLevelType w:val="hybridMultilevel"/>
    <w:tmpl w:val="899C85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1A01212"/>
    <w:multiLevelType w:val="hybridMultilevel"/>
    <w:tmpl w:val="AA4E22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236094C"/>
    <w:multiLevelType w:val="hybridMultilevel"/>
    <w:tmpl w:val="09C89FC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2B63537"/>
    <w:multiLevelType w:val="hybridMultilevel"/>
    <w:tmpl w:val="DFAA2C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2D67BFD"/>
    <w:multiLevelType w:val="hybridMultilevel"/>
    <w:tmpl w:val="7AA0C7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31C0A83"/>
    <w:multiLevelType w:val="hybridMultilevel"/>
    <w:tmpl w:val="3D60F8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4060C52"/>
    <w:multiLevelType w:val="hybridMultilevel"/>
    <w:tmpl w:val="D64E17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5345D8B"/>
    <w:multiLevelType w:val="hybridMultilevel"/>
    <w:tmpl w:val="3F422B6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3" w15:restartNumberingAfterBreak="0">
    <w:nsid w:val="05956596"/>
    <w:multiLevelType w:val="hybridMultilevel"/>
    <w:tmpl w:val="BAD4C876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6117C75"/>
    <w:multiLevelType w:val="hybridMultilevel"/>
    <w:tmpl w:val="26E692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A6E625D"/>
    <w:multiLevelType w:val="hybridMultilevel"/>
    <w:tmpl w:val="54D841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D0363E5"/>
    <w:multiLevelType w:val="hybridMultilevel"/>
    <w:tmpl w:val="B37404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D7E5463"/>
    <w:multiLevelType w:val="hybridMultilevel"/>
    <w:tmpl w:val="B0CACC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F8928D0"/>
    <w:multiLevelType w:val="hybridMultilevel"/>
    <w:tmpl w:val="81EEEB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04F5F41"/>
    <w:multiLevelType w:val="hybridMultilevel"/>
    <w:tmpl w:val="89888B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28353DE"/>
    <w:multiLevelType w:val="hybridMultilevel"/>
    <w:tmpl w:val="5D423E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4786343"/>
    <w:multiLevelType w:val="multilevel"/>
    <w:tmpl w:val="C31ECE7C"/>
    <w:lvl w:ilvl="0">
      <w:start w:val="1"/>
      <w:numFmt w:val="decimal"/>
      <w:pStyle w:val="DBH1"/>
      <w:lvlText w:val="%1."/>
      <w:lvlJc w:val="left"/>
      <w:pPr>
        <w:tabs>
          <w:tab w:val="num" w:pos="510"/>
        </w:tabs>
        <w:ind w:left="510" w:hanging="510"/>
      </w:pPr>
      <w:rPr>
        <w:rFonts w:cs="Times New Roman" w:hint="default"/>
      </w:rPr>
    </w:lvl>
    <w:lvl w:ilvl="1">
      <w:start w:val="1"/>
      <w:numFmt w:val="decimal"/>
      <w:pStyle w:val="DBH2"/>
      <w:lvlText w:val="%1.%2."/>
      <w:lvlJc w:val="left"/>
      <w:pPr>
        <w:tabs>
          <w:tab w:val="num" w:pos="720"/>
        </w:tabs>
        <w:ind w:left="510" w:hanging="510"/>
      </w:pPr>
      <w:rPr>
        <w:rFonts w:cs="Times New Roman" w:hint="default"/>
      </w:rPr>
    </w:lvl>
    <w:lvl w:ilvl="2">
      <w:start w:val="1"/>
      <w:numFmt w:val="decimal"/>
      <w:pStyle w:val="DBH3"/>
      <w:lvlText w:val="%1.%2.%3."/>
      <w:lvlJc w:val="left"/>
      <w:pPr>
        <w:tabs>
          <w:tab w:val="num" w:pos="1080"/>
        </w:tabs>
        <w:ind w:left="720" w:hanging="720"/>
      </w:pPr>
      <w:rPr>
        <w:rFonts w:cs="Times New Roman" w:hint="default"/>
      </w:rPr>
    </w:lvl>
    <w:lvl w:ilvl="3">
      <w:start w:val="1"/>
      <w:numFmt w:val="decimal"/>
      <w:pStyle w:val="DBH4"/>
      <w:lvlText w:val="%1.%2.%3.%4"/>
      <w:lvlJc w:val="left"/>
      <w:pPr>
        <w:tabs>
          <w:tab w:val="num" w:pos="1080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22" w15:restartNumberingAfterBreak="0">
    <w:nsid w:val="153C60C6"/>
    <w:multiLevelType w:val="hybridMultilevel"/>
    <w:tmpl w:val="A18E68EE"/>
    <w:lvl w:ilvl="0" w:tplc="0415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23" w15:restartNumberingAfterBreak="0">
    <w:nsid w:val="15C25A3D"/>
    <w:multiLevelType w:val="hybridMultilevel"/>
    <w:tmpl w:val="F33040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64051E9"/>
    <w:multiLevelType w:val="hybridMultilevel"/>
    <w:tmpl w:val="AAC860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8E2504D"/>
    <w:multiLevelType w:val="hybridMultilevel"/>
    <w:tmpl w:val="F328D9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9865A29"/>
    <w:multiLevelType w:val="hybridMultilevel"/>
    <w:tmpl w:val="D2F0B6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99B7DEE"/>
    <w:multiLevelType w:val="hybridMultilevel"/>
    <w:tmpl w:val="5AE0A4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9B56771"/>
    <w:multiLevelType w:val="hybridMultilevel"/>
    <w:tmpl w:val="EA5697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9FD473A"/>
    <w:multiLevelType w:val="hybridMultilevel"/>
    <w:tmpl w:val="B40E212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A41546D"/>
    <w:multiLevelType w:val="hybridMultilevel"/>
    <w:tmpl w:val="B8BC81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B2E65BD"/>
    <w:multiLevelType w:val="hybridMultilevel"/>
    <w:tmpl w:val="2E18A7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C563CEF"/>
    <w:multiLevelType w:val="hybridMultilevel"/>
    <w:tmpl w:val="FFD2AA0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CEC34FF"/>
    <w:multiLevelType w:val="hybridMultilevel"/>
    <w:tmpl w:val="7F86A71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D7D73FD"/>
    <w:multiLevelType w:val="hybridMultilevel"/>
    <w:tmpl w:val="284A14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EE61EC1"/>
    <w:multiLevelType w:val="hybridMultilevel"/>
    <w:tmpl w:val="C556F0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FF36BBC"/>
    <w:multiLevelType w:val="hybridMultilevel"/>
    <w:tmpl w:val="95CC47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7" w15:restartNumberingAfterBreak="0">
    <w:nsid w:val="20DB2EB2"/>
    <w:multiLevelType w:val="hybridMultilevel"/>
    <w:tmpl w:val="2BA856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0FB6F39"/>
    <w:multiLevelType w:val="hybridMultilevel"/>
    <w:tmpl w:val="38CE8B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1154D16"/>
    <w:multiLevelType w:val="hybridMultilevel"/>
    <w:tmpl w:val="A782BF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1573AC8"/>
    <w:multiLevelType w:val="hybridMultilevel"/>
    <w:tmpl w:val="77883D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29F6B84"/>
    <w:multiLevelType w:val="hybridMultilevel"/>
    <w:tmpl w:val="E3C2267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4213FD0"/>
    <w:multiLevelType w:val="hybridMultilevel"/>
    <w:tmpl w:val="A3300BB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24260A2B"/>
    <w:multiLevelType w:val="hybridMultilevel"/>
    <w:tmpl w:val="49A0DF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5684CFD"/>
    <w:multiLevelType w:val="hybridMultilevel"/>
    <w:tmpl w:val="42841F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59B6E22"/>
    <w:multiLevelType w:val="hybridMultilevel"/>
    <w:tmpl w:val="85AC7B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7C90FB0"/>
    <w:multiLevelType w:val="hybridMultilevel"/>
    <w:tmpl w:val="A3C2D5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82F5399"/>
    <w:multiLevelType w:val="hybridMultilevel"/>
    <w:tmpl w:val="78944EC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8B02F4E"/>
    <w:multiLevelType w:val="hybridMultilevel"/>
    <w:tmpl w:val="26063E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91A0A4B"/>
    <w:multiLevelType w:val="hybridMultilevel"/>
    <w:tmpl w:val="ACC6AF1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9625131"/>
    <w:multiLevelType w:val="hybridMultilevel"/>
    <w:tmpl w:val="E5F0AB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C0566F3"/>
    <w:multiLevelType w:val="hybridMultilevel"/>
    <w:tmpl w:val="89A4CEFE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D1B23CA"/>
    <w:multiLevelType w:val="multilevel"/>
    <w:tmpl w:val="2D4AE9EC"/>
    <w:lvl w:ilvl="0">
      <w:start w:val="1"/>
      <w:numFmt w:val="decimal"/>
      <w:pStyle w:val="xStylNagwek1WyjustowanyPo24pt1"/>
      <w:lvlText w:val="%1."/>
      <w:lvlJc w:val="left"/>
      <w:pPr>
        <w:tabs>
          <w:tab w:val="num" w:pos="833"/>
        </w:tabs>
        <w:ind w:left="549" w:hanging="113"/>
      </w:pPr>
      <w:rPr>
        <w:rFonts w:cs="Times New Roman" w:hint="default"/>
      </w:rPr>
    </w:lvl>
    <w:lvl w:ilvl="1">
      <w:start w:val="1"/>
      <w:numFmt w:val="decimal"/>
      <w:pStyle w:val="xStylNagwek2Interlinia15wiersza1"/>
      <w:lvlText w:val="%1.%2."/>
      <w:lvlJc w:val="left"/>
      <w:pPr>
        <w:tabs>
          <w:tab w:val="num" w:pos="1228"/>
        </w:tabs>
        <w:ind w:left="663" w:hanging="114"/>
      </w:pPr>
      <w:rPr>
        <w:rFonts w:cs="Times New Roman" w:hint="default"/>
      </w:rPr>
    </w:lvl>
    <w:lvl w:ilvl="2">
      <w:start w:val="1"/>
      <w:numFmt w:val="decimal"/>
      <w:pStyle w:val="xStylNagwek3Przed12ptPo3pt13pt"/>
      <w:lvlText w:val="%1.%2.%3."/>
      <w:lvlJc w:val="left"/>
      <w:pPr>
        <w:tabs>
          <w:tab w:val="num" w:pos="1134"/>
        </w:tabs>
        <w:ind w:left="1660" w:hanging="94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236"/>
        </w:tabs>
        <w:ind w:left="2164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956"/>
        </w:tabs>
        <w:ind w:left="2668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316"/>
        </w:tabs>
        <w:ind w:left="3172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4036"/>
        </w:tabs>
        <w:ind w:left="3676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96"/>
        </w:tabs>
        <w:ind w:left="4180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116"/>
        </w:tabs>
        <w:ind w:left="4756" w:hanging="1440"/>
      </w:pPr>
      <w:rPr>
        <w:rFonts w:cs="Times New Roman" w:hint="default"/>
      </w:rPr>
    </w:lvl>
  </w:abstractNum>
  <w:abstractNum w:abstractNumId="53" w15:restartNumberingAfterBreak="0">
    <w:nsid w:val="2D69563F"/>
    <w:multiLevelType w:val="hybridMultilevel"/>
    <w:tmpl w:val="02548A42"/>
    <w:lvl w:ilvl="0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2F917952"/>
    <w:multiLevelType w:val="hybridMultilevel"/>
    <w:tmpl w:val="98A431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16E15FC"/>
    <w:multiLevelType w:val="hybridMultilevel"/>
    <w:tmpl w:val="9D2408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20B0A64"/>
    <w:multiLevelType w:val="hybridMultilevel"/>
    <w:tmpl w:val="7B56F4D0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326C275D"/>
    <w:multiLevelType w:val="hybridMultilevel"/>
    <w:tmpl w:val="42B0AA9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336B5ED9"/>
    <w:multiLevelType w:val="hybridMultilevel"/>
    <w:tmpl w:val="27B6FA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34097C48"/>
    <w:multiLevelType w:val="hybridMultilevel"/>
    <w:tmpl w:val="1E146D60"/>
    <w:lvl w:ilvl="0" w:tplc="02082A2A">
      <w:start w:val="1"/>
      <w:numFmt w:val="bullet"/>
      <w:pStyle w:val="Bullet1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</w:rPr>
    </w:lvl>
    <w:lvl w:ilvl="1" w:tplc="04150019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15001B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5000F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50019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15001B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5000F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50019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15001B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60" w15:restartNumberingAfterBreak="0">
    <w:nsid w:val="35886567"/>
    <w:multiLevelType w:val="hybridMultilevel"/>
    <w:tmpl w:val="5C3CC6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35997D72"/>
    <w:multiLevelType w:val="hybridMultilevel"/>
    <w:tmpl w:val="B838C01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3630030B"/>
    <w:multiLevelType w:val="hybridMultilevel"/>
    <w:tmpl w:val="E24C3C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36D951B6"/>
    <w:multiLevelType w:val="hybridMultilevel"/>
    <w:tmpl w:val="F2D44E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378B1135"/>
    <w:multiLevelType w:val="hybridMultilevel"/>
    <w:tmpl w:val="AEF2EF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7FB65DF"/>
    <w:multiLevelType w:val="hybridMultilevel"/>
    <w:tmpl w:val="6E844DB6"/>
    <w:lvl w:ilvl="0" w:tplc="0415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66" w15:restartNumberingAfterBreak="0">
    <w:nsid w:val="382946BC"/>
    <w:multiLevelType w:val="hybridMultilevel"/>
    <w:tmpl w:val="FE3AA5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38BD629F"/>
    <w:multiLevelType w:val="hybridMultilevel"/>
    <w:tmpl w:val="0CD22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39507C50"/>
    <w:multiLevelType w:val="hybridMultilevel"/>
    <w:tmpl w:val="4F3E66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A312263"/>
    <w:multiLevelType w:val="hybridMultilevel"/>
    <w:tmpl w:val="A8B835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A35374B"/>
    <w:multiLevelType w:val="hybridMultilevel"/>
    <w:tmpl w:val="12FCAD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3AA506F9"/>
    <w:multiLevelType w:val="hybridMultilevel"/>
    <w:tmpl w:val="656A205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2" w15:restartNumberingAfterBreak="0">
    <w:nsid w:val="3ADC5B02"/>
    <w:multiLevelType w:val="hybridMultilevel"/>
    <w:tmpl w:val="9BF6DAEC"/>
    <w:lvl w:ilvl="0" w:tplc="0415000F">
      <w:start w:val="1"/>
      <w:numFmt w:val="decimal"/>
      <w:lvlText w:val="%1."/>
      <w:lvlJc w:val="left"/>
      <w:pPr>
        <w:ind w:left="768" w:hanging="360"/>
      </w:pPr>
    </w:lvl>
    <w:lvl w:ilvl="1" w:tplc="04150019" w:tentative="1">
      <w:start w:val="1"/>
      <w:numFmt w:val="lowerLetter"/>
      <w:lvlText w:val="%2."/>
      <w:lvlJc w:val="left"/>
      <w:pPr>
        <w:ind w:left="1488" w:hanging="360"/>
      </w:pPr>
    </w:lvl>
    <w:lvl w:ilvl="2" w:tplc="0415001B" w:tentative="1">
      <w:start w:val="1"/>
      <w:numFmt w:val="lowerRoman"/>
      <w:lvlText w:val="%3."/>
      <w:lvlJc w:val="right"/>
      <w:pPr>
        <w:ind w:left="2208" w:hanging="180"/>
      </w:pPr>
    </w:lvl>
    <w:lvl w:ilvl="3" w:tplc="0415000F" w:tentative="1">
      <w:start w:val="1"/>
      <w:numFmt w:val="decimal"/>
      <w:lvlText w:val="%4."/>
      <w:lvlJc w:val="left"/>
      <w:pPr>
        <w:ind w:left="2928" w:hanging="360"/>
      </w:pPr>
    </w:lvl>
    <w:lvl w:ilvl="4" w:tplc="04150019" w:tentative="1">
      <w:start w:val="1"/>
      <w:numFmt w:val="lowerLetter"/>
      <w:lvlText w:val="%5."/>
      <w:lvlJc w:val="left"/>
      <w:pPr>
        <w:ind w:left="3648" w:hanging="360"/>
      </w:pPr>
    </w:lvl>
    <w:lvl w:ilvl="5" w:tplc="0415001B" w:tentative="1">
      <w:start w:val="1"/>
      <w:numFmt w:val="lowerRoman"/>
      <w:lvlText w:val="%6."/>
      <w:lvlJc w:val="right"/>
      <w:pPr>
        <w:ind w:left="4368" w:hanging="180"/>
      </w:pPr>
    </w:lvl>
    <w:lvl w:ilvl="6" w:tplc="0415000F" w:tentative="1">
      <w:start w:val="1"/>
      <w:numFmt w:val="decimal"/>
      <w:lvlText w:val="%7."/>
      <w:lvlJc w:val="left"/>
      <w:pPr>
        <w:ind w:left="5088" w:hanging="360"/>
      </w:pPr>
    </w:lvl>
    <w:lvl w:ilvl="7" w:tplc="04150019" w:tentative="1">
      <w:start w:val="1"/>
      <w:numFmt w:val="lowerLetter"/>
      <w:lvlText w:val="%8."/>
      <w:lvlJc w:val="left"/>
      <w:pPr>
        <w:ind w:left="5808" w:hanging="360"/>
      </w:pPr>
    </w:lvl>
    <w:lvl w:ilvl="8" w:tplc="0415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73" w15:restartNumberingAfterBreak="0">
    <w:nsid w:val="3B172960"/>
    <w:multiLevelType w:val="hybridMultilevel"/>
    <w:tmpl w:val="E2A097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C276050"/>
    <w:multiLevelType w:val="hybridMultilevel"/>
    <w:tmpl w:val="02BC62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3C2E794E"/>
    <w:multiLevelType w:val="hybridMultilevel"/>
    <w:tmpl w:val="49849C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3C70622B"/>
    <w:multiLevelType w:val="hybridMultilevel"/>
    <w:tmpl w:val="B0C87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3D913680"/>
    <w:multiLevelType w:val="hybridMultilevel"/>
    <w:tmpl w:val="8DD8091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D965C56"/>
    <w:multiLevelType w:val="hybridMultilevel"/>
    <w:tmpl w:val="366AE56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3DA51F8C"/>
    <w:multiLevelType w:val="hybridMultilevel"/>
    <w:tmpl w:val="DCFC695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0" w15:restartNumberingAfterBreak="0">
    <w:nsid w:val="3DDE21ED"/>
    <w:multiLevelType w:val="hybridMultilevel"/>
    <w:tmpl w:val="C4AA22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3DEB1971"/>
    <w:multiLevelType w:val="hybridMultilevel"/>
    <w:tmpl w:val="2B805A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3EC72969"/>
    <w:multiLevelType w:val="hybridMultilevel"/>
    <w:tmpl w:val="D676E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40F42388"/>
    <w:multiLevelType w:val="hybridMultilevel"/>
    <w:tmpl w:val="96D889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41687F01"/>
    <w:multiLevelType w:val="hybridMultilevel"/>
    <w:tmpl w:val="78747D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43107163"/>
    <w:multiLevelType w:val="hybridMultilevel"/>
    <w:tmpl w:val="5FC6ADB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6" w15:restartNumberingAfterBreak="0">
    <w:nsid w:val="43A84746"/>
    <w:multiLevelType w:val="hybridMultilevel"/>
    <w:tmpl w:val="B54486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449E1B6C"/>
    <w:multiLevelType w:val="hybridMultilevel"/>
    <w:tmpl w:val="08AACF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46491EC7"/>
    <w:multiLevelType w:val="hybridMultilevel"/>
    <w:tmpl w:val="C988F1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470C6C1F"/>
    <w:multiLevelType w:val="hybridMultilevel"/>
    <w:tmpl w:val="707A86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48843D0A"/>
    <w:multiLevelType w:val="hybridMultilevel"/>
    <w:tmpl w:val="9B28E1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48930105"/>
    <w:multiLevelType w:val="hybridMultilevel"/>
    <w:tmpl w:val="BA7CBC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49101D57"/>
    <w:multiLevelType w:val="hybridMultilevel"/>
    <w:tmpl w:val="CFA0D1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4BF06F5D"/>
    <w:multiLevelType w:val="hybridMultilevel"/>
    <w:tmpl w:val="FFB2FB7A"/>
    <w:lvl w:ilvl="0" w:tplc="FFFFFFFF">
      <w:start w:val="1"/>
      <w:numFmt w:val="bullet"/>
      <w:pStyle w:val="item4"/>
      <w:lvlText w:val=""/>
      <w:lvlJc w:val="left"/>
      <w:pPr>
        <w:tabs>
          <w:tab w:val="num" w:pos="1439"/>
        </w:tabs>
        <w:ind w:left="1439" w:hanging="360"/>
      </w:pPr>
      <w:rPr>
        <w:rFonts w:ascii="Wingdings" w:hAnsi="Wingdings" w:hint="default"/>
        <w:color w:val="auto"/>
      </w:rPr>
    </w:lvl>
    <w:lvl w:ilvl="1" w:tplc="FFFFFFFF">
      <w:start w:val="1"/>
      <w:numFmt w:val="bullet"/>
      <w:lvlText w:val="o"/>
      <w:lvlJc w:val="left"/>
      <w:pPr>
        <w:tabs>
          <w:tab w:val="num" w:pos="1350"/>
        </w:tabs>
        <w:ind w:left="135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79"/>
        </w:tabs>
        <w:ind w:left="28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599"/>
        </w:tabs>
        <w:ind w:left="35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19"/>
        </w:tabs>
        <w:ind w:left="4319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39"/>
        </w:tabs>
        <w:ind w:left="50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59"/>
        </w:tabs>
        <w:ind w:left="57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79"/>
        </w:tabs>
        <w:ind w:left="6479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199"/>
        </w:tabs>
        <w:ind w:left="7199" w:hanging="360"/>
      </w:pPr>
      <w:rPr>
        <w:rFonts w:ascii="Wingdings" w:hAnsi="Wingdings" w:hint="default"/>
      </w:rPr>
    </w:lvl>
  </w:abstractNum>
  <w:abstractNum w:abstractNumId="94" w15:restartNumberingAfterBreak="0">
    <w:nsid w:val="4C2F73E8"/>
    <w:multiLevelType w:val="hybridMultilevel"/>
    <w:tmpl w:val="BF164F4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4CBF74E8"/>
    <w:multiLevelType w:val="hybridMultilevel"/>
    <w:tmpl w:val="2CE22EC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4E7D4CDB"/>
    <w:multiLevelType w:val="hybridMultilevel"/>
    <w:tmpl w:val="9CEC7E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50411A9C"/>
    <w:multiLevelType w:val="hybridMultilevel"/>
    <w:tmpl w:val="5FA80F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50AC16A5"/>
    <w:multiLevelType w:val="hybridMultilevel"/>
    <w:tmpl w:val="314A49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50EF2062"/>
    <w:multiLevelType w:val="hybridMultilevel"/>
    <w:tmpl w:val="8A30D2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51AD1092"/>
    <w:multiLevelType w:val="hybridMultilevel"/>
    <w:tmpl w:val="FDD455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531F19EF"/>
    <w:multiLevelType w:val="hybridMultilevel"/>
    <w:tmpl w:val="46C0A3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53814070"/>
    <w:multiLevelType w:val="hybridMultilevel"/>
    <w:tmpl w:val="8DDE22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54797295"/>
    <w:multiLevelType w:val="hybridMultilevel"/>
    <w:tmpl w:val="4C18BB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54ED3CBB"/>
    <w:multiLevelType w:val="hybridMultilevel"/>
    <w:tmpl w:val="C20861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55F31BEE"/>
    <w:multiLevelType w:val="hybridMultilevel"/>
    <w:tmpl w:val="912A6B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56054A40"/>
    <w:multiLevelType w:val="hybridMultilevel"/>
    <w:tmpl w:val="8DE64F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56B245E3"/>
    <w:multiLevelType w:val="hybridMultilevel"/>
    <w:tmpl w:val="2E96877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56B52D26"/>
    <w:multiLevelType w:val="multilevel"/>
    <w:tmpl w:val="7D105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56D91585"/>
    <w:multiLevelType w:val="hybridMultilevel"/>
    <w:tmpl w:val="2E1A23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571757E6"/>
    <w:multiLevelType w:val="hybridMultilevel"/>
    <w:tmpl w:val="6638042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575347C8"/>
    <w:multiLevelType w:val="multilevel"/>
    <w:tmpl w:val="EE3AC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577855C8"/>
    <w:multiLevelType w:val="hybridMultilevel"/>
    <w:tmpl w:val="64C2FD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588B188B"/>
    <w:multiLevelType w:val="hybridMultilevel"/>
    <w:tmpl w:val="80BAE90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59572DFC"/>
    <w:multiLevelType w:val="hybridMultilevel"/>
    <w:tmpl w:val="D7B847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5AEC4B7B"/>
    <w:multiLevelType w:val="hybridMultilevel"/>
    <w:tmpl w:val="8852206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5B173D46"/>
    <w:multiLevelType w:val="hybridMultilevel"/>
    <w:tmpl w:val="AEA45C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5CBF58A4"/>
    <w:multiLevelType w:val="hybridMultilevel"/>
    <w:tmpl w:val="2AE60C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5DA01F28"/>
    <w:multiLevelType w:val="hybridMultilevel"/>
    <w:tmpl w:val="B33CB4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5E0411A7"/>
    <w:multiLevelType w:val="hybridMultilevel"/>
    <w:tmpl w:val="B61A7F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5F1F6CAB"/>
    <w:multiLevelType w:val="hybridMultilevel"/>
    <w:tmpl w:val="33AE081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60113EC6"/>
    <w:multiLevelType w:val="hybridMultilevel"/>
    <w:tmpl w:val="AF5E59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605270A5"/>
    <w:multiLevelType w:val="hybridMultilevel"/>
    <w:tmpl w:val="B5D8A1F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60927B41"/>
    <w:multiLevelType w:val="hybridMultilevel"/>
    <w:tmpl w:val="9F6EB89C"/>
    <w:lvl w:ilvl="0" w:tplc="02082A2A">
      <w:start w:val="1"/>
      <w:numFmt w:val="bullet"/>
      <w:lvlText w:val=""/>
      <w:lvlJc w:val="left"/>
      <w:pPr>
        <w:tabs>
          <w:tab w:val="num" w:pos="872"/>
        </w:tabs>
        <w:ind w:left="872" w:hanging="360"/>
      </w:pPr>
      <w:rPr>
        <w:rFonts w:ascii="Symbol" w:hAnsi="Symbol" w:hint="default"/>
      </w:rPr>
    </w:lvl>
    <w:lvl w:ilvl="1" w:tplc="04150019">
      <w:start w:val="1"/>
      <w:numFmt w:val="bullet"/>
      <w:pStyle w:val="ListBulletheader"/>
      <w:lvlText w:val=""/>
      <w:lvlJc w:val="left"/>
      <w:pPr>
        <w:tabs>
          <w:tab w:val="num" w:pos="1592"/>
        </w:tabs>
        <w:ind w:left="1592" w:hanging="360"/>
      </w:pPr>
      <w:rPr>
        <w:rFonts w:ascii="Symbol" w:hAnsi="Symbol" w:hint="default"/>
      </w:rPr>
    </w:lvl>
    <w:lvl w:ilvl="2" w:tplc="0415001B" w:tentative="1">
      <w:start w:val="1"/>
      <w:numFmt w:val="bullet"/>
      <w:lvlText w:val=""/>
      <w:lvlJc w:val="left"/>
      <w:pPr>
        <w:tabs>
          <w:tab w:val="num" w:pos="2312"/>
        </w:tabs>
        <w:ind w:left="2312" w:hanging="360"/>
      </w:pPr>
      <w:rPr>
        <w:rFonts w:ascii="Wingdings" w:hAnsi="Wingdings" w:hint="default"/>
      </w:rPr>
    </w:lvl>
    <w:lvl w:ilvl="3" w:tplc="0415000F" w:tentative="1">
      <w:start w:val="1"/>
      <w:numFmt w:val="bullet"/>
      <w:lvlText w:val=""/>
      <w:lvlJc w:val="left"/>
      <w:pPr>
        <w:tabs>
          <w:tab w:val="num" w:pos="3032"/>
        </w:tabs>
        <w:ind w:left="3032" w:hanging="360"/>
      </w:pPr>
      <w:rPr>
        <w:rFonts w:ascii="Symbol" w:hAnsi="Symbol" w:hint="default"/>
      </w:rPr>
    </w:lvl>
    <w:lvl w:ilvl="4" w:tplc="04150019" w:tentative="1">
      <w:start w:val="1"/>
      <w:numFmt w:val="bullet"/>
      <w:lvlText w:val="o"/>
      <w:lvlJc w:val="left"/>
      <w:pPr>
        <w:tabs>
          <w:tab w:val="num" w:pos="3752"/>
        </w:tabs>
        <w:ind w:left="3752" w:hanging="360"/>
      </w:pPr>
      <w:rPr>
        <w:rFonts w:ascii="Courier New" w:hAnsi="Courier New" w:hint="default"/>
      </w:rPr>
    </w:lvl>
    <w:lvl w:ilvl="5" w:tplc="0415001B" w:tentative="1">
      <w:start w:val="1"/>
      <w:numFmt w:val="bullet"/>
      <w:lvlText w:val=""/>
      <w:lvlJc w:val="left"/>
      <w:pPr>
        <w:tabs>
          <w:tab w:val="num" w:pos="4472"/>
        </w:tabs>
        <w:ind w:left="4472" w:hanging="360"/>
      </w:pPr>
      <w:rPr>
        <w:rFonts w:ascii="Wingdings" w:hAnsi="Wingdings" w:hint="default"/>
      </w:rPr>
    </w:lvl>
    <w:lvl w:ilvl="6" w:tplc="0415000F" w:tentative="1">
      <w:start w:val="1"/>
      <w:numFmt w:val="bullet"/>
      <w:lvlText w:val=""/>
      <w:lvlJc w:val="left"/>
      <w:pPr>
        <w:tabs>
          <w:tab w:val="num" w:pos="5192"/>
        </w:tabs>
        <w:ind w:left="5192" w:hanging="360"/>
      </w:pPr>
      <w:rPr>
        <w:rFonts w:ascii="Symbol" w:hAnsi="Symbol" w:hint="default"/>
      </w:rPr>
    </w:lvl>
    <w:lvl w:ilvl="7" w:tplc="04150019" w:tentative="1">
      <w:start w:val="1"/>
      <w:numFmt w:val="bullet"/>
      <w:lvlText w:val="o"/>
      <w:lvlJc w:val="left"/>
      <w:pPr>
        <w:tabs>
          <w:tab w:val="num" w:pos="5912"/>
        </w:tabs>
        <w:ind w:left="5912" w:hanging="360"/>
      </w:pPr>
      <w:rPr>
        <w:rFonts w:ascii="Courier New" w:hAnsi="Courier New" w:hint="default"/>
      </w:rPr>
    </w:lvl>
    <w:lvl w:ilvl="8" w:tplc="0415001B" w:tentative="1">
      <w:start w:val="1"/>
      <w:numFmt w:val="bullet"/>
      <w:lvlText w:val=""/>
      <w:lvlJc w:val="left"/>
      <w:pPr>
        <w:tabs>
          <w:tab w:val="num" w:pos="6632"/>
        </w:tabs>
        <w:ind w:left="6632" w:hanging="360"/>
      </w:pPr>
      <w:rPr>
        <w:rFonts w:ascii="Wingdings" w:hAnsi="Wingdings" w:hint="default"/>
      </w:rPr>
    </w:lvl>
  </w:abstractNum>
  <w:abstractNum w:abstractNumId="124" w15:restartNumberingAfterBreak="0">
    <w:nsid w:val="60CC4ADD"/>
    <w:multiLevelType w:val="hybridMultilevel"/>
    <w:tmpl w:val="B8DAF8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62B57B93"/>
    <w:multiLevelType w:val="hybridMultilevel"/>
    <w:tmpl w:val="CEFC46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63B42CE3"/>
    <w:multiLevelType w:val="hybridMultilevel"/>
    <w:tmpl w:val="4A561A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6427668B"/>
    <w:multiLevelType w:val="multilevel"/>
    <w:tmpl w:val="507E5AFC"/>
    <w:lvl w:ilvl="0">
      <w:start w:val="1"/>
      <w:numFmt w:val="decimal"/>
      <w:pStyle w:val="Nagwek1"/>
      <w:lvlText w:val="%1"/>
      <w:lvlJc w:val="left"/>
      <w:pPr>
        <w:tabs>
          <w:tab w:val="num" w:pos="432"/>
        </w:tabs>
        <w:ind w:left="432" w:hanging="432"/>
      </w:pPr>
      <w:rPr>
        <w:rFonts w:cs="Times New Roman"/>
      </w:rPr>
    </w:lvl>
    <w:lvl w:ilvl="1">
      <w:start w:val="1"/>
      <w:numFmt w:val="decimal"/>
      <w:pStyle w:val="Nagwek2"/>
      <w:lvlText w:val="%1.%2"/>
      <w:lvlJc w:val="left"/>
      <w:pPr>
        <w:tabs>
          <w:tab w:val="num" w:pos="1002"/>
        </w:tabs>
        <w:ind w:left="1002" w:hanging="576"/>
      </w:pPr>
      <w:rPr>
        <w:rFonts w:cs="Times New Roman"/>
      </w:rPr>
    </w:lvl>
    <w:lvl w:ilvl="2">
      <w:start w:val="1"/>
      <w:numFmt w:val="decimal"/>
      <w:pStyle w:val="Nagwek3"/>
      <w:lvlText w:val="%1.%2.%3"/>
      <w:lvlJc w:val="left"/>
      <w:pPr>
        <w:tabs>
          <w:tab w:val="num" w:pos="1288"/>
        </w:tabs>
        <w:ind w:left="1288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abstractNum w:abstractNumId="128" w15:restartNumberingAfterBreak="0">
    <w:nsid w:val="642A75E7"/>
    <w:multiLevelType w:val="hybridMultilevel"/>
    <w:tmpl w:val="374232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64317021"/>
    <w:multiLevelType w:val="hybridMultilevel"/>
    <w:tmpl w:val="89DC4A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65B50F36"/>
    <w:multiLevelType w:val="hybridMultilevel"/>
    <w:tmpl w:val="686C6C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65F07D70"/>
    <w:multiLevelType w:val="hybridMultilevel"/>
    <w:tmpl w:val="867006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67BD1902"/>
    <w:multiLevelType w:val="hybridMultilevel"/>
    <w:tmpl w:val="CBDAEB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6841644D"/>
    <w:multiLevelType w:val="hybridMultilevel"/>
    <w:tmpl w:val="B4DAA3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68710FAF"/>
    <w:multiLevelType w:val="hybridMultilevel"/>
    <w:tmpl w:val="9364D9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687F20B7"/>
    <w:multiLevelType w:val="hybridMultilevel"/>
    <w:tmpl w:val="728A9B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69FE0AD9"/>
    <w:multiLevelType w:val="hybridMultilevel"/>
    <w:tmpl w:val="6D56FA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6A645390"/>
    <w:multiLevelType w:val="hybridMultilevel"/>
    <w:tmpl w:val="78FE071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6BA901AA"/>
    <w:multiLevelType w:val="hybridMultilevel"/>
    <w:tmpl w:val="94B425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6C072308"/>
    <w:multiLevelType w:val="hybridMultilevel"/>
    <w:tmpl w:val="E0A6D1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6CA2411D"/>
    <w:multiLevelType w:val="hybridMultilevel"/>
    <w:tmpl w:val="1BAE45A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6CC63080"/>
    <w:multiLevelType w:val="hybridMultilevel"/>
    <w:tmpl w:val="0DFE1B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6D104321"/>
    <w:multiLevelType w:val="hybridMultilevel"/>
    <w:tmpl w:val="9534854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6EAF0620"/>
    <w:multiLevelType w:val="hybridMultilevel"/>
    <w:tmpl w:val="E23E21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6EBE4591"/>
    <w:multiLevelType w:val="hybridMultilevel"/>
    <w:tmpl w:val="D0FCE7F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700B1E51"/>
    <w:multiLevelType w:val="hybridMultilevel"/>
    <w:tmpl w:val="00E238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714E0D21"/>
    <w:multiLevelType w:val="hybridMultilevel"/>
    <w:tmpl w:val="528C4B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716B5607"/>
    <w:multiLevelType w:val="hybridMultilevel"/>
    <w:tmpl w:val="019896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71D82C19"/>
    <w:multiLevelType w:val="hybridMultilevel"/>
    <w:tmpl w:val="5F98BE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71E07AEB"/>
    <w:multiLevelType w:val="hybridMultilevel"/>
    <w:tmpl w:val="B27262C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720C120E"/>
    <w:multiLevelType w:val="hybridMultilevel"/>
    <w:tmpl w:val="CE94AE1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726D0D1D"/>
    <w:multiLevelType w:val="hybridMultilevel"/>
    <w:tmpl w:val="999C84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72CC421F"/>
    <w:multiLevelType w:val="hybridMultilevel"/>
    <w:tmpl w:val="8140E6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74A82FE9"/>
    <w:multiLevelType w:val="hybridMultilevel"/>
    <w:tmpl w:val="6BBC70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758C51FA"/>
    <w:multiLevelType w:val="hybridMultilevel"/>
    <w:tmpl w:val="7EC831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770C4F13"/>
    <w:multiLevelType w:val="hybridMultilevel"/>
    <w:tmpl w:val="BF48A7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778C7D74"/>
    <w:multiLevelType w:val="hybridMultilevel"/>
    <w:tmpl w:val="EFB0C5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78DB419D"/>
    <w:multiLevelType w:val="hybridMultilevel"/>
    <w:tmpl w:val="2AF41B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78DE1C48"/>
    <w:multiLevelType w:val="hybridMultilevel"/>
    <w:tmpl w:val="73DAE0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79190876"/>
    <w:multiLevelType w:val="hybridMultilevel"/>
    <w:tmpl w:val="61B0F67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79382D45"/>
    <w:multiLevelType w:val="hybridMultilevel"/>
    <w:tmpl w:val="D22EAE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79A510A3"/>
    <w:multiLevelType w:val="hybridMultilevel"/>
    <w:tmpl w:val="9B8E02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7BF36EC3"/>
    <w:multiLevelType w:val="hybridMultilevel"/>
    <w:tmpl w:val="D8945A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7C175AA2"/>
    <w:multiLevelType w:val="hybridMultilevel"/>
    <w:tmpl w:val="C5AC04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7C9B1C11"/>
    <w:multiLevelType w:val="hybridMultilevel"/>
    <w:tmpl w:val="89B677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7D394CB7"/>
    <w:multiLevelType w:val="hybridMultilevel"/>
    <w:tmpl w:val="7444F446"/>
    <w:lvl w:ilvl="0" w:tplc="0409000F">
      <w:start w:val="1"/>
      <w:numFmt w:val="decimal"/>
      <w:pStyle w:val="TableText-Numbered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num w:numId="1" w16cid:durableId="563181328">
    <w:abstractNumId w:val="0"/>
  </w:num>
  <w:num w:numId="2" w16cid:durableId="505442903">
    <w:abstractNumId w:val="127"/>
  </w:num>
  <w:num w:numId="3" w16cid:durableId="157502532">
    <w:abstractNumId w:val="123"/>
  </w:num>
  <w:num w:numId="4" w16cid:durableId="757553719">
    <w:abstractNumId w:val="59"/>
  </w:num>
  <w:num w:numId="5" w16cid:durableId="930047837">
    <w:abstractNumId w:val="52"/>
  </w:num>
  <w:num w:numId="6" w16cid:durableId="1140731819">
    <w:abstractNumId w:val="93"/>
  </w:num>
  <w:num w:numId="7" w16cid:durableId="1508711189">
    <w:abstractNumId w:val="165"/>
  </w:num>
  <w:num w:numId="8" w16cid:durableId="1683235847">
    <w:abstractNumId w:val="21"/>
  </w:num>
  <w:num w:numId="9" w16cid:durableId="829252611">
    <w:abstractNumId w:val="108"/>
  </w:num>
  <w:num w:numId="10" w16cid:durableId="509415089">
    <w:abstractNumId w:val="111"/>
  </w:num>
  <w:num w:numId="11" w16cid:durableId="703364539">
    <w:abstractNumId w:val="95"/>
  </w:num>
  <w:num w:numId="12" w16cid:durableId="1662078113">
    <w:abstractNumId w:val="18"/>
  </w:num>
  <w:num w:numId="13" w16cid:durableId="312756526">
    <w:abstractNumId w:val="47"/>
  </w:num>
  <w:num w:numId="14" w16cid:durableId="704410684">
    <w:abstractNumId w:val="126"/>
  </w:num>
  <w:num w:numId="15" w16cid:durableId="12416582">
    <w:abstractNumId w:val="42"/>
  </w:num>
  <w:num w:numId="16" w16cid:durableId="1591619131">
    <w:abstractNumId w:val="64"/>
  </w:num>
  <w:num w:numId="17" w16cid:durableId="1169297650">
    <w:abstractNumId w:val="79"/>
  </w:num>
  <w:num w:numId="18" w16cid:durableId="1853181127">
    <w:abstractNumId w:val="72"/>
  </w:num>
  <w:num w:numId="19" w16cid:durableId="478036025">
    <w:abstractNumId w:val="22"/>
  </w:num>
  <w:num w:numId="20" w16cid:durableId="1937444435">
    <w:abstractNumId w:val="65"/>
  </w:num>
  <w:num w:numId="21" w16cid:durableId="1966232467">
    <w:abstractNumId w:val="157"/>
  </w:num>
  <w:num w:numId="22" w16cid:durableId="365327438">
    <w:abstractNumId w:val="57"/>
  </w:num>
  <w:num w:numId="23" w16cid:durableId="1849441853">
    <w:abstractNumId w:val="125"/>
  </w:num>
  <w:num w:numId="24" w16cid:durableId="953361859">
    <w:abstractNumId w:val="100"/>
  </w:num>
  <w:num w:numId="25" w16cid:durableId="564023709">
    <w:abstractNumId w:val="58"/>
  </w:num>
  <w:num w:numId="26" w16cid:durableId="2125809315">
    <w:abstractNumId w:val="25"/>
  </w:num>
  <w:num w:numId="27" w16cid:durableId="1944805887">
    <w:abstractNumId w:val="88"/>
  </w:num>
  <w:num w:numId="28" w16cid:durableId="777527527">
    <w:abstractNumId w:val="11"/>
  </w:num>
  <w:num w:numId="29" w16cid:durableId="1214728478">
    <w:abstractNumId w:val="101"/>
  </w:num>
  <w:num w:numId="30" w16cid:durableId="1983264422">
    <w:abstractNumId w:val="55"/>
  </w:num>
  <w:num w:numId="31" w16cid:durableId="1745645586">
    <w:abstractNumId w:val="45"/>
  </w:num>
  <w:num w:numId="32" w16cid:durableId="2139952741">
    <w:abstractNumId w:val="118"/>
  </w:num>
  <w:num w:numId="33" w16cid:durableId="170267273">
    <w:abstractNumId w:val="69"/>
  </w:num>
  <w:num w:numId="34" w16cid:durableId="1687439164">
    <w:abstractNumId w:val="10"/>
  </w:num>
  <w:num w:numId="35" w16cid:durableId="1223441800">
    <w:abstractNumId w:val="107"/>
  </w:num>
  <w:num w:numId="36" w16cid:durableId="1339964901">
    <w:abstractNumId w:val="61"/>
  </w:num>
  <w:num w:numId="37" w16cid:durableId="936214021">
    <w:abstractNumId w:val="102"/>
  </w:num>
  <w:num w:numId="38" w16cid:durableId="956761254">
    <w:abstractNumId w:val="153"/>
  </w:num>
  <w:num w:numId="39" w16cid:durableId="481701211">
    <w:abstractNumId w:val="89"/>
  </w:num>
  <w:num w:numId="40" w16cid:durableId="750664392">
    <w:abstractNumId w:val="112"/>
  </w:num>
  <w:num w:numId="41" w16cid:durableId="111940410">
    <w:abstractNumId w:val="71"/>
  </w:num>
  <w:num w:numId="42" w16cid:durableId="218518689">
    <w:abstractNumId w:val="147"/>
  </w:num>
  <w:num w:numId="43" w16cid:durableId="267809218">
    <w:abstractNumId w:val="141"/>
  </w:num>
  <w:num w:numId="44" w16cid:durableId="650062422">
    <w:abstractNumId w:val="115"/>
  </w:num>
  <w:num w:numId="45" w16cid:durableId="2064789842">
    <w:abstractNumId w:val="87"/>
  </w:num>
  <w:num w:numId="46" w16cid:durableId="881282209">
    <w:abstractNumId w:val="154"/>
  </w:num>
  <w:num w:numId="47" w16cid:durableId="282882372">
    <w:abstractNumId w:val="9"/>
  </w:num>
  <w:num w:numId="48" w16cid:durableId="2139448963">
    <w:abstractNumId w:val="143"/>
  </w:num>
  <w:num w:numId="49" w16cid:durableId="1588731105">
    <w:abstractNumId w:val="30"/>
  </w:num>
  <w:num w:numId="50" w16cid:durableId="1583874712">
    <w:abstractNumId w:val="68"/>
  </w:num>
  <w:num w:numId="51" w16cid:durableId="666206035">
    <w:abstractNumId w:val="139"/>
  </w:num>
  <w:num w:numId="52" w16cid:durableId="55785809">
    <w:abstractNumId w:val="16"/>
  </w:num>
  <w:num w:numId="53" w16cid:durableId="1553811651">
    <w:abstractNumId w:val="24"/>
  </w:num>
  <w:num w:numId="54" w16cid:durableId="1653630780">
    <w:abstractNumId w:val="84"/>
  </w:num>
  <w:num w:numId="55" w16cid:durableId="386956686">
    <w:abstractNumId w:val="15"/>
  </w:num>
  <w:num w:numId="56" w16cid:durableId="1822654125">
    <w:abstractNumId w:val="8"/>
  </w:num>
  <w:num w:numId="57" w16cid:durableId="1648971519">
    <w:abstractNumId w:val="103"/>
  </w:num>
  <w:num w:numId="58" w16cid:durableId="513685452">
    <w:abstractNumId w:val="104"/>
  </w:num>
  <w:num w:numId="59" w16cid:durableId="156843790">
    <w:abstractNumId w:val="74"/>
  </w:num>
  <w:num w:numId="60" w16cid:durableId="39519070">
    <w:abstractNumId w:val="119"/>
  </w:num>
  <w:num w:numId="61" w16cid:durableId="1638103503">
    <w:abstractNumId w:val="73"/>
  </w:num>
  <w:num w:numId="62" w16cid:durableId="1549994429">
    <w:abstractNumId w:val="77"/>
  </w:num>
  <w:num w:numId="63" w16cid:durableId="487746058">
    <w:abstractNumId w:val="78"/>
  </w:num>
  <w:num w:numId="64" w16cid:durableId="157769388">
    <w:abstractNumId w:val="83"/>
  </w:num>
  <w:num w:numId="65" w16cid:durableId="1552764570">
    <w:abstractNumId w:val="66"/>
  </w:num>
  <w:num w:numId="66" w16cid:durableId="1982339840">
    <w:abstractNumId w:val="152"/>
  </w:num>
  <w:num w:numId="67" w16cid:durableId="866018703">
    <w:abstractNumId w:val="151"/>
  </w:num>
  <w:num w:numId="68" w16cid:durableId="630592696">
    <w:abstractNumId w:val="162"/>
  </w:num>
  <w:num w:numId="69" w16cid:durableId="1693459102">
    <w:abstractNumId w:val="62"/>
  </w:num>
  <w:num w:numId="70" w16cid:durableId="697512164">
    <w:abstractNumId w:val="137"/>
  </w:num>
  <w:num w:numId="71" w16cid:durableId="287053060">
    <w:abstractNumId w:val="120"/>
  </w:num>
  <w:num w:numId="72" w16cid:durableId="867718369">
    <w:abstractNumId w:val="159"/>
  </w:num>
  <w:num w:numId="73" w16cid:durableId="815225980">
    <w:abstractNumId w:val="92"/>
  </w:num>
  <w:num w:numId="74" w16cid:durableId="1734308577">
    <w:abstractNumId w:val="164"/>
  </w:num>
  <w:num w:numId="75" w16cid:durableId="648286868">
    <w:abstractNumId w:val="145"/>
  </w:num>
  <w:num w:numId="76" w16cid:durableId="1363167185">
    <w:abstractNumId w:val="109"/>
  </w:num>
  <w:num w:numId="77" w16cid:durableId="1967619788">
    <w:abstractNumId w:val="75"/>
  </w:num>
  <w:num w:numId="78" w16cid:durableId="515583441">
    <w:abstractNumId w:val="158"/>
  </w:num>
  <w:num w:numId="79" w16cid:durableId="580024364">
    <w:abstractNumId w:val="14"/>
  </w:num>
  <w:num w:numId="80" w16cid:durableId="1555696424">
    <w:abstractNumId w:val="63"/>
  </w:num>
  <w:num w:numId="81" w16cid:durableId="423456030">
    <w:abstractNumId w:val="129"/>
  </w:num>
  <w:num w:numId="82" w16cid:durableId="619993934">
    <w:abstractNumId w:val="6"/>
  </w:num>
  <w:num w:numId="83" w16cid:durableId="1247493088">
    <w:abstractNumId w:val="98"/>
  </w:num>
  <w:num w:numId="84" w16cid:durableId="714157294">
    <w:abstractNumId w:val="142"/>
  </w:num>
  <w:num w:numId="85" w16cid:durableId="1011880677">
    <w:abstractNumId w:val="17"/>
  </w:num>
  <w:num w:numId="86" w16cid:durableId="1664233977">
    <w:abstractNumId w:val="131"/>
  </w:num>
  <w:num w:numId="87" w16cid:durableId="636227755">
    <w:abstractNumId w:val="44"/>
  </w:num>
  <w:num w:numId="88" w16cid:durableId="138378479">
    <w:abstractNumId w:val="40"/>
  </w:num>
  <w:num w:numId="89" w16cid:durableId="1603952099">
    <w:abstractNumId w:val="28"/>
  </w:num>
  <w:num w:numId="90" w16cid:durableId="1629244328">
    <w:abstractNumId w:val="76"/>
  </w:num>
  <w:num w:numId="91" w16cid:durableId="1913736824">
    <w:abstractNumId w:val="41"/>
  </w:num>
  <w:num w:numId="92" w16cid:durableId="1205674001">
    <w:abstractNumId w:val="148"/>
  </w:num>
  <w:num w:numId="93" w16cid:durableId="1618172396">
    <w:abstractNumId w:val="155"/>
  </w:num>
  <w:num w:numId="94" w16cid:durableId="1706713311">
    <w:abstractNumId w:val="20"/>
  </w:num>
  <w:num w:numId="95" w16cid:durableId="615260717">
    <w:abstractNumId w:val="96"/>
  </w:num>
  <w:num w:numId="96" w16cid:durableId="1972133042">
    <w:abstractNumId w:val="144"/>
  </w:num>
  <w:num w:numId="97" w16cid:durableId="1851262240">
    <w:abstractNumId w:val="105"/>
  </w:num>
  <w:num w:numId="98" w16cid:durableId="1179004769">
    <w:abstractNumId w:val="134"/>
  </w:num>
  <w:num w:numId="99" w16cid:durableId="68888941">
    <w:abstractNumId w:val="7"/>
  </w:num>
  <w:num w:numId="100" w16cid:durableId="522329574">
    <w:abstractNumId w:val="80"/>
  </w:num>
  <w:num w:numId="101" w16cid:durableId="900949131">
    <w:abstractNumId w:val="133"/>
  </w:num>
  <w:num w:numId="102" w16cid:durableId="1359044329">
    <w:abstractNumId w:val="135"/>
  </w:num>
  <w:num w:numId="103" w16cid:durableId="1832984777">
    <w:abstractNumId w:val="53"/>
  </w:num>
  <w:num w:numId="104" w16cid:durableId="929970448">
    <w:abstractNumId w:val="113"/>
  </w:num>
  <w:num w:numId="105" w16cid:durableId="1270967899">
    <w:abstractNumId w:val="150"/>
  </w:num>
  <w:num w:numId="106" w16cid:durableId="1406294494">
    <w:abstractNumId w:val="122"/>
  </w:num>
  <w:num w:numId="107" w16cid:durableId="130178779">
    <w:abstractNumId w:val="82"/>
  </w:num>
  <w:num w:numId="108" w16cid:durableId="1598366599">
    <w:abstractNumId w:val="12"/>
  </w:num>
  <w:num w:numId="109" w16cid:durableId="1724602440">
    <w:abstractNumId w:val="4"/>
  </w:num>
  <w:num w:numId="110" w16cid:durableId="1006900226">
    <w:abstractNumId w:val="91"/>
  </w:num>
  <w:num w:numId="111" w16cid:durableId="1888488610">
    <w:abstractNumId w:val="124"/>
  </w:num>
  <w:num w:numId="112" w16cid:durableId="1469320773">
    <w:abstractNumId w:val="48"/>
  </w:num>
  <w:num w:numId="113" w16cid:durableId="1419326589">
    <w:abstractNumId w:val="97"/>
  </w:num>
  <w:num w:numId="114" w16cid:durableId="1977299445">
    <w:abstractNumId w:val="70"/>
  </w:num>
  <w:num w:numId="115" w16cid:durableId="1750612204">
    <w:abstractNumId w:val="156"/>
  </w:num>
  <w:num w:numId="116" w16cid:durableId="1007050645">
    <w:abstractNumId w:val="39"/>
  </w:num>
  <w:num w:numId="117" w16cid:durableId="71244639">
    <w:abstractNumId w:val="85"/>
  </w:num>
  <w:num w:numId="118" w16cid:durableId="959532895">
    <w:abstractNumId w:val="81"/>
  </w:num>
  <w:num w:numId="119" w16cid:durableId="1787964483">
    <w:abstractNumId w:val="94"/>
  </w:num>
  <w:num w:numId="120" w16cid:durableId="793331112">
    <w:abstractNumId w:val="160"/>
  </w:num>
  <w:num w:numId="121" w16cid:durableId="1618102354">
    <w:abstractNumId w:val="49"/>
  </w:num>
  <w:num w:numId="122" w16cid:durableId="770054354">
    <w:abstractNumId w:val="117"/>
  </w:num>
  <w:num w:numId="123" w16cid:durableId="579484202">
    <w:abstractNumId w:val="50"/>
  </w:num>
  <w:num w:numId="124" w16cid:durableId="985627245">
    <w:abstractNumId w:val="132"/>
  </w:num>
  <w:num w:numId="125" w16cid:durableId="894705063">
    <w:abstractNumId w:val="67"/>
  </w:num>
  <w:num w:numId="126" w16cid:durableId="122507852">
    <w:abstractNumId w:val="130"/>
  </w:num>
  <w:num w:numId="127" w16cid:durableId="676274106">
    <w:abstractNumId w:val="114"/>
  </w:num>
  <w:num w:numId="128" w16cid:durableId="1237009097">
    <w:abstractNumId w:val="90"/>
  </w:num>
  <w:num w:numId="129" w16cid:durableId="113722153">
    <w:abstractNumId w:val="60"/>
  </w:num>
  <w:num w:numId="130" w16cid:durableId="678965788">
    <w:abstractNumId w:val="38"/>
  </w:num>
  <w:num w:numId="131" w16cid:durableId="1168135329">
    <w:abstractNumId w:val="128"/>
  </w:num>
  <w:num w:numId="132" w16cid:durableId="1546991240">
    <w:abstractNumId w:val="54"/>
  </w:num>
  <w:num w:numId="133" w16cid:durableId="1586184706">
    <w:abstractNumId w:val="29"/>
  </w:num>
  <w:num w:numId="134" w16cid:durableId="1557625402">
    <w:abstractNumId w:val="86"/>
  </w:num>
  <w:num w:numId="135" w16cid:durableId="1370255523">
    <w:abstractNumId w:val="138"/>
  </w:num>
  <w:num w:numId="136" w16cid:durableId="966395594">
    <w:abstractNumId w:val="31"/>
  </w:num>
  <w:num w:numId="137" w16cid:durableId="850804231">
    <w:abstractNumId w:val="116"/>
  </w:num>
  <w:num w:numId="138" w16cid:durableId="1677029276">
    <w:abstractNumId w:val="149"/>
  </w:num>
  <w:num w:numId="139" w16cid:durableId="328296688">
    <w:abstractNumId w:val="33"/>
  </w:num>
  <w:num w:numId="140" w16cid:durableId="2063749888">
    <w:abstractNumId w:val="5"/>
  </w:num>
  <w:num w:numId="141" w16cid:durableId="140318744">
    <w:abstractNumId w:val="23"/>
  </w:num>
  <w:num w:numId="142" w16cid:durableId="1664316844">
    <w:abstractNumId w:val="32"/>
  </w:num>
  <w:num w:numId="143" w16cid:durableId="1161315075">
    <w:abstractNumId w:val="26"/>
  </w:num>
  <w:num w:numId="144" w16cid:durableId="897519367">
    <w:abstractNumId w:val="56"/>
  </w:num>
  <w:num w:numId="145" w16cid:durableId="1530221175">
    <w:abstractNumId w:val="36"/>
  </w:num>
  <w:num w:numId="146" w16cid:durableId="1730566380">
    <w:abstractNumId w:val="19"/>
  </w:num>
  <w:num w:numId="147" w16cid:durableId="1515536944">
    <w:abstractNumId w:val="136"/>
  </w:num>
  <w:num w:numId="148" w16cid:durableId="990672109">
    <w:abstractNumId w:val="163"/>
  </w:num>
  <w:num w:numId="149" w16cid:durableId="1718162933">
    <w:abstractNumId w:val="161"/>
  </w:num>
  <w:num w:numId="150" w16cid:durableId="1638342406">
    <w:abstractNumId w:val="146"/>
  </w:num>
  <w:num w:numId="151" w16cid:durableId="1620260321">
    <w:abstractNumId w:val="51"/>
  </w:num>
  <w:num w:numId="152" w16cid:durableId="1105462574">
    <w:abstractNumId w:val="110"/>
  </w:num>
  <w:num w:numId="153" w16cid:durableId="1697803605">
    <w:abstractNumId w:val="34"/>
  </w:num>
  <w:num w:numId="154" w16cid:durableId="2072073495">
    <w:abstractNumId w:val="27"/>
  </w:num>
  <w:num w:numId="155" w16cid:durableId="122231916">
    <w:abstractNumId w:val="35"/>
  </w:num>
  <w:num w:numId="156" w16cid:durableId="1640652622">
    <w:abstractNumId w:val="140"/>
  </w:num>
  <w:num w:numId="157" w16cid:durableId="963268303">
    <w:abstractNumId w:val="46"/>
  </w:num>
  <w:num w:numId="158" w16cid:durableId="1214268661">
    <w:abstractNumId w:val="43"/>
  </w:num>
  <w:num w:numId="159" w16cid:durableId="571428253">
    <w:abstractNumId w:val="106"/>
  </w:num>
  <w:num w:numId="160" w16cid:durableId="658969865">
    <w:abstractNumId w:val="37"/>
  </w:num>
  <w:num w:numId="161" w16cid:durableId="1991905269">
    <w:abstractNumId w:val="121"/>
  </w:num>
  <w:num w:numId="162" w16cid:durableId="519705510">
    <w:abstractNumId w:val="13"/>
  </w:num>
  <w:num w:numId="163" w16cid:durableId="2119906362">
    <w:abstractNumId w:val="99"/>
  </w:num>
  <w:numIdMacAtCleanup w:val="1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c0MDMwMjMytrA0MDVT0lEKTi0uzszPAykwrAUAxinQOiwAAAA="/>
  </w:docVars>
  <w:rsids>
    <w:rsidRoot w:val="00EC7EF9"/>
    <w:rsid w:val="00001983"/>
    <w:rsid w:val="00003735"/>
    <w:rsid w:val="0000416D"/>
    <w:rsid w:val="00004874"/>
    <w:rsid w:val="00004BD7"/>
    <w:rsid w:val="0000711B"/>
    <w:rsid w:val="00007140"/>
    <w:rsid w:val="00010036"/>
    <w:rsid w:val="00010D36"/>
    <w:rsid w:val="0001122C"/>
    <w:rsid w:val="000128E3"/>
    <w:rsid w:val="00014788"/>
    <w:rsid w:val="00014E73"/>
    <w:rsid w:val="00021544"/>
    <w:rsid w:val="00022B65"/>
    <w:rsid w:val="00023BB9"/>
    <w:rsid w:val="000249EC"/>
    <w:rsid w:val="00025D19"/>
    <w:rsid w:val="00026017"/>
    <w:rsid w:val="00026874"/>
    <w:rsid w:val="00026A5A"/>
    <w:rsid w:val="000303E9"/>
    <w:rsid w:val="0003061F"/>
    <w:rsid w:val="00030D3E"/>
    <w:rsid w:val="000310BC"/>
    <w:rsid w:val="00031518"/>
    <w:rsid w:val="000335B7"/>
    <w:rsid w:val="00033BC0"/>
    <w:rsid w:val="000350CE"/>
    <w:rsid w:val="00035575"/>
    <w:rsid w:val="00035A1F"/>
    <w:rsid w:val="0003663C"/>
    <w:rsid w:val="00036D0E"/>
    <w:rsid w:val="00036DE5"/>
    <w:rsid w:val="00037B72"/>
    <w:rsid w:val="000401FE"/>
    <w:rsid w:val="00040FCD"/>
    <w:rsid w:val="00041B8D"/>
    <w:rsid w:val="00042BD2"/>
    <w:rsid w:val="00042CF4"/>
    <w:rsid w:val="000458FE"/>
    <w:rsid w:val="00051604"/>
    <w:rsid w:val="00052100"/>
    <w:rsid w:val="000522E3"/>
    <w:rsid w:val="0005484F"/>
    <w:rsid w:val="00054BE6"/>
    <w:rsid w:val="00055324"/>
    <w:rsid w:val="000624B6"/>
    <w:rsid w:val="00062C81"/>
    <w:rsid w:val="0006310E"/>
    <w:rsid w:val="00063C7A"/>
    <w:rsid w:val="0006768B"/>
    <w:rsid w:val="00071665"/>
    <w:rsid w:val="000717CB"/>
    <w:rsid w:val="00072205"/>
    <w:rsid w:val="0007222C"/>
    <w:rsid w:val="00072D1B"/>
    <w:rsid w:val="00074FA8"/>
    <w:rsid w:val="00075182"/>
    <w:rsid w:val="000751F5"/>
    <w:rsid w:val="000751FF"/>
    <w:rsid w:val="00075BE6"/>
    <w:rsid w:val="000822E8"/>
    <w:rsid w:val="00083199"/>
    <w:rsid w:val="00083E28"/>
    <w:rsid w:val="000842BC"/>
    <w:rsid w:val="00084507"/>
    <w:rsid w:val="00084B6F"/>
    <w:rsid w:val="00085461"/>
    <w:rsid w:val="00086740"/>
    <w:rsid w:val="00086DB7"/>
    <w:rsid w:val="00087504"/>
    <w:rsid w:val="00087980"/>
    <w:rsid w:val="00090061"/>
    <w:rsid w:val="0009048D"/>
    <w:rsid w:val="000937A3"/>
    <w:rsid w:val="0009699A"/>
    <w:rsid w:val="00096B25"/>
    <w:rsid w:val="00097B6B"/>
    <w:rsid w:val="000A0485"/>
    <w:rsid w:val="000A2118"/>
    <w:rsid w:val="000A3481"/>
    <w:rsid w:val="000A3662"/>
    <w:rsid w:val="000A3732"/>
    <w:rsid w:val="000A3C20"/>
    <w:rsid w:val="000A469C"/>
    <w:rsid w:val="000A4FB7"/>
    <w:rsid w:val="000A590F"/>
    <w:rsid w:val="000A5A24"/>
    <w:rsid w:val="000A7A93"/>
    <w:rsid w:val="000B1204"/>
    <w:rsid w:val="000B27ED"/>
    <w:rsid w:val="000B44C7"/>
    <w:rsid w:val="000B59C2"/>
    <w:rsid w:val="000B65CB"/>
    <w:rsid w:val="000B68C9"/>
    <w:rsid w:val="000B6C98"/>
    <w:rsid w:val="000B6CA8"/>
    <w:rsid w:val="000C0223"/>
    <w:rsid w:val="000C08CD"/>
    <w:rsid w:val="000C25AF"/>
    <w:rsid w:val="000C2D21"/>
    <w:rsid w:val="000C366B"/>
    <w:rsid w:val="000C3C5B"/>
    <w:rsid w:val="000C41AF"/>
    <w:rsid w:val="000C55EE"/>
    <w:rsid w:val="000C5AF6"/>
    <w:rsid w:val="000C7AB6"/>
    <w:rsid w:val="000D23D1"/>
    <w:rsid w:val="000D4145"/>
    <w:rsid w:val="000D515B"/>
    <w:rsid w:val="000E01DE"/>
    <w:rsid w:val="000E0A3E"/>
    <w:rsid w:val="000E1235"/>
    <w:rsid w:val="000E2255"/>
    <w:rsid w:val="000E3453"/>
    <w:rsid w:val="000E3DB7"/>
    <w:rsid w:val="000E418C"/>
    <w:rsid w:val="000E4C97"/>
    <w:rsid w:val="000E61BE"/>
    <w:rsid w:val="000E6B56"/>
    <w:rsid w:val="000E7F85"/>
    <w:rsid w:val="000F0838"/>
    <w:rsid w:val="000F15D3"/>
    <w:rsid w:val="000F1646"/>
    <w:rsid w:val="000F2187"/>
    <w:rsid w:val="000F51E7"/>
    <w:rsid w:val="000F55E2"/>
    <w:rsid w:val="000F5FD0"/>
    <w:rsid w:val="0010015B"/>
    <w:rsid w:val="00100CFE"/>
    <w:rsid w:val="001015FA"/>
    <w:rsid w:val="00103D4F"/>
    <w:rsid w:val="00103EC6"/>
    <w:rsid w:val="00104A7E"/>
    <w:rsid w:val="0010511C"/>
    <w:rsid w:val="001056D5"/>
    <w:rsid w:val="0010581B"/>
    <w:rsid w:val="00105B34"/>
    <w:rsid w:val="00106522"/>
    <w:rsid w:val="00107E70"/>
    <w:rsid w:val="00110DB1"/>
    <w:rsid w:val="00110FA0"/>
    <w:rsid w:val="00111032"/>
    <w:rsid w:val="001114EA"/>
    <w:rsid w:val="00112D84"/>
    <w:rsid w:val="00112F99"/>
    <w:rsid w:val="00113873"/>
    <w:rsid w:val="001139D9"/>
    <w:rsid w:val="00114965"/>
    <w:rsid w:val="00114B19"/>
    <w:rsid w:val="00115161"/>
    <w:rsid w:val="0011734A"/>
    <w:rsid w:val="001216E3"/>
    <w:rsid w:val="00124E5F"/>
    <w:rsid w:val="00125C05"/>
    <w:rsid w:val="00130E03"/>
    <w:rsid w:val="00133C74"/>
    <w:rsid w:val="00134F78"/>
    <w:rsid w:val="00136519"/>
    <w:rsid w:val="0013660B"/>
    <w:rsid w:val="00137578"/>
    <w:rsid w:val="001408E6"/>
    <w:rsid w:val="00140CC3"/>
    <w:rsid w:val="00140EAE"/>
    <w:rsid w:val="00141069"/>
    <w:rsid w:val="001418D7"/>
    <w:rsid w:val="00142BAE"/>
    <w:rsid w:val="001436FD"/>
    <w:rsid w:val="00143B79"/>
    <w:rsid w:val="001450D2"/>
    <w:rsid w:val="00146987"/>
    <w:rsid w:val="0014719B"/>
    <w:rsid w:val="00147ECF"/>
    <w:rsid w:val="001505C6"/>
    <w:rsid w:val="0015171C"/>
    <w:rsid w:val="00152E08"/>
    <w:rsid w:val="0015317B"/>
    <w:rsid w:val="001548C1"/>
    <w:rsid w:val="00154B77"/>
    <w:rsid w:val="00154EF1"/>
    <w:rsid w:val="001562E9"/>
    <w:rsid w:val="0015642E"/>
    <w:rsid w:val="001565B4"/>
    <w:rsid w:val="00157DA3"/>
    <w:rsid w:val="00160A20"/>
    <w:rsid w:val="00163B6A"/>
    <w:rsid w:val="00164646"/>
    <w:rsid w:val="001647B5"/>
    <w:rsid w:val="00164823"/>
    <w:rsid w:val="00166C73"/>
    <w:rsid w:val="00166C8B"/>
    <w:rsid w:val="0017088D"/>
    <w:rsid w:val="00170C4C"/>
    <w:rsid w:val="001711BD"/>
    <w:rsid w:val="001713F3"/>
    <w:rsid w:val="00171E95"/>
    <w:rsid w:val="0017455A"/>
    <w:rsid w:val="001746DA"/>
    <w:rsid w:val="0017495D"/>
    <w:rsid w:val="001756E0"/>
    <w:rsid w:val="00175A80"/>
    <w:rsid w:val="00176BFB"/>
    <w:rsid w:val="00177291"/>
    <w:rsid w:val="00180576"/>
    <w:rsid w:val="00182556"/>
    <w:rsid w:val="0018263A"/>
    <w:rsid w:val="001839D1"/>
    <w:rsid w:val="00184D12"/>
    <w:rsid w:val="00185086"/>
    <w:rsid w:val="001854CC"/>
    <w:rsid w:val="001862DB"/>
    <w:rsid w:val="001864C5"/>
    <w:rsid w:val="0018699F"/>
    <w:rsid w:val="001875AA"/>
    <w:rsid w:val="001900FD"/>
    <w:rsid w:val="0019387D"/>
    <w:rsid w:val="00193D1B"/>
    <w:rsid w:val="00194815"/>
    <w:rsid w:val="00194957"/>
    <w:rsid w:val="001952D0"/>
    <w:rsid w:val="00196E28"/>
    <w:rsid w:val="00197BE1"/>
    <w:rsid w:val="001A0054"/>
    <w:rsid w:val="001A054D"/>
    <w:rsid w:val="001A255C"/>
    <w:rsid w:val="001A4A47"/>
    <w:rsid w:val="001A55A2"/>
    <w:rsid w:val="001A694E"/>
    <w:rsid w:val="001A6D23"/>
    <w:rsid w:val="001A7555"/>
    <w:rsid w:val="001B1197"/>
    <w:rsid w:val="001B167F"/>
    <w:rsid w:val="001B16DF"/>
    <w:rsid w:val="001B31F9"/>
    <w:rsid w:val="001B37FB"/>
    <w:rsid w:val="001B5348"/>
    <w:rsid w:val="001B5582"/>
    <w:rsid w:val="001C01D8"/>
    <w:rsid w:val="001C038B"/>
    <w:rsid w:val="001C3DB5"/>
    <w:rsid w:val="001C4BBC"/>
    <w:rsid w:val="001C4F78"/>
    <w:rsid w:val="001C77BA"/>
    <w:rsid w:val="001C7863"/>
    <w:rsid w:val="001C7E38"/>
    <w:rsid w:val="001D00C4"/>
    <w:rsid w:val="001D0131"/>
    <w:rsid w:val="001D123A"/>
    <w:rsid w:val="001D3A9E"/>
    <w:rsid w:val="001D49E6"/>
    <w:rsid w:val="001D51BE"/>
    <w:rsid w:val="001D5994"/>
    <w:rsid w:val="001D7683"/>
    <w:rsid w:val="001E0F23"/>
    <w:rsid w:val="001E23A0"/>
    <w:rsid w:val="001E28FF"/>
    <w:rsid w:val="001E2DDD"/>
    <w:rsid w:val="001E4194"/>
    <w:rsid w:val="001E4802"/>
    <w:rsid w:val="001E4AAE"/>
    <w:rsid w:val="001E6210"/>
    <w:rsid w:val="001E7ED7"/>
    <w:rsid w:val="001E7EE1"/>
    <w:rsid w:val="001F0649"/>
    <w:rsid w:val="001F145D"/>
    <w:rsid w:val="001F1803"/>
    <w:rsid w:val="001F20C7"/>
    <w:rsid w:val="001F31AC"/>
    <w:rsid w:val="001F3D89"/>
    <w:rsid w:val="001F4276"/>
    <w:rsid w:val="001F57E9"/>
    <w:rsid w:val="001F61F0"/>
    <w:rsid w:val="001F72DA"/>
    <w:rsid w:val="00201FBE"/>
    <w:rsid w:val="002036D8"/>
    <w:rsid w:val="00204146"/>
    <w:rsid w:val="00204F0F"/>
    <w:rsid w:val="00206A4D"/>
    <w:rsid w:val="00206E97"/>
    <w:rsid w:val="0020730A"/>
    <w:rsid w:val="00207720"/>
    <w:rsid w:val="002149CB"/>
    <w:rsid w:val="00215DF2"/>
    <w:rsid w:val="00216AF5"/>
    <w:rsid w:val="0022140F"/>
    <w:rsid w:val="002260EA"/>
    <w:rsid w:val="00226502"/>
    <w:rsid w:val="002306AA"/>
    <w:rsid w:val="002349E4"/>
    <w:rsid w:val="00234CEE"/>
    <w:rsid w:val="00234EA3"/>
    <w:rsid w:val="00235687"/>
    <w:rsid w:val="00235B5F"/>
    <w:rsid w:val="002364DF"/>
    <w:rsid w:val="002365F8"/>
    <w:rsid w:val="00237AA9"/>
    <w:rsid w:val="00240263"/>
    <w:rsid w:val="00240513"/>
    <w:rsid w:val="002414EE"/>
    <w:rsid w:val="002432FE"/>
    <w:rsid w:val="00243430"/>
    <w:rsid w:val="00245926"/>
    <w:rsid w:val="00246A6F"/>
    <w:rsid w:val="002470F5"/>
    <w:rsid w:val="002503DA"/>
    <w:rsid w:val="0025210B"/>
    <w:rsid w:val="00253707"/>
    <w:rsid w:val="002550D7"/>
    <w:rsid w:val="002562A4"/>
    <w:rsid w:val="00257130"/>
    <w:rsid w:val="00257251"/>
    <w:rsid w:val="00257C0D"/>
    <w:rsid w:val="002603AB"/>
    <w:rsid w:val="00260E5F"/>
    <w:rsid w:val="00261997"/>
    <w:rsid w:val="00262706"/>
    <w:rsid w:val="0026284B"/>
    <w:rsid w:val="00263CA7"/>
    <w:rsid w:val="00264C7B"/>
    <w:rsid w:val="0026536C"/>
    <w:rsid w:val="00266721"/>
    <w:rsid w:val="00270714"/>
    <w:rsid w:val="0027230D"/>
    <w:rsid w:val="002730F4"/>
    <w:rsid w:val="00273440"/>
    <w:rsid w:val="002739C0"/>
    <w:rsid w:val="00274BC5"/>
    <w:rsid w:val="00280363"/>
    <w:rsid w:val="00280BD3"/>
    <w:rsid w:val="002820F3"/>
    <w:rsid w:val="00282321"/>
    <w:rsid w:val="0028474F"/>
    <w:rsid w:val="002868F3"/>
    <w:rsid w:val="00290DCA"/>
    <w:rsid w:val="002923BD"/>
    <w:rsid w:val="002923CE"/>
    <w:rsid w:val="00295A4E"/>
    <w:rsid w:val="002977BE"/>
    <w:rsid w:val="002A14D5"/>
    <w:rsid w:val="002A1FC9"/>
    <w:rsid w:val="002A3620"/>
    <w:rsid w:val="002A36AE"/>
    <w:rsid w:val="002A51DA"/>
    <w:rsid w:val="002A57A0"/>
    <w:rsid w:val="002A6441"/>
    <w:rsid w:val="002A7921"/>
    <w:rsid w:val="002B0171"/>
    <w:rsid w:val="002B1C7A"/>
    <w:rsid w:val="002B22D5"/>
    <w:rsid w:val="002B3663"/>
    <w:rsid w:val="002B373D"/>
    <w:rsid w:val="002B7103"/>
    <w:rsid w:val="002B7E71"/>
    <w:rsid w:val="002C02D4"/>
    <w:rsid w:val="002C0A90"/>
    <w:rsid w:val="002C1589"/>
    <w:rsid w:val="002C1AC2"/>
    <w:rsid w:val="002C2F20"/>
    <w:rsid w:val="002C3184"/>
    <w:rsid w:val="002C42CE"/>
    <w:rsid w:val="002C5E96"/>
    <w:rsid w:val="002C6C8C"/>
    <w:rsid w:val="002D0987"/>
    <w:rsid w:val="002D12A3"/>
    <w:rsid w:val="002D3B73"/>
    <w:rsid w:val="002D4A41"/>
    <w:rsid w:val="002D7123"/>
    <w:rsid w:val="002D71D0"/>
    <w:rsid w:val="002D738E"/>
    <w:rsid w:val="002D7618"/>
    <w:rsid w:val="002E0385"/>
    <w:rsid w:val="002E044C"/>
    <w:rsid w:val="002E0A0A"/>
    <w:rsid w:val="002E45F0"/>
    <w:rsid w:val="002E622B"/>
    <w:rsid w:val="002F0984"/>
    <w:rsid w:val="002F101D"/>
    <w:rsid w:val="002F1CBB"/>
    <w:rsid w:val="002F2B06"/>
    <w:rsid w:val="002F38A1"/>
    <w:rsid w:val="002F392D"/>
    <w:rsid w:val="002F57E6"/>
    <w:rsid w:val="002F6DF9"/>
    <w:rsid w:val="002F6FB5"/>
    <w:rsid w:val="002F7A28"/>
    <w:rsid w:val="003013DE"/>
    <w:rsid w:val="00303DFE"/>
    <w:rsid w:val="0030414A"/>
    <w:rsid w:val="00305A46"/>
    <w:rsid w:val="0031031B"/>
    <w:rsid w:val="00312B78"/>
    <w:rsid w:val="00313DC4"/>
    <w:rsid w:val="00313FC7"/>
    <w:rsid w:val="00314C24"/>
    <w:rsid w:val="00317263"/>
    <w:rsid w:val="00320267"/>
    <w:rsid w:val="00320939"/>
    <w:rsid w:val="003214A0"/>
    <w:rsid w:val="00322199"/>
    <w:rsid w:val="003235F2"/>
    <w:rsid w:val="003270E1"/>
    <w:rsid w:val="00327E63"/>
    <w:rsid w:val="003304DB"/>
    <w:rsid w:val="003307CC"/>
    <w:rsid w:val="00330A9E"/>
    <w:rsid w:val="003324A5"/>
    <w:rsid w:val="003336B1"/>
    <w:rsid w:val="00334877"/>
    <w:rsid w:val="00334AAF"/>
    <w:rsid w:val="00336393"/>
    <w:rsid w:val="00340833"/>
    <w:rsid w:val="00341E15"/>
    <w:rsid w:val="003422B1"/>
    <w:rsid w:val="00344CB2"/>
    <w:rsid w:val="003451AC"/>
    <w:rsid w:val="00346219"/>
    <w:rsid w:val="00347328"/>
    <w:rsid w:val="00352B6D"/>
    <w:rsid w:val="003537E6"/>
    <w:rsid w:val="0035396B"/>
    <w:rsid w:val="00353997"/>
    <w:rsid w:val="00353BC0"/>
    <w:rsid w:val="003542D9"/>
    <w:rsid w:val="003556D7"/>
    <w:rsid w:val="00360818"/>
    <w:rsid w:val="0036272F"/>
    <w:rsid w:val="00363479"/>
    <w:rsid w:val="00363897"/>
    <w:rsid w:val="00363C90"/>
    <w:rsid w:val="00365CFC"/>
    <w:rsid w:val="00366BC0"/>
    <w:rsid w:val="003677BC"/>
    <w:rsid w:val="00370826"/>
    <w:rsid w:val="003716C6"/>
    <w:rsid w:val="0037294E"/>
    <w:rsid w:val="00372DCD"/>
    <w:rsid w:val="00373F76"/>
    <w:rsid w:val="00376151"/>
    <w:rsid w:val="003766CE"/>
    <w:rsid w:val="00376AFA"/>
    <w:rsid w:val="0037721B"/>
    <w:rsid w:val="0037726B"/>
    <w:rsid w:val="00383E6A"/>
    <w:rsid w:val="00383EE4"/>
    <w:rsid w:val="00384E32"/>
    <w:rsid w:val="00387206"/>
    <w:rsid w:val="00387D21"/>
    <w:rsid w:val="003906ED"/>
    <w:rsid w:val="00390A3A"/>
    <w:rsid w:val="0039255E"/>
    <w:rsid w:val="00392F8E"/>
    <w:rsid w:val="00393A33"/>
    <w:rsid w:val="00393EF2"/>
    <w:rsid w:val="00395A10"/>
    <w:rsid w:val="0039643B"/>
    <w:rsid w:val="00396C01"/>
    <w:rsid w:val="003A14F5"/>
    <w:rsid w:val="003A20B5"/>
    <w:rsid w:val="003A281D"/>
    <w:rsid w:val="003A3AC6"/>
    <w:rsid w:val="003A45DF"/>
    <w:rsid w:val="003A6320"/>
    <w:rsid w:val="003A6E12"/>
    <w:rsid w:val="003B0F51"/>
    <w:rsid w:val="003B1BA9"/>
    <w:rsid w:val="003B2C6F"/>
    <w:rsid w:val="003B2F60"/>
    <w:rsid w:val="003B4A49"/>
    <w:rsid w:val="003B4CB1"/>
    <w:rsid w:val="003B6F03"/>
    <w:rsid w:val="003C09D0"/>
    <w:rsid w:val="003C19B0"/>
    <w:rsid w:val="003C2146"/>
    <w:rsid w:val="003C2199"/>
    <w:rsid w:val="003C230C"/>
    <w:rsid w:val="003C255D"/>
    <w:rsid w:val="003C2C0D"/>
    <w:rsid w:val="003C579B"/>
    <w:rsid w:val="003C7998"/>
    <w:rsid w:val="003C7D52"/>
    <w:rsid w:val="003D11D5"/>
    <w:rsid w:val="003D2138"/>
    <w:rsid w:val="003D2ABD"/>
    <w:rsid w:val="003D6555"/>
    <w:rsid w:val="003E0040"/>
    <w:rsid w:val="003E060A"/>
    <w:rsid w:val="003E1981"/>
    <w:rsid w:val="003E2502"/>
    <w:rsid w:val="003E528B"/>
    <w:rsid w:val="003E560B"/>
    <w:rsid w:val="003E5B12"/>
    <w:rsid w:val="003E68A4"/>
    <w:rsid w:val="003E68E9"/>
    <w:rsid w:val="003E6F2C"/>
    <w:rsid w:val="003E70D0"/>
    <w:rsid w:val="003E74FB"/>
    <w:rsid w:val="003F0C2D"/>
    <w:rsid w:val="003F0F0F"/>
    <w:rsid w:val="003F31B6"/>
    <w:rsid w:val="003F485E"/>
    <w:rsid w:val="003F59B9"/>
    <w:rsid w:val="003F5AE8"/>
    <w:rsid w:val="003F627D"/>
    <w:rsid w:val="003F65E2"/>
    <w:rsid w:val="00400088"/>
    <w:rsid w:val="00401EDC"/>
    <w:rsid w:val="00403A5D"/>
    <w:rsid w:val="00405D33"/>
    <w:rsid w:val="00411F1E"/>
    <w:rsid w:val="00413393"/>
    <w:rsid w:val="004133E5"/>
    <w:rsid w:val="004153CB"/>
    <w:rsid w:val="004158E3"/>
    <w:rsid w:val="004216B8"/>
    <w:rsid w:val="004218B4"/>
    <w:rsid w:val="00422F42"/>
    <w:rsid w:val="00423322"/>
    <w:rsid w:val="00424CD9"/>
    <w:rsid w:val="00426C61"/>
    <w:rsid w:val="0042793B"/>
    <w:rsid w:val="004301DF"/>
    <w:rsid w:val="004305E2"/>
    <w:rsid w:val="00430E26"/>
    <w:rsid w:val="004310CE"/>
    <w:rsid w:val="00431BDD"/>
    <w:rsid w:val="00431BE6"/>
    <w:rsid w:val="004320D5"/>
    <w:rsid w:val="0043261B"/>
    <w:rsid w:val="00433AE7"/>
    <w:rsid w:val="0043752A"/>
    <w:rsid w:val="00437696"/>
    <w:rsid w:val="00437CD2"/>
    <w:rsid w:val="0044155F"/>
    <w:rsid w:val="00444430"/>
    <w:rsid w:val="004468BD"/>
    <w:rsid w:val="00446E0C"/>
    <w:rsid w:val="00446F1B"/>
    <w:rsid w:val="004474A6"/>
    <w:rsid w:val="00447993"/>
    <w:rsid w:val="004528B5"/>
    <w:rsid w:val="00452AC9"/>
    <w:rsid w:val="0045504B"/>
    <w:rsid w:val="004557AF"/>
    <w:rsid w:val="004563C7"/>
    <w:rsid w:val="00456957"/>
    <w:rsid w:val="00457219"/>
    <w:rsid w:val="004629E4"/>
    <w:rsid w:val="004639BA"/>
    <w:rsid w:val="00463BB9"/>
    <w:rsid w:val="0046470C"/>
    <w:rsid w:val="00465890"/>
    <w:rsid w:val="004664DD"/>
    <w:rsid w:val="00466D79"/>
    <w:rsid w:val="004672F3"/>
    <w:rsid w:val="00467C0C"/>
    <w:rsid w:val="00467CF5"/>
    <w:rsid w:val="00470EC7"/>
    <w:rsid w:val="004713FA"/>
    <w:rsid w:val="00472453"/>
    <w:rsid w:val="0047570A"/>
    <w:rsid w:val="00476C15"/>
    <w:rsid w:val="004770B5"/>
    <w:rsid w:val="004777FD"/>
    <w:rsid w:val="004815E4"/>
    <w:rsid w:val="00481C2B"/>
    <w:rsid w:val="0048225F"/>
    <w:rsid w:val="00484B17"/>
    <w:rsid w:val="004854E6"/>
    <w:rsid w:val="00487639"/>
    <w:rsid w:val="0049042D"/>
    <w:rsid w:val="00491DB4"/>
    <w:rsid w:val="00492191"/>
    <w:rsid w:val="00494AE3"/>
    <w:rsid w:val="00494D94"/>
    <w:rsid w:val="004957DD"/>
    <w:rsid w:val="004969AD"/>
    <w:rsid w:val="00496F81"/>
    <w:rsid w:val="004977C2"/>
    <w:rsid w:val="004A1337"/>
    <w:rsid w:val="004A138B"/>
    <w:rsid w:val="004A1549"/>
    <w:rsid w:val="004A1BC7"/>
    <w:rsid w:val="004A2BC5"/>
    <w:rsid w:val="004A32B9"/>
    <w:rsid w:val="004A49D1"/>
    <w:rsid w:val="004A56E5"/>
    <w:rsid w:val="004A58F5"/>
    <w:rsid w:val="004A745C"/>
    <w:rsid w:val="004A77DA"/>
    <w:rsid w:val="004B12D2"/>
    <w:rsid w:val="004B1A61"/>
    <w:rsid w:val="004B3FFE"/>
    <w:rsid w:val="004B6210"/>
    <w:rsid w:val="004B65B9"/>
    <w:rsid w:val="004C2309"/>
    <w:rsid w:val="004C4CD9"/>
    <w:rsid w:val="004C5168"/>
    <w:rsid w:val="004C7915"/>
    <w:rsid w:val="004D43FE"/>
    <w:rsid w:val="004D47DF"/>
    <w:rsid w:val="004E1363"/>
    <w:rsid w:val="004E5B91"/>
    <w:rsid w:val="004E63A2"/>
    <w:rsid w:val="004E6F46"/>
    <w:rsid w:val="004E7FE8"/>
    <w:rsid w:val="004F1406"/>
    <w:rsid w:val="004F6730"/>
    <w:rsid w:val="004F6A10"/>
    <w:rsid w:val="004F773D"/>
    <w:rsid w:val="0050023B"/>
    <w:rsid w:val="00500C70"/>
    <w:rsid w:val="00502446"/>
    <w:rsid w:val="00503D32"/>
    <w:rsid w:val="005049B4"/>
    <w:rsid w:val="00505311"/>
    <w:rsid w:val="00505F5D"/>
    <w:rsid w:val="00506051"/>
    <w:rsid w:val="00506832"/>
    <w:rsid w:val="005073FD"/>
    <w:rsid w:val="00507414"/>
    <w:rsid w:val="0051148D"/>
    <w:rsid w:val="005124ED"/>
    <w:rsid w:val="00513A42"/>
    <w:rsid w:val="005148CB"/>
    <w:rsid w:val="00514C5C"/>
    <w:rsid w:val="00514F38"/>
    <w:rsid w:val="00515391"/>
    <w:rsid w:val="005155FB"/>
    <w:rsid w:val="0051655D"/>
    <w:rsid w:val="00516ADF"/>
    <w:rsid w:val="005177BD"/>
    <w:rsid w:val="00520B80"/>
    <w:rsid w:val="00521EDE"/>
    <w:rsid w:val="00522867"/>
    <w:rsid w:val="00522C15"/>
    <w:rsid w:val="0052301F"/>
    <w:rsid w:val="00523F65"/>
    <w:rsid w:val="005244BB"/>
    <w:rsid w:val="00525BDF"/>
    <w:rsid w:val="00526639"/>
    <w:rsid w:val="005276A1"/>
    <w:rsid w:val="005315C9"/>
    <w:rsid w:val="00531F51"/>
    <w:rsid w:val="0053441F"/>
    <w:rsid w:val="005364A3"/>
    <w:rsid w:val="005365A2"/>
    <w:rsid w:val="00536FCD"/>
    <w:rsid w:val="00540134"/>
    <w:rsid w:val="005401BD"/>
    <w:rsid w:val="00540387"/>
    <w:rsid w:val="00540B00"/>
    <w:rsid w:val="0054186C"/>
    <w:rsid w:val="00541CDE"/>
    <w:rsid w:val="00543D29"/>
    <w:rsid w:val="0054422F"/>
    <w:rsid w:val="00544FF2"/>
    <w:rsid w:val="00547410"/>
    <w:rsid w:val="0055079A"/>
    <w:rsid w:val="00555A6C"/>
    <w:rsid w:val="00556E49"/>
    <w:rsid w:val="0055701B"/>
    <w:rsid w:val="005572F9"/>
    <w:rsid w:val="00560246"/>
    <w:rsid w:val="005608FE"/>
    <w:rsid w:val="0056093B"/>
    <w:rsid w:val="00561687"/>
    <w:rsid w:val="0056351B"/>
    <w:rsid w:val="00563E13"/>
    <w:rsid w:val="00565E0E"/>
    <w:rsid w:val="0056673F"/>
    <w:rsid w:val="00566DF2"/>
    <w:rsid w:val="00566FC3"/>
    <w:rsid w:val="00570A4D"/>
    <w:rsid w:val="005755FC"/>
    <w:rsid w:val="0057678B"/>
    <w:rsid w:val="00576C82"/>
    <w:rsid w:val="00577269"/>
    <w:rsid w:val="0058058E"/>
    <w:rsid w:val="00581356"/>
    <w:rsid w:val="00583E22"/>
    <w:rsid w:val="005843A3"/>
    <w:rsid w:val="005862CC"/>
    <w:rsid w:val="005863B0"/>
    <w:rsid w:val="00586F67"/>
    <w:rsid w:val="005903D3"/>
    <w:rsid w:val="00590651"/>
    <w:rsid w:val="00590747"/>
    <w:rsid w:val="0059093E"/>
    <w:rsid w:val="00593029"/>
    <w:rsid w:val="00593335"/>
    <w:rsid w:val="005938D1"/>
    <w:rsid w:val="00593F36"/>
    <w:rsid w:val="00594FAF"/>
    <w:rsid w:val="00595579"/>
    <w:rsid w:val="00595E03"/>
    <w:rsid w:val="005963CD"/>
    <w:rsid w:val="00596950"/>
    <w:rsid w:val="005A00CE"/>
    <w:rsid w:val="005A1BA6"/>
    <w:rsid w:val="005A2CA0"/>
    <w:rsid w:val="005A2D7E"/>
    <w:rsid w:val="005A4E62"/>
    <w:rsid w:val="005A5004"/>
    <w:rsid w:val="005A6202"/>
    <w:rsid w:val="005A62AD"/>
    <w:rsid w:val="005A634C"/>
    <w:rsid w:val="005A6BA5"/>
    <w:rsid w:val="005A7010"/>
    <w:rsid w:val="005A7A4E"/>
    <w:rsid w:val="005A7E7E"/>
    <w:rsid w:val="005B061E"/>
    <w:rsid w:val="005B3F34"/>
    <w:rsid w:val="005B4068"/>
    <w:rsid w:val="005B633B"/>
    <w:rsid w:val="005B6D00"/>
    <w:rsid w:val="005B734C"/>
    <w:rsid w:val="005B743C"/>
    <w:rsid w:val="005C0559"/>
    <w:rsid w:val="005C0A5B"/>
    <w:rsid w:val="005C0A6B"/>
    <w:rsid w:val="005C1A90"/>
    <w:rsid w:val="005C212B"/>
    <w:rsid w:val="005C23FD"/>
    <w:rsid w:val="005C2AAB"/>
    <w:rsid w:val="005C306B"/>
    <w:rsid w:val="005C3F98"/>
    <w:rsid w:val="005C4756"/>
    <w:rsid w:val="005C62A1"/>
    <w:rsid w:val="005C6CCF"/>
    <w:rsid w:val="005C7722"/>
    <w:rsid w:val="005D07D5"/>
    <w:rsid w:val="005D1AF3"/>
    <w:rsid w:val="005D1EE6"/>
    <w:rsid w:val="005D2711"/>
    <w:rsid w:val="005D5069"/>
    <w:rsid w:val="005D7AE7"/>
    <w:rsid w:val="005E05F5"/>
    <w:rsid w:val="005E0BAF"/>
    <w:rsid w:val="005E1C62"/>
    <w:rsid w:val="005E4649"/>
    <w:rsid w:val="005E4B33"/>
    <w:rsid w:val="005E5510"/>
    <w:rsid w:val="005E56CC"/>
    <w:rsid w:val="005E692C"/>
    <w:rsid w:val="005E6C55"/>
    <w:rsid w:val="005E6C7C"/>
    <w:rsid w:val="005F2EDF"/>
    <w:rsid w:val="00600767"/>
    <w:rsid w:val="00600CB8"/>
    <w:rsid w:val="006034C2"/>
    <w:rsid w:val="00603C85"/>
    <w:rsid w:val="00604CF5"/>
    <w:rsid w:val="00605417"/>
    <w:rsid w:val="00605CC7"/>
    <w:rsid w:val="00605E50"/>
    <w:rsid w:val="00607150"/>
    <w:rsid w:val="006073E8"/>
    <w:rsid w:val="00607470"/>
    <w:rsid w:val="006077DB"/>
    <w:rsid w:val="00607EE4"/>
    <w:rsid w:val="006122AC"/>
    <w:rsid w:val="006127C7"/>
    <w:rsid w:val="00612AEF"/>
    <w:rsid w:val="00614391"/>
    <w:rsid w:val="006173B0"/>
    <w:rsid w:val="0062146E"/>
    <w:rsid w:val="00624598"/>
    <w:rsid w:val="00625975"/>
    <w:rsid w:val="00626819"/>
    <w:rsid w:val="00630D5A"/>
    <w:rsid w:val="0063222B"/>
    <w:rsid w:val="0063294D"/>
    <w:rsid w:val="0063314F"/>
    <w:rsid w:val="00633B97"/>
    <w:rsid w:val="006344B9"/>
    <w:rsid w:val="0063493F"/>
    <w:rsid w:val="00635B5B"/>
    <w:rsid w:val="00637380"/>
    <w:rsid w:val="00637B48"/>
    <w:rsid w:val="0064053D"/>
    <w:rsid w:val="006409DC"/>
    <w:rsid w:val="00642385"/>
    <w:rsid w:val="0064244D"/>
    <w:rsid w:val="006437E9"/>
    <w:rsid w:val="00644076"/>
    <w:rsid w:val="006461DE"/>
    <w:rsid w:val="00647733"/>
    <w:rsid w:val="00650031"/>
    <w:rsid w:val="006500F5"/>
    <w:rsid w:val="0065252D"/>
    <w:rsid w:val="006529DF"/>
    <w:rsid w:val="00654118"/>
    <w:rsid w:val="00655978"/>
    <w:rsid w:val="00655B56"/>
    <w:rsid w:val="0065785E"/>
    <w:rsid w:val="00657BED"/>
    <w:rsid w:val="00660C7D"/>
    <w:rsid w:val="00661163"/>
    <w:rsid w:val="00661238"/>
    <w:rsid w:val="00661268"/>
    <w:rsid w:val="00664A4E"/>
    <w:rsid w:val="00664D49"/>
    <w:rsid w:val="00664DE1"/>
    <w:rsid w:val="0066678D"/>
    <w:rsid w:val="0066757F"/>
    <w:rsid w:val="00671DCC"/>
    <w:rsid w:val="00673625"/>
    <w:rsid w:val="0067487A"/>
    <w:rsid w:val="00675833"/>
    <w:rsid w:val="00676AA0"/>
    <w:rsid w:val="00677156"/>
    <w:rsid w:val="00677741"/>
    <w:rsid w:val="00677C83"/>
    <w:rsid w:val="00680AC3"/>
    <w:rsid w:val="006850F7"/>
    <w:rsid w:val="00685669"/>
    <w:rsid w:val="00685772"/>
    <w:rsid w:val="00685C9B"/>
    <w:rsid w:val="00685F44"/>
    <w:rsid w:val="00687AF5"/>
    <w:rsid w:val="00690060"/>
    <w:rsid w:val="00690540"/>
    <w:rsid w:val="00690905"/>
    <w:rsid w:val="0069361C"/>
    <w:rsid w:val="00694699"/>
    <w:rsid w:val="00695A9B"/>
    <w:rsid w:val="00696C57"/>
    <w:rsid w:val="00697505"/>
    <w:rsid w:val="006A0475"/>
    <w:rsid w:val="006A0F88"/>
    <w:rsid w:val="006A110D"/>
    <w:rsid w:val="006A217E"/>
    <w:rsid w:val="006A23A5"/>
    <w:rsid w:val="006A2E5A"/>
    <w:rsid w:val="006A3FAE"/>
    <w:rsid w:val="006A40DB"/>
    <w:rsid w:val="006A421E"/>
    <w:rsid w:val="006A5EF1"/>
    <w:rsid w:val="006A689E"/>
    <w:rsid w:val="006A7476"/>
    <w:rsid w:val="006A772F"/>
    <w:rsid w:val="006B1DE1"/>
    <w:rsid w:val="006B2106"/>
    <w:rsid w:val="006B3F1C"/>
    <w:rsid w:val="006B460D"/>
    <w:rsid w:val="006B519C"/>
    <w:rsid w:val="006B646E"/>
    <w:rsid w:val="006B7D9A"/>
    <w:rsid w:val="006C141C"/>
    <w:rsid w:val="006C1930"/>
    <w:rsid w:val="006C1A78"/>
    <w:rsid w:val="006C245B"/>
    <w:rsid w:val="006C2D6E"/>
    <w:rsid w:val="006C45D0"/>
    <w:rsid w:val="006C4731"/>
    <w:rsid w:val="006C58B3"/>
    <w:rsid w:val="006C7C0D"/>
    <w:rsid w:val="006C7F78"/>
    <w:rsid w:val="006D0D11"/>
    <w:rsid w:val="006D16C9"/>
    <w:rsid w:val="006D1B33"/>
    <w:rsid w:val="006D1CAD"/>
    <w:rsid w:val="006D1E2D"/>
    <w:rsid w:val="006D38F2"/>
    <w:rsid w:val="006D3A6A"/>
    <w:rsid w:val="006D4F2B"/>
    <w:rsid w:val="006D54E2"/>
    <w:rsid w:val="006D5962"/>
    <w:rsid w:val="006D63F7"/>
    <w:rsid w:val="006D70D3"/>
    <w:rsid w:val="006D787D"/>
    <w:rsid w:val="006D7F92"/>
    <w:rsid w:val="006E09E1"/>
    <w:rsid w:val="006E1992"/>
    <w:rsid w:val="006E1AA3"/>
    <w:rsid w:val="006E1D1D"/>
    <w:rsid w:val="006E3E42"/>
    <w:rsid w:val="006E5227"/>
    <w:rsid w:val="006E6466"/>
    <w:rsid w:val="006E6644"/>
    <w:rsid w:val="006F0CFD"/>
    <w:rsid w:val="006F1B65"/>
    <w:rsid w:val="006F429D"/>
    <w:rsid w:val="006F5795"/>
    <w:rsid w:val="006F65B3"/>
    <w:rsid w:val="00700DE5"/>
    <w:rsid w:val="00700FE9"/>
    <w:rsid w:val="0070328B"/>
    <w:rsid w:val="00706EB2"/>
    <w:rsid w:val="00707AB0"/>
    <w:rsid w:val="007136FB"/>
    <w:rsid w:val="0071546C"/>
    <w:rsid w:val="00715DE2"/>
    <w:rsid w:val="00720731"/>
    <w:rsid w:val="00723366"/>
    <w:rsid w:val="00723C07"/>
    <w:rsid w:val="007245F3"/>
    <w:rsid w:val="0072673E"/>
    <w:rsid w:val="00726FD8"/>
    <w:rsid w:val="00731229"/>
    <w:rsid w:val="007326E0"/>
    <w:rsid w:val="007343DE"/>
    <w:rsid w:val="00734E59"/>
    <w:rsid w:val="00737EBC"/>
    <w:rsid w:val="00740C1F"/>
    <w:rsid w:val="0074308E"/>
    <w:rsid w:val="00743967"/>
    <w:rsid w:val="00743D52"/>
    <w:rsid w:val="007449B7"/>
    <w:rsid w:val="007453AE"/>
    <w:rsid w:val="00745701"/>
    <w:rsid w:val="007462C2"/>
    <w:rsid w:val="0074656F"/>
    <w:rsid w:val="007467A4"/>
    <w:rsid w:val="00747838"/>
    <w:rsid w:val="00747E99"/>
    <w:rsid w:val="00750A86"/>
    <w:rsid w:val="00753505"/>
    <w:rsid w:val="007547C1"/>
    <w:rsid w:val="00754AC7"/>
    <w:rsid w:val="007575B6"/>
    <w:rsid w:val="00760948"/>
    <w:rsid w:val="00762540"/>
    <w:rsid w:val="00763590"/>
    <w:rsid w:val="007641A0"/>
    <w:rsid w:val="00765438"/>
    <w:rsid w:val="007668C1"/>
    <w:rsid w:val="00766F0F"/>
    <w:rsid w:val="007702E8"/>
    <w:rsid w:val="007736D6"/>
    <w:rsid w:val="007739DE"/>
    <w:rsid w:val="0077550F"/>
    <w:rsid w:val="00775883"/>
    <w:rsid w:val="00776F5F"/>
    <w:rsid w:val="0077786B"/>
    <w:rsid w:val="00780AD1"/>
    <w:rsid w:val="00780DBD"/>
    <w:rsid w:val="00780E9E"/>
    <w:rsid w:val="00781999"/>
    <w:rsid w:val="007825E0"/>
    <w:rsid w:val="00782BE4"/>
    <w:rsid w:val="00782BFD"/>
    <w:rsid w:val="0078401F"/>
    <w:rsid w:val="0078485F"/>
    <w:rsid w:val="00784909"/>
    <w:rsid w:val="007851DE"/>
    <w:rsid w:val="00787999"/>
    <w:rsid w:val="00791B1A"/>
    <w:rsid w:val="007922A0"/>
    <w:rsid w:val="00794427"/>
    <w:rsid w:val="00794A5A"/>
    <w:rsid w:val="007A0B65"/>
    <w:rsid w:val="007A1655"/>
    <w:rsid w:val="007A1847"/>
    <w:rsid w:val="007A2EC9"/>
    <w:rsid w:val="007A3962"/>
    <w:rsid w:val="007A6C83"/>
    <w:rsid w:val="007A7444"/>
    <w:rsid w:val="007A7F4B"/>
    <w:rsid w:val="007B01EE"/>
    <w:rsid w:val="007B1DD9"/>
    <w:rsid w:val="007B1F7F"/>
    <w:rsid w:val="007B20B0"/>
    <w:rsid w:val="007B364A"/>
    <w:rsid w:val="007B3674"/>
    <w:rsid w:val="007B3DDF"/>
    <w:rsid w:val="007B58E8"/>
    <w:rsid w:val="007B65BA"/>
    <w:rsid w:val="007C0732"/>
    <w:rsid w:val="007C1F7C"/>
    <w:rsid w:val="007C327B"/>
    <w:rsid w:val="007C4315"/>
    <w:rsid w:val="007C458D"/>
    <w:rsid w:val="007C4CD0"/>
    <w:rsid w:val="007C53C5"/>
    <w:rsid w:val="007C5DF9"/>
    <w:rsid w:val="007D0AF7"/>
    <w:rsid w:val="007D0E89"/>
    <w:rsid w:val="007D1811"/>
    <w:rsid w:val="007D19E4"/>
    <w:rsid w:val="007D4662"/>
    <w:rsid w:val="007D53CA"/>
    <w:rsid w:val="007D60AA"/>
    <w:rsid w:val="007D6216"/>
    <w:rsid w:val="007D6390"/>
    <w:rsid w:val="007D6459"/>
    <w:rsid w:val="007D6903"/>
    <w:rsid w:val="007E086B"/>
    <w:rsid w:val="007E21D9"/>
    <w:rsid w:val="007E2CC1"/>
    <w:rsid w:val="007E4C9F"/>
    <w:rsid w:val="007E4E3F"/>
    <w:rsid w:val="007E54EC"/>
    <w:rsid w:val="007E5947"/>
    <w:rsid w:val="007E7AED"/>
    <w:rsid w:val="007F1009"/>
    <w:rsid w:val="007F1D63"/>
    <w:rsid w:val="007F37D0"/>
    <w:rsid w:val="007F3F24"/>
    <w:rsid w:val="007F443E"/>
    <w:rsid w:val="007F5B6E"/>
    <w:rsid w:val="007F6A4E"/>
    <w:rsid w:val="00800D53"/>
    <w:rsid w:val="00801355"/>
    <w:rsid w:val="008014B4"/>
    <w:rsid w:val="00801E6B"/>
    <w:rsid w:val="00802A7F"/>
    <w:rsid w:val="00805050"/>
    <w:rsid w:val="00805C73"/>
    <w:rsid w:val="00806060"/>
    <w:rsid w:val="00806351"/>
    <w:rsid w:val="00806921"/>
    <w:rsid w:val="00807744"/>
    <w:rsid w:val="0081148C"/>
    <w:rsid w:val="00811599"/>
    <w:rsid w:val="008124AC"/>
    <w:rsid w:val="008141D6"/>
    <w:rsid w:val="00814786"/>
    <w:rsid w:val="00817700"/>
    <w:rsid w:val="00820294"/>
    <w:rsid w:val="008204F8"/>
    <w:rsid w:val="0082167D"/>
    <w:rsid w:val="00822556"/>
    <w:rsid w:val="0082379D"/>
    <w:rsid w:val="00825CE9"/>
    <w:rsid w:val="0082609E"/>
    <w:rsid w:val="00826EE7"/>
    <w:rsid w:val="00830190"/>
    <w:rsid w:val="00830E69"/>
    <w:rsid w:val="008317BE"/>
    <w:rsid w:val="008333DA"/>
    <w:rsid w:val="00833505"/>
    <w:rsid w:val="00833EFA"/>
    <w:rsid w:val="00834F9C"/>
    <w:rsid w:val="00836CF9"/>
    <w:rsid w:val="008425F8"/>
    <w:rsid w:val="008429D3"/>
    <w:rsid w:val="00843BAB"/>
    <w:rsid w:val="00844836"/>
    <w:rsid w:val="00844866"/>
    <w:rsid w:val="00844931"/>
    <w:rsid w:val="0084545D"/>
    <w:rsid w:val="00845729"/>
    <w:rsid w:val="0084608F"/>
    <w:rsid w:val="00846677"/>
    <w:rsid w:val="00846D2F"/>
    <w:rsid w:val="0085154B"/>
    <w:rsid w:val="00851EEC"/>
    <w:rsid w:val="0085221F"/>
    <w:rsid w:val="00853D10"/>
    <w:rsid w:val="0085466E"/>
    <w:rsid w:val="008558A1"/>
    <w:rsid w:val="008609AA"/>
    <w:rsid w:val="00860EFD"/>
    <w:rsid w:val="00861F00"/>
    <w:rsid w:val="008624D5"/>
    <w:rsid w:val="008638CC"/>
    <w:rsid w:val="00863CB5"/>
    <w:rsid w:val="00865027"/>
    <w:rsid w:val="008667B8"/>
    <w:rsid w:val="00867EA6"/>
    <w:rsid w:val="00870432"/>
    <w:rsid w:val="00870726"/>
    <w:rsid w:val="00871D04"/>
    <w:rsid w:val="00872E3F"/>
    <w:rsid w:val="0087520B"/>
    <w:rsid w:val="00875F66"/>
    <w:rsid w:val="00876383"/>
    <w:rsid w:val="0087673A"/>
    <w:rsid w:val="00876AE6"/>
    <w:rsid w:val="00877807"/>
    <w:rsid w:val="008805FA"/>
    <w:rsid w:val="00880902"/>
    <w:rsid w:val="00880F15"/>
    <w:rsid w:val="00881080"/>
    <w:rsid w:val="00883079"/>
    <w:rsid w:val="00883095"/>
    <w:rsid w:val="00883E30"/>
    <w:rsid w:val="00884C0B"/>
    <w:rsid w:val="008859C6"/>
    <w:rsid w:val="008878EE"/>
    <w:rsid w:val="008879CA"/>
    <w:rsid w:val="00890411"/>
    <w:rsid w:val="008908E2"/>
    <w:rsid w:val="0089126F"/>
    <w:rsid w:val="00891938"/>
    <w:rsid w:val="00892852"/>
    <w:rsid w:val="008946CD"/>
    <w:rsid w:val="0089680B"/>
    <w:rsid w:val="008A06A4"/>
    <w:rsid w:val="008A35A1"/>
    <w:rsid w:val="008A3E61"/>
    <w:rsid w:val="008A46E8"/>
    <w:rsid w:val="008A4808"/>
    <w:rsid w:val="008A5557"/>
    <w:rsid w:val="008A6F7C"/>
    <w:rsid w:val="008A7796"/>
    <w:rsid w:val="008A7AE8"/>
    <w:rsid w:val="008B10DA"/>
    <w:rsid w:val="008B285C"/>
    <w:rsid w:val="008B40F2"/>
    <w:rsid w:val="008B5FDA"/>
    <w:rsid w:val="008B60D4"/>
    <w:rsid w:val="008B6DA8"/>
    <w:rsid w:val="008B6E40"/>
    <w:rsid w:val="008B6E66"/>
    <w:rsid w:val="008B6F8A"/>
    <w:rsid w:val="008B7109"/>
    <w:rsid w:val="008C301B"/>
    <w:rsid w:val="008C581C"/>
    <w:rsid w:val="008C5F90"/>
    <w:rsid w:val="008C677F"/>
    <w:rsid w:val="008C7CA2"/>
    <w:rsid w:val="008D1A4A"/>
    <w:rsid w:val="008D1D35"/>
    <w:rsid w:val="008D27D2"/>
    <w:rsid w:val="008D2829"/>
    <w:rsid w:val="008D375B"/>
    <w:rsid w:val="008D4418"/>
    <w:rsid w:val="008D6497"/>
    <w:rsid w:val="008D7A7E"/>
    <w:rsid w:val="008E0944"/>
    <w:rsid w:val="008E251A"/>
    <w:rsid w:val="008E3443"/>
    <w:rsid w:val="008E494A"/>
    <w:rsid w:val="008E632B"/>
    <w:rsid w:val="008E75B7"/>
    <w:rsid w:val="008F0AE8"/>
    <w:rsid w:val="008F1C66"/>
    <w:rsid w:val="008F5DDC"/>
    <w:rsid w:val="008F6266"/>
    <w:rsid w:val="008F6ABF"/>
    <w:rsid w:val="008F6FB2"/>
    <w:rsid w:val="008F7BC6"/>
    <w:rsid w:val="009001F1"/>
    <w:rsid w:val="00900636"/>
    <w:rsid w:val="009018CF"/>
    <w:rsid w:val="00902BC3"/>
    <w:rsid w:val="00902E35"/>
    <w:rsid w:val="00904CD8"/>
    <w:rsid w:val="00905A6C"/>
    <w:rsid w:val="00910199"/>
    <w:rsid w:val="009104E4"/>
    <w:rsid w:val="009105AC"/>
    <w:rsid w:val="00911D19"/>
    <w:rsid w:val="009121F8"/>
    <w:rsid w:val="00912810"/>
    <w:rsid w:val="009130E7"/>
    <w:rsid w:val="0091333F"/>
    <w:rsid w:val="00913654"/>
    <w:rsid w:val="00913C4C"/>
    <w:rsid w:val="00913E7E"/>
    <w:rsid w:val="009147C1"/>
    <w:rsid w:val="00917925"/>
    <w:rsid w:val="0091798C"/>
    <w:rsid w:val="00917FA4"/>
    <w:rsid w:val="00917FE8"/>
    <w:rsid w:val="009203A3"/>
    <w:rsid w:val="009204D5"/>
    <w:rsid w:val="00920950"/>
    <w:rsid w:val="00920E62"/>
    <w:rsid w:val="00920EF8"/>
    <w:rsid w:val="009216BC"/>
    <w:rsid w:val="00922BE9"/>
    <w:rsid w:val="00923CC6"/>
    <w:rsid w:val="00931B65"/>
    <w:rsid w:val="00933233"/>
    <w:rsid w:val="0093374F"/>
    <w:rsid w:val="00937A60"/>
    <w:rsid w:val="00940784"/>
    <w:rsid w:val="00940D8B"/>
    <w:rsid w:val="009427AA"/>
    <w:rsid w:val="009427E5"/>
    <w:rsid w:val="00943A55"/>
    <w:rsid w:val="00943EF6"/>
    <w:rsid w:val="00944A25"/>
    <w:rsid w:val="00945200"/>
    <w:rsid w:val="009472D2"/>
    <w:rsid w:val="009474D3"/>
    <w:rsid w:val="00947B25"/>
    <w:rsid w:val="00951D5D"/>
    <w:rsid w:val="0095219D"/>
    <w:rsid w:val="00952C5B"/>
    <w:rsid w:val="00954365"/>
    <w:rsid w:val="00954567"/>
    <w:rsid w:val="00956338"/>
    <w:rsid w:val="009568FF"/>
    <w:rsid w:val="009604D4"/>
    <w:rsid w:val="00960EE0"/>
    <w:rsid w:val="00962738"/>
    <w:rsid w:val="00962B8C"/>
    <w:rsid w:val="00963493"/>
    <w:rsid w:val="009647AC"/>
    <w:rsid w:val="00964AFD"/>
    <w:rsid w:val="0096579E"/>
    <w:rsid w:val="00965C2E"/>
    <w:rsid w:val="00965DDC"/>
    <w:rsid w:val="009665F2"/>
    <w:rsid w:val="00970ADA"/>
    <w:rsid w:val="00970EBE"/>
    <w:rsid w:val="00971668"/>
    <w:rsid w:val="00971A74"/>
    <w:rsid w:val="00974400"/>
    <w:rsid w:val="00974F9F"/>
    <w:rsid w:val="009759DD"/>
    <w:rsid w:val="00976EED"/>
    <w:rsid w:val="009773C0"/>
    <w:rsid w:val="00980378"/>
    <w:rsid w:val="00981E06"/>
    <w:rsid w:val="00982031"/>
    <w:rsid w:val="00982628"/>
    <w:rsid w:val="00982CAC"/>
    <w:rsid w:val="00984322"/>
    <w:rsid w:val="00984504"/>
    <w:rsid w:val="0098486C"/>
    <w:rsid w:val="00984AD7"/>
    <w:rsid w:val="00984D03"/>
    <w:rsid w:val="0098519A"/>
    <w:rsid w:val="00985FFE"/>
    <w:rsid w:val="00986DA2"/>
    <w:rsid w:val="009870A1"/>
    <w:rsid w:val="0099062A"/>
    <w:rsid w:val="0099145E"/>
    <w:rsid w:val="009919A1"/>
    <w:rsid w:val="00992E04"/>
    <w:rsid w:val="0099408C"/>
    <w:rsid w:val="00995FE5"/>
    <w:rsid w:val="00997217"/>
    <w:rsid w:val="0099738C"/>
    <w:rsid w:val="00997C77"/>
    <w:rsid w:val="009A0D5D"/>
    <w:rsid w:val="009A133C"/>
    <w:rsid w:val="009A2685"/>
    <w:rsid w:val="009A2E46"/>
    <w:rsid w:val="009A332C"/>
    <w:rsid w:val="009A3CB7"/>
    <w:rsid w:val="009A4BC9"/>
    <w:rsid w:val="009A4C9A"/>
    <w:rsid w:val="009A53D3"/>
    <w:rsid w:val="009A5672"/>
    <w:rsid w:val="009A65A0"/>
    <w:rsid w:val="009B0B13"/>
    <w:rsid w:val="009B124B"/>
    <w:rsid w:val="009B36C7"/>
    <w:rsid w:val="009B3AEB"/>
    <w:rsid w:val="009B3B2D"/>
    <w:rsid w:val="009B40F5"/>
    <w:rsid w:val="009B47BA"/>
    <w:rsid w:val="009B5B00"/>
    <w:rsid w:val="009B6AFC"/>
    <w:rsid w:val="009B7B1C"/>
    <w:rsid w:val="009C08D4"/>
    <w:rsid w:val="009C1A9C"/>
    <w:rsid w:val="009C2586"/>
    <w:rsid w:val="009C4293"/>
    <w:rsid w:val="009C44C3"/>
    <w:rsid w:val="009C45BC"/>
    <w:rsid w:val="009C4BCE"/>
    <w:rsid w:val="009C500D"/>
    <w:rsid w:val="009C72B6"/>
    <w:rsid w:val="009C776C"/>
    <w:rsid w:val="009D093B"/>
    <w:rsid w:val="009D299F"/>
    <w:rsid w:val="009D3932"/>
    <w:rsid w:val="009D3A6A"/>
    <w:rsid w:val="009D6FDB"/>
    <w:rsid w:val="009D6FFA"/>
    <w:rsid w:val="009E00AE"/>
    <w:rsid w:val="009E090E"/>
    <w:rsid w:val="009E0C0A"/>
    <w:rsid w:val="009E2E39"/>
    <w:rsid w:val="009E2E4B"/>
    <w:rsid w:val="009E5385"/>
    <w:rsid w:val="009E58AD"/>
    <w:rsid w:val="009E6E66"/>
    <w:rsid w:val="009E7003"/>
    <w:rsid w:val="009F15AD"/>
    <w:rsid w:val="009F1C8D"/>
    <w:rsid w:val="009F1F58"/>
    <w:rsid w:val="009F2146"/>
    <w:rsid w:val="009F53AA"/>
    <w:rsid w:val="009F5A85"/>
    <w:rsid w:val="009F7534"/>
    <w:rsid w:val="00A0244D"/>
    <w:rsid w:val="00A03F40"/>
    <w:rsid w:val="00A03FA2"/>
    <w:rsid w:val="00A03FD0"/>
    <w:rsid w:val="00A04FB8"/>
    <w:rsid w:val="00A062C9"/>
    <w:rsid w:val="00A0707B"/>
    <w:rsid w:val="00A074B4"/>
    <w:rsid w:val="00A07923"/>
    <w:rsid w:val="00A07C4B"/>
    <w:rsid w:val="00A07D51"/>
    <w:rsid w:val="00A12E67"/>
    <w:rsid w:val="00A13010"/>
    <w:rsid w:val="00A1484E"/>
    <w:rsid w:val="00A14B09"/>
    <w:rsid w:val="00A17F16"/>
    <w:rsid w:val="00A20678"/>
    <w:rsid w:val="00A20DC8"/>
    <w:rsid w:val="00A211F8"/>
    <w:rsid w:val="00A21B2B"/>
    <w:rsid w:val="00A220D8"/>
    <w:rsid w:val="00A2368A"/>
    <w:rsid w:val="00A23B53"/>
    <w:rsid w:val="00A25298"/>
    <w:rsid w:val="00A30121"/>
    <w:rsid w:val="00A3069E"/>
    <w:rsid w:val="00A30BB3"/>
    <w:rsid w:val="00A3126D"/>
    <w:rsid w:val="00A31980"/>
    <w:rsid w:val="00A327DE"/>
    <w:rsid w:val="00A330FB"/>
    <w:rsid w:val="00A34977"/>
    <w:rsid w:val="00A352E0"/>
    <w:rsid w:val="00A36C2A"/>
    <w:rsid w:val="00A42903"/>
    <w:rsid w:val="00A42B20"/>
    <w:rsid w:val="00A434D0"/>
    <w:rsid w:val="00A43DF6"/>
    <w:rsid w:val="00A446B4"/>
    <w:rsid w:val="00A44E1D"/>
    <w:rsid w:val="00A52C1C"/>
    <w:rsid w:val="00A53A68"/>
    <w:rsid w:val="00A55837"/>
    <w:rsid w:val="00A566BE"/>
    <w:rsid w:val="00A5694E"/>
    <w:rsid w:val="00A56DBB"/>
    <w:rsid w:val="00A573CE"/>
    <w:rsid w:val="00A57754"/>
    <w:rsid w:val="00A603C5"/>
    <w:rsid w:val="00A60ED4"/>
    <w:rsid w:val="00A60F87"/>
    <w:rsid w:val="00A611B9"/>
    <w:rsid w:val="00A617CE"/>
    <w:rsid w:val="00A61966"/>
    <w:rsid w:val="00A636A6"/>
    <w:rsid w:val="00A6461A"/>
    <w:rsid w:val="00A65543"/>
    <w:rsid w:val="00A673FE"/>
    <w:rsid w:val="00A6795A"/>
    <w:rsid w:val="00A703B3"/>
    <w:rsid w:val="00A70B51"/>
    <w:rsid w:val="00A732F2"/>
    <w:rsid w:val="00A7427E"/>
    <w:rsid w:val="00A750BA"/>
    <w:rsid w:val="00A750BF"/>
    <w:rsid w:val="00A76BCA"/>
    <w:rsid w:val="00A77A9D"/>
    <w:rsid w:val="00A80CD7"/>
    <w:rsid w:val="00A812D0"/>
    <w:rsid w:val="00A81D6F"/>
    <w:rsid w:val="00A825EB"/>
    <w:rsid w:val="00A843E7"/>
    <w:rsid w:val="00A84CEF"/>
    <w:rsid w:val="00A855EE"/>
    <w:rsid w:val="00A85AAA"/>
    <w:rsid w:val="00A85F3A"/>
    <w:rsid w:val="00A860E0"/>
    <w:rsid w:val="00A87B55"/>
    <w:rsid w:val="00A90E56"/>
    <w:rsid w:val="00A91007"/>
    <w:rsid w:val="00A9141C"/>
    <w:rsid w:val="00A9546C"/>
    <w:rsid w:val="00A959F9"/>
    <w:rsid w:val="00A95ED5"/>
    <w:rsid w:val="00A96EBB"/>
    <w:rsid w:val="00A9733F"/>
    <w:rsid w:val="00A97BE7"/>
    <w:rsid w:val="00AA03CD"/>
    <w:rsid w:val="00AA158F"/>
    <w:rsid w:val="00AA2069"/>
    <w:rsid w:val="00AA2AC3"/>
    <w:rsid w:val="00AA396E"/>
    <w:rsid w:val="00AA3FEC"/>
    <w:rsid w:val="00AA421A"/>
    <w:rsid w:val="00AA633D"/>
    <w:rsid w:val="00AA6CEF"/>
    <w:rsid w:val="00AA7153"/>
    <w:rsid w:val="00AB0796"/>
    <w:rsid w:val="00AB0872"/>
    <w:rsid w:val="00AB15DF"/>
    <w:rsid w:val="00AB1B43"/>
    <w:rsid w:val="00AB3783"/>
    <w:rsid w:val="00AB424A"/>
    <w:rsid w:val="00AB5E51"/>
    <w:rsid w:val="00AB67AA"/>
    <w:rsid w:val="00AB73B4"/>
    <w:rsid w:val="00AB7824"/>
    <w:rsid w:val="00AC4049"/>
    <w:rsid w:val="00AC4842"/>
    <w:rsid w:val="00AC4CAD"/>
    <w:rsid w:val="00AD17CF"/>
    <w:rsid w:val="00AD34FE"/>
    <w:rsid w:val="00AD4112"/>
    <w:rsid w:val="00AD4485"/>
    <w:rsid w:val="00AD4F56"/>
    <w:rsid w:val="00AE2528"/>
    <w:rsid w:val="00AE2538"/>
    <w:rsid w:val="00AE2C1F"/>
    <w:rsid w:val="00AE3555"/>
    <w:rsid w:val="00AE46E5"/>
    <w:rsid w:val="00AE5E87"/>
    <w:rsid w:val="00AE68CD"/>
    <w:rsid w:val="00AE6F0A"/>
    <w:rsid w:val="00AE73EA"/>
    <w:rsid w:val="00AE7A60"/>
    <w:rsid w:val="00AF031C"/>
    <w:rsid w:val="00AF11BF"/>
    <w:rsid w:val="00AF1B85"/>
    <w:rsid w:val="00AF2C19"/>
    <w:rsid w:val="00AF47B4"/>
    <w:rsid w:val="00AF5EB1"/>
    <w:rsid w:val="00AF5FF4"/>
    <w:rsid w:val="00AF6713"/>
    <w:rsid w:val="00AF7A4B"/>
    <w:rsid w:val="00B00F6C"/>
    <w:rsid w:val="00B0138A"/>
    <w:rsid w:val="00B02301"/>
    <w:rsid w:val="00B030BA"/>
    <w:rsid w:val="00B035C1"/>
    <w:rsid w:val="00B04EFB"/>
    <w:rsid w:val="00B06961"/>
    <w:rsid w:val="00B06B5C"/>
    <w:rsid w:val="00B06BB0"/>
    <w:rsid w:val="00B12553"/>
    <w:rsid w:val="00B12AF6"/>
    <w:rsid w:val="00B12C29"/>
    <w:rsid w:val="00B14701"/>
    <w:rsid w:val="00B153B5"/>
    <w:rsid w:val="00B16465"/>
    <w:rsid w:val="00B21FF9"/>
    <w:rsid w:val="00B24DAA"/>
    <w:rsid w:val="00B2555C"/>
    <w:rsid w:val="00B26A90"/>
    <w:rsid w:val="00B26B94"/>
    <w:rsid w:val="00B32368"/>
    <w:rsid w:val="00B32DF8"/>
    <w:rsid w:val="00B348EA"/>
    <w:rsid w:val="00B3558B"/>
    <w:rsid w:val="00B36D21"/>
    <w:rsid w:val="00B374AA"/>
    <w:rsid w:val="00B417C6"/>
    <w:rsid w:val="00B41B78"/>
    <w:rsid w:val="00B41D25"/>
    <w:rsid w:val="00B42776"/>
    <w:rsid w:val="00B438C1"/>
    <w:rsid w:val="00B43CDE"/>
    <w:rsid w:val="00B44060"/>
    <w:rsid w:val="00B471BA"/>
    <w:rsid w:val="00B47A65"/>
    <w:rsid w:val="00B51540"/>
    <w:rsid w:val="00B53251"/>
    <w:rsid w:val="00B555E7"/>
    <w:rsid w:val="00B6177A"/>
    <w:rsid w:val="00B6178A"/>
    <w:rsid w:val="00B62269"/>
    <w:rsid w:val="00B62F0C"/>
    <w:rsid w:val="00B6346C"/>
    <w:rsid w:val="00B63594"/>
    <w:rsid w:val="00B63698"/>
    <w:rsid w:val="00B63A7D"/>
    <w:rsid w:val="00B64559"/>
    <w:rsid w:val="00B66DAD"/>
    <w:rsid w:val="00B67200"/>
    <w:rsid w:val="00B67A84"/>
    <w:rsid w:val="00B67D9B"/>
    <w:rsid w:val="00B70D7C"/>
    <w:rsid w:val="00B71513"/>
    <w:rsid w:val="00B71D5F"/>
    <w:rsid w:val="00B71E98"/>
    <w:rsid w:val="00B72B3C"/>
    <w:rsid w:val="00B73DE7"/>
    <w:rsid w:val="00B745B2"/>
    <w:rsid w:val="00B756EA"/>
    <w:rsid w:val="00B75DB9"/>
    <w:rsid w:val="00B763BE"/>
    <w:rsid w:val="00B77383"/>
    <w:rsid w:val="00B7778C"/>
    <w:rsid w:val="00B80E27"/>
    <w:rsid w:val="00B81108"/>
    <w:rsid w:val="00B81AC0"/>
    <w:rsid w:val="00B82A59"/>
    <w:rsid w:val="00B8469F"/>
    <w:rsid w:val="00B86B72"/>
    <w:rsid w:val="00B86B89"/>
    <w:rsid w:val="00B904E3"/>
    <w:rsid w:val="00B91029"/>
    <w:rsid w:val="00B9217B"/>
    <w:rsid w:val="00B92642"/>
    <w:rsid w:val="00B94EE5"/>
    <w:rsid w:val="00B95AF4"/>
    <w:rsid w:val="00B95F7D"/>
    <w:rsid w:val="00B976E4"/>
    <w:rsid w:val="00BA0E7B"/>
    <w:rsid w:val="00BA103C"/>
    <w:rsid w:val="00BA122B"/>
    <w:rsid w:val="00BA1D56"/>
    <w:rsid w:val="00BA245D"/>
    <w:rsid w:val="00BA4BC8"/>
    <w:rsid w:val="00BA5818"/>
    <w:rsid w:val="00BA5B02"/>
    <w:rsid w:val="00BB044C"/>
    <w:rsid w:val="00BB142A"/>
    <w:rsid w:val="00BB1856"/>
    <w:rsid w:val="00BB1FE2"/>
    <w:rsid w:val="00BB210E"/>
    <w:rsid w:val="00BB29B7"/>
    <w:rsid w:val="00BB3B91"/>
    <w:rsid w:val="00BB4238"/>
    <w:rsid w:val="00BB4497"/>
    <w:rsid w:val="00BB4732"/>
    <w:rsid w:val="00BB606E"/>
    <w:rsid w:val="00BB6724"/>
    <w:rsid w:val="00BB72A7"/>
    <w:rsid w:val="00BB7B18"/>
    <w:rsid w:val="00BC4A23"/>
    <w:rsid w:val="00BC4F4D"/>
    <w:rsid w:val="00BC5F0C"/>
    <w:rsid w:val="00BC6E71"/>
    <w:rsid w:val="00BC7B95"/>
    <w:rsid w:val="00BD0D81"/>
    <w:rsid w:val="00BD10E0"/>
    <w:rsid w:val="00BD1A73"/>
    <w:rsid w:val="00BD1B31"/>
    <w:rsid w:val="00BD2102"/>
    <w:rsid w:val="00BD3022"/>
    <w:rsid w:val="00BD56C3"/>
    <w:rsid w:val="00BE0716"/>
    <w:rsid w:val="00BE1681"/>
    <w:rsid w:val="00BE216D"/>
    <w:rsid w:val="00BE23B5"/>
    <w:rsid w:val="00BE2A9F"/>
    <w:rsid w:val="00BE41D7"/>
    <w:rsid w:val="00BF07F7"/>
    <w:rsid w:val="00BF3493"/>
    <w:rsid w:val="00BF466D"/>
    <w:rsid w:val="00BF633B"/>
    <w:rsid w:val="00BF6385"/>
    <w:rsid w:val="00BF63BD"/>
    <w:rsid w:val="00BF7097"/>
    <w:rsid w:val="00BF769F"/>
    <w:rsid w:val="00BF7E57"/>
    <w:rsid w:val="00C01768"/>
    <w:rsid w:val="00C024C1"/>
    <w:rsid w:val="00C02AA8"/>
    <w:rsid w:val="00C05791"/>
    <w:rsid w:val="00C065FC"/>
    <w:rsid w:val="00C06CD7"/>
    <w:rsid w:val="00C11AE8"/>
    <w:rsid w:val="00C12C14"/>
    <w:rsid w:val="00C130BD"/>
    <w:rsid w:val="00C13BE0"/>
    <w:rsid w:val="00C15626"/>
    <w:rsid w:val="00C16107"/>
    <w:rsid w:val="00C1668E"/>
    <w:rsid w:val="00C17D6D"/>
    <w:rsid w:val="00C17DFA"/>
    <w:rsid w:val="00C210D7"/>
    <w:rsid w:val="00C22373"/>
    <w:rsid w:val="00C24AAE"/>
    <w:rsid w:val="00C25344"/>
    <w:rsid w:val="00C26E45"/>
    <w:rsid w:val="00C2720F"/>
    <w:rsid w:val="00C278E0"/>
    <w:rsid w:val="00C30EF5"/>
    <w:rsid w:val="00C3385D"/>
    <w:rsid w:val="00C342C3"/>
    <w:rsid w:val="00C3480D"/>
    <w:rsid w:val="00C356D5"/>
    <w:rsid w:val="00C36D0B"/>
    <w:rsid w:val="00C40125"/>
    <w:rsid w:val="00C40B14"/>
    <w:rsid w:val="00C415CB"/>
    <w:rsid w:val="00C431F0"/>
    <w:rsid w:val="00C43DAB"/>
    <w:rsid w:val="00C43F83"/>
    <w:rsid w:val="00C46197"/>
    <w:rsid w:val="00C47835"/>
    <w:rsid w:val="00C5097D"/>
    <w:rsid w:val="00C53453"/>
    <w:rsid w:val="00C540B3"/>
    <w:rsid w:val="00C547EB"/>
    <w:rsid w:val="00C547F9"/>
    <w:rsid w:val="00C55160"/>
    <w:rsid w:val="00C55523"/>
    <w:rsid w:val="00C557FF"/>
    <w:rsid w:val="00C559D4"/>
    <w:rsid w:val="00C55AB3"/>
    <w:rsid w:val="00C56B9D"/>
    <w:rsid w:val="00C5716B"/>
    <w:rsid w:val="00C57B39"/>
    <w:rsid w:val="00C60BF7"/>
    <w:rsid w:val="00C63102"/>
    <w:rsid w:val="00C635B4"/>
    <w:rsid w:val="00C63A86"/>
    <w:rsid w:val="00C63D53"/>
    <w:rsid w:val="00C64F1D"/>
    <w:rsid w:val="00C657D2"/>
    <w:rsid w:val="00C65DCD"/>
    <w:rsid w:val="00C6691B"/>
    <w:rsid w:val="00C67B06"/>
    <w:rsid w:val="00C7051A"/>
    <w:rsid w:val="00C72372"/>
    <w:rsid w:val="00C7298A"/>
    <w:rsid w:val="00C72E4A"/>
    <w:rsid w:val="00C76CE9"/>
    <w:rsid w:val="00C77211"/>
    <w:rsid w:val="00C7742E"/>
    <w:rsid w:val="00C80BD4"/>
    <w:rsid w:val="00C81C9F"/>
    <w:rsid w:val="00C81F69"/>
    <w:rsid w:val="00C82398"/>
    <w:rsid w:val="00C8300C"/>
    <w:rsid w:val="00C832AC"/>
    <w:rsid w:val="00C83528"/>
    <w:rsid w:val="00C865B2"/>
    <w:rsid w:val="00C9042E"/>
    <w:rsid w:val="00C90AA0"/>
    <w:rsid w:val="00C918BA"/>
    <w:rsid w:val="00C9368A"/>
    <w:rsid w:val="00C93D96"/>
    <w:rsid w:val="00C94952"/>
    <w:rsid w:val="00C94987"/>
    <w:rsid w:val="00C94B3C"/>
    <w:rsid w:val="00C9524E"/>
    <w:rsid w:val="00C956BB"/>
    <w:rsid w:val="00C968BB"/>
    <w:rsid w:val="00C96BFE"/>
    <w:rsid w:val="00C97E09"/>
    <w:rsid w:val="00CA0267"/>
    <w:rsid w:val="00CA199C"/>
    <w:rsid w:val="00CA26F1"/>
    <w:rsid w:val="00CA390E"/>
    <w:rsid w:val="00CA58F3"/>
    <w:rsid w:val="00CA5CE6"/>
    <w:rsid w:val="00CB0FC9"/>
    <w:rsid w:val="00CB15CA"/>
    <w:rsid w:val="00CB1983"/>
    <w:rsid w:val="00CB1BFF"/>
    <w:rsid w:val="00CB20F8"/>
    <w:rsid w:val="00CB29B8"/>
    <w:rsid w:val="00CB3697"/>
    <w:rsid w:val="00CB4984"/>
    <w:rsid w:val="00CB5372"/>
    <w:rsid w:val="00CB5D6D"/>
    <w:rsid w:val="00CB5E4A"/>
    <w:rsid w:val="00CB6D09"/>
    <w:rsid w:val="00CB7B6D"/>
    <w:rsid w:val="00CC0538"/>
    <w:rsid w:val="00CC0CC2"/>
    <w:rsid w:val="00CC22AE"/>
    <w:rsid w:val="00CC255B"/>
    <w:rsid w:val="00CC328F"/>
    <w:rsid w:val="00CC77A7"/>
    <w:rsid w:val="00CD097C"/>
    <w:rsid w:val="00CD1FA4"/>
    <w:rsid w:val="00CD3AB2"/>
    <w:rsid w:val="00CD40D7"/>
    <w:rsid w:val="00CD4653"/>
    <w:rsid w:val="00CD492E"/>
    <w:rsid w:val="00CD4D52"/>
    <w:rsid w:val="00CD5141"/>
    <w:rsid w:val="00CD5625"/>
    <w:rsid w:val="00CE1E1B"/>
    <w:rsid w:val="00CE2512"/>
    <w:rsid w:val="00CE300A"/>
    <w:rsid w:val="00CE5005"/>
    <w:rsid w:val="00CE6C67"/>
    <w:rsid w:val="00CF2AFC"/>
    <w:rsid w:val="00CF2EA1"/>
    <w:rsid w:val="00CF3A5D"/>
    <w:rsid w:val="00CF48D8"/>
    <w:rsid w:val="00CF5D32"/>
    <w:rsid w:val="00CF775F"/>
    <w:rsid w:val="00CF7FF5"/>
    <w:rsid w:val="00D05247"/>
    <w:rsid w:val="00D06B57"/>
    <w:rsid w:val="00D0712A"/>
    <w:rsid w:val="00D075D8"/>
    <w:rsid w:val="00D075E0"/>
    <w:rsid w:val="00D079D0"/>
    <w:rsid w:val="00D1425A"/>
    <w:rsid w:val="00D14670"/>
    <w:rsid w:val="00D15B41"/>
    <w:rsid w:val="00D15C91"/>
    <w:rsid w:val="00D16EB2"/>
    <w:rsid w:val="00D23211"/>
    <w:rsid w:val="00D23A5D"/>
    <w:rsid w:val="00D23B87"/>
    <w:rsid w:val="00D24709"/>
    <w:rsid w:val="00D24980"/>
    <w:rsid w:val="00D25590"/>
    <w:rsid w:val="00D257C2"/>
    <w:rsid w:val="00D26CB4"/>
    <w:rsid w:val="00D27180"/>
    <w:rsid w:val="00D309F0"/>
    <w:rsid w:val="00D3142E"/>
    <w:rsid w:val="00D331F4"/>
    <w:rsid w:val="00D3568B"/>
    <w:rsid w:val="00D35A7A"/>
    <w:rsid w:val="00D35F8A"/>
    <w:rsid w:val="00D401DB"/>
    <w:rsid w:val="00D41370"/>
    <w:rsid w:val="00D41928"/>
    <w:rsid w:val="00D42416"/>
    <w:rsid w:val="00D4398E"/>
    <w:rsid w:val="00D47B86"/>
    <w:rsid w:val="00D53D67"/>
    <w:rsid w:val="00D54185"/>
    <w:rsid w:val="00D552F0"/>
    <w:rsid w:val="00D5541A"/>
    <w:rsid w:val="00D5598C"/>
    <w:rsid w:val="00D5599D"/>
    <w:rsid w:val="00D56A15"/>
    <w:rsid w:val="00D57E1D"/>
    <w:rsid w:val="00D61ED0"/>
    <w:rsid w:val="00D621A9"/>
    <w:rsid w:val="00D65C01"/>
    <w:rsid w:val="00D6631E"/>
    <w:rsid w:val="00D7028C"/>
    <w:rsid w:val="00D70DF6"/>
    <w:rsid w:val="00D70F70"/>
    <w:rsid w:val="00D72B7D"/>
    <w:rsid w:val="00D74189"/>
    <w:rsid w:val="00D75EEC"/>
    <w:rsid w:val="00D76262"/>
    <w:rsid w:val="00D77A85"/>
    <w:rsid w:val="00D810C4"/>
    <w:rsid w:val="00D815D8"/>
    <w:rsid w:val="00D81DF1"/>
    <w:rsid w:val="00D83AFC"/>
    <w:rsid w:val="00D851A8"/>
    <w:rsid w:val="00D86356"/>
    <w:rsid w:val="00D901C0"/>
    <w:rsid w:val="00D903BD"/>
    <w:rsid w:val="00D92578"/>
    <w:rsid w:val="00D939D7"/>
    <w:rsid w:val="00D93C80"/>
    <w:rsid w:val="00D94359"/>
    <w:rsid w:val="00D9508A"/>
    <w:rsid w:val="00D95554"/>
    <w:rsid w:val="00D95B80"/>
    <w:rsid w:val="00DA057B"/>
    <w:rsid w:val="00DA11E0"/>
    <w:rsid w:val="00DA3608"/>
    <w:rsid w:val="00DA3AE9"/>
    <w:rsid w:val="00DA3E70"/>
    <w:rsid w:val="00DA40A6"/>
    <w:rsid w:val="00DA413F"/>
    <w:rsid w:val="00DA4304"/>
    <w:rsid w:val="00DA6298"/>
    <w:rsid w:val="00DB05AC"/>
    <w:rsid w:val="00DB0AB1"/>
    <w:rsid w:val="00DB0F1C"/>
    <w:rsid w:val="00DB13AE"/>
    <w:rsid w:val="00DB150C"/>
    <w:rsid w:val="00DB1B0E"/>
    <w:rsid w:val="00DB25EB"/>
    <w:rsid w:val="00DB2873"/>
    <w:rsid w:val="00DB28E4"/>
    <w:rsid w:val="00DB3332"/>
    <w:rsid w:val="00DB3B75"/>
    <w:rsid w:val="00DB51A7"/>
    <w:rsid w:val="00DB651D"/>
    <w:rsid w:val="00DB709E"/>
    <w:rsid w:val="00DB7920"/>
    <w:rsid w:val="00DB7B7F"/>
    <w:rsid w:val="00DC12E7"/>
    <w:rsid w:val="00DC3D57"/>
    <w:rsid w:val="00DC3DF2"/>
    <w:rsid w:val="00DC4B88"/>
    <w:rsid w:val="00DC6C26"/>
    <w:rsid w:val="00DC7503"/>
    <w:rsid w:val="00DC7C20"/>
    <w:rsid w:val="00DD1813"/>
    <w:rsid w:val="00DD293D"/>
    <w:rsid w:val="00DD2FFF"/>
    <w:rsid w:val="00DD3208"/>
    <w:rsid w:val="00DD33FA"/>
    <w:rsid w:val="00DD64CF"/>
    <w:rsid w:val="00DE03BF"/>
    <w:rsid w:val="00DE0B6B"/>
    <w:rsid w:val="00DE195E"/>
    <w:rsid w:val="00DE1A99"/>
    <w:rsid w:val="00DE3C42"/>
    <w:rsid w:val="00DE62B5"/>
    <w:rsid w:val="00DE7C04"/>
    <w:rsid w:val="00DE7E4F"/>
    <w:rsid w:val="00DF0057"/>
    <w:rsid w:val="00DF1FE1"/>
    <w:rsid w:val="00DF3E7B"/>
    <w:rsid w:val="00DF3FA9"/>
    <w:rsid w:val="00DF580B"/>
    <w:rsid w:val="00DF623C"/>
    <w:rsid w:val="00DF7132"/>
    <w:rsid w:val="00DF78AF"/>
    <w:rsid w:val="00DF7FB8"/>
    <w:rsid w:val="00E01C39"/>
    <w:rsid w:val="00E03193"/>
    <w:rsid w:val="00E0523B"/>
    <w:rsid w:val="00E061F8"/>
    <w:rsid w:val="00E06278"/>
    <w:rsid w:val="00E07833"/>
    <w:rsid w:val="00E10CFB"/>
    <w:rsid w:val="00E137B8"/>
    <w:rsid w:val="00E137CF"/>
    <w:rsid w:val="00E13E8C"/>
    <w:rsid w:val="00E14C4F"/>
    <w:rsid w:val="00E16C5C"/>
    <w:rsid w:val="00E17EFA"/>
    <w:rsid w:val="00E20B3F"/>
    <w:rsid w:val="00E2423F"/>
    <w:rsid w:val="00E27317"/>
    <w:rsid w:val="00E275BA"/>
    <w:rsid w:val="00E27701"/>
    <w:rsid w:val="00E3043A"/>
    <w:rsid w:val="00E334C1"/>
    <w:rsid w:val="00E343CB"/>
    <w:rsid w:val="00E3757D"/>
    <w:rsid w:val="00E41503"/>
    <w:rsid w:val="00E41B91"/>
    <w:rsid w:val="00E41C72"/>
    <w:rsid w:val="00E446AA"/>
    <w:rsid w:val="00E454DB"/>
    <w:rsid w:val="00E47EA6"/>
    <w:rsid w:val="00E50D68"/>
    <w:rsid w:val="00E515D7"/>
    <w:rsid w:val="00E52289"/>
    <w:rsid w:val="00E52529"/>
    <w:rsid w:val="00E53F8A"/>
    <w:rsid w:val="00E53F97"/>
    <w:rsid w:val="00E54C03"/>
    <w:rsid w:val="00E564D6"/>
    <w:rsid w:val="00E57F13"/>
    <w:rsid w:val="00E60ABE"/>
    <w:rsid w:val="00E63EC5"/>
    <w:rsid w:val="00E6419B"/>
    <w:rsid w:val="00E646CC"/>
    <w:rsid w:val="00E64C61"/>
    <w:rsid w:val="00E71456"/>
    <w:rsid w:val="00E73860"/>
    <w:rsid w:val="00E73E01"/>
    <w:rsid w:val="00E75295"/>
    <w:rsid w:val="00E778A4"/>
    <w:rsid w:val="00E81D78"/>
    <w:rsid w:val="00E8255A"/>
    <w:rsid w:val="00E84C2D"/>
    <w:rsid w:val="00E86CB2"/>
    <w:rsid w:val="00E90088"/>
    <w:rsid w:val="00E90B0A"/>
    <w:rsid w:val="00E91204"/>
    <w:rsid w:val="00E931C0"/>
    <w:rsid w:val="00E93EC8"/>
    <w:rsid w:val="00E94E59"/>
    <w:rsid w:val="00E95B91"/>
    <w:rsid w:val="00E95D02"/>
    <w:rsid w:val="00E96381"/>
    <w:rsid w:val="00E97E85"/>
    <w:rsid w:val="00E97FD4"/>
    <w:rsid w:val="00EA0703"/>
    <w:rsid w:val="00EA17FE"/>
    <w:rsid w:val="00EA2DA6"/>
    <w:rsid w:val="00EA3D32"/>
    <w:rsid w:val="00EA4CC2"/>
    <w:rsid w:val="00EA4FA7"/>
    <w:rsid w:val="00EA5D03"/>
    <w:rsid w:val="00EA65D8"/>
    <w:rsid w:val="00EA6E4A"/>
    <w:rsid w:val="00EA7197"/>
    <w:rsid w:val="00EB040B"/>
    <w:rsid w:val="00EB2635"/>
    <w:rsid w:val="00EB2846"/>
    <w:rsid w:val="00EB2B0E"/>
    <w:rsid w:val="00EB2C29"/>
    <w:rsid w:val="00EB4560"/>
    <w:rsid w:val="00EB4F5A"/>
    <w:rsid w:val="00EB5654"/>
    <w:rsid w:val="00EB5BDE"/>
    <w:rsid w:val="00EB608A"/>
    <w:rsid w:val="00EC0683"/>
    <w:rsid w:val="00EC2D89"/>
    <w:rsid w:val="00EC31C8"/>
    <w:rsid w:val="00EC3BA1"/>
    <w:rsid w:val="00EC44D9"/>
    <w:rsid w:val="00EC49B3"/>
    <w:rsid w:val="00EC6B24"/>
    <w:rsid w:val="00EC6F5F"/>
    <w:rsid w:val="00EC7A41"/>
    <w:rsid w:val="00EC7EF9"/>
    <w:rsid w:val="00EC7FEC"/>
    <w:rsid w:val="00ED27E9"/>
    <w:rsid w:val="00ED2BDF"/>
    <w:rsid w:val="00ED5054"/>
    <w:rsid w:val="00ED5E73"/>
    <w:rsid w:val="00ED7C54"/>
    <w:rsid w:val="00EE2B83"/>
    <w:rsid w:val="00EE463A"/>
    <w:rsid w:val="00EE4681"/>
    <w:rsid w:val="00EE507A"/>
    <w:rsid w:val="00EE54EB"/>
    <w:rsid w:val="00EE6B94"/>
    <w:rsid w:val="00EE6C91"/>
    <w:rsid w:val="00EF0F54"/>
    <w:rsid w:val="00EF21AF"/>
    <w:rsid w:val="00EF2429"/>
    <w:rsid w:val="00EF2824"/>
    <w:rsid w:val="00EF28A5"/>
    <w:rsid w:val="00EF348D"/>
    <w:rsid w:val="00EF4079"/>
    <w:rsid w:val="00EF49A8"/>
    <w:rsid w:val="00F01BF7"/>
    <w:rsid w:val="00F0200B"/>
    <w:rsid w:val="00F02A40"/>
    <w:rsid w:val="00F02AD9"/>
    <w:rsid w:val="00F030C8"/>
    <w:rsid w:val="00F03BD8"/>
    <w:rsid w:val="00F04F8A"/>
    <w:rsid w:val="00F06AD3"/>
    <w:rsid w:val="00F06E64"/>
    <w:rsid w:val="00F07A05"/>
    <w:rsid w:val="00F10519"/>
    <w:rsid w:val="00F127DA"/>
    <w:rsid w:val="00F12971"/>
    <w:rsid w:val="00F13A0B"/>
    <w:rsid w:val="00F17288"/>
    <w:rsid w:val="00F213CD"/>
    <w:rsid w:val="00F22585"/>
    <w:rsid w:val="00F22CCF"/>
    <w:rsid w:val="00F2538F"/>
    <w:rsid w:val="00F259BC"/>
    <w:rsid w:val="00F25E8F"/>
    <w:rsid w:val="00F27C20"/>
    <w:rsid w:val="00F27E7E"/>
    <w:rsid w:val="00F27EEE"/>
    <w:rsid w:val="00F31B74"/>
    <w:rsid w:val="00F31BB2"/>
    <w:rsid w:val="00F3215B"/>
    <w:rsid w:val="00F32976"/>
    <w:rsid w:val="00F32C9A"/>
    <w:rsid w:val="00F33630"/>
    <w:rsid w:val="00F33C53"/>
    <w:rsid w:val="00F35B6A"/>
    <w:rsid w:val="00F362CF"/>
    <w:rsid w:val="00F36529"/>
    <w:rsid w:val="00F36B08"/>
    <w:rsid w:val="00F37809"/>
    <w:rsid w:val="00F40234"/>
    <w:rsid w:val="00F434AB"/>
    <w:rsid w:val="00F44971"/>
    <w:rsid w:val="00F45590"/>
    <w:rsid w:val="00F50B49"/>
    <w:rsid w:val="00F510F1"/>
    <w:rsid w:val="00F522B9"/>
    <w:rsid w:val="00F5262D"/>
    <w:rsid w:val="00F5281E"/>
    <w:rsid w:val="00F54B17"/>
    <w:rsid w:val="00F54C50"/>
    <w:rsid w:val="00F5589C"/>
    <w:rsid w:val="00F56531"/>
    <w:rsid w:val="00F57CF2"/>
    <w:rsid w:val="00F57FC5"/>
    <w:rsid w:val="00F6045B"/>
    <w:rsid w:val="00F6058F"/>
    <w:rsid w:val="00F60FEA"/>
    <w:rsid w:val="00F61808"/>
    <w:rsid w:val="00F61B10"/>
    <w:rsid w:val="00F6218A"/>
    <w:rsid w:val="00F62633"/>
    <w:rsid w:val="00F627D6"/>
    <w:rsid w:val="00F663A1"/>
    <w:rsid w:val="00F67A59"/>
    <w:rsid w:val="00F70FC0"/>
    <w:rsid w:val="00F7128D"/>
    <w:rsid w:val="00F72915"/>
    <w:rsid w:val="00F72CD2"/>
    <w:rsid w:val="00F747CE"/>
    <w:rsid w:val="00F74D03"/>
    <w:rsid w:val="00F74D94"/>
    <w:rsid w:val="00F77665"/>
    <w:rsid w:val="00F80B4B"/>
    <w:rsid w:val="00F810BA"/>
    <w:rsid w:val="00F81807"/>
    <w:rsid w:val="00F83FC0"/>
    <w:rsid w:val="00F84C2C"/>
    <w:rsid w:val="00F863D3"/>
    <w:rsid w:val="00F87669"/>
    <w:rsid w:val="00F8792F"/>
    <w:rsid w:val="00F87C85"/>
    <w:rsid w:val="00F906B0"/>
    <w:rsid w:val="00F91D16"/>
    <w:rsid w:val="00F9220A"/>
    <w:rsid w:val="00F9281F"/>
    <w:rsid w:val="00F941C1"/>
    <w:rsid w:val="00F95496"/>
    <w:rsid w:val="00F95509"/>
    <w:rsid w:val="00FA44B2"/>
    <w:rsid w:val="00FA6829"/>
    <w:rsid w:val="00FA7D44"/>
    <w:rsid w:val="00FB2F05"/>
    <w:rsid w:val="00FB5BE5"/>
    <w:rsid w:val="00FB5C3B"/>
    <w:rsid w:val="00FB6E74"/>
    <w:rsid w:val="00FB6F2E"/>
    <w:rsid w:val="00FC1C9B"/>
    <w:rsid w:val="00FC2A02"/>
    <w:rsid w:val="00FC3685"/>
    <w:rsid w:val="00FC3B20"/>
    <w:rsid w:val="00FC52A3"/>
    <w:rsid w:val="00FC5E29"/>
    <w:rsid w:val="00FC67DB"/>
    <w:rsid w:val="00FC6FEA"/>
    <w:rsid w:val="00FD2306"/>
    <w:rsid w:val="00FD3ABD"/>
    <w:rsid w:val="00FD69D1"/>
    <w:rsid w:val="00FD79DB"/>
    <w:rsid w:val="00FE13F8"/>
    <w:rsid w:val="00FE2655"/>
    <w:rsid w:val="00FE40D4"/>
    <w:rsid w:val="00FE47F2"/>
    <w:rsid w:val="00FE5081"/>
    <w:rsid w:val="00FE55A0"/>
    <w:rsid w:val="00FE7178"/>
    <w:rsid w:val="00FE78EC"/>
    <w:rsid w:val="00FF27E8"/>
    <w:rsid w:val="00FF381F"/>
    <w:rsid w:val="00FF4AB3"/>
    <w:rsid w:val="00FF4DB0"/>
    <w:rsid w:val="00FF598D"/>
    <w:rsid w:val="00FF5AB3"/>
    <w:rsid w:val="00FF7038"/>
    <w:rsid w:val="00FF7094"/>
    <w:rsid w:val="00FF7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659944F"/>
  <w15:docId w15:val="{71451BA8-2A89-4058-A323-481216F1F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/>
    <w:lsdException w:name="heading 2" w:locked="1" w:uiPriority="9" w:qFormat="1"/>
    <w:lsdException w:name="heading 3" w:locked="1" w:uiPriority="9" w:qFormat="1"/>
    <w:lsdException w:name="heading 4" w:locked="1" w:uiPriority="0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iPriority="0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/>
    <w:lsdException w:name="Light List Accent 2"/>
    <w:lsdException w:name="Light Grid Accent 2" w:uiPriority="62"/>
    <w:lsdException w:name="Medium Shading 1 Accent 2" w:uiPriority="63"/>
    <w:lsdException w:name="Medium Shading 2 Accent 2" w:uiPriority="64"/>
    <w:lsdException w:name="Medium List 1 Accent 2"/>
    <w:lsdException w:name="Medium List 2 Accent 2" w:uiPriority="66"/>
    <w:lsdException w:name="Medium Grid 1 Accent 2" w:uiPriority="67"/>
    <w:lsdException w:name="Medium Grid 2 Accent 2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87669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rFonts w:asciiTheme="minorHAnsi" w:hAnsiTheme="minorHAnsi"/>
      <w:szCs w:val="24"/>
      <w:lang w:val="en-US" w:eastAsia="en-US"/>
    </w:rPr>
  </w:style>
  <w:style w:type="paragraph" w:styleId="Nagwek1">
    <w:name w:val="heading 1"/>
    <w:aliases w:val="Heading 1 $,h1 Char,new page/chapter Char,1 Char,Header 1 Char,II+ Char,I Char,H1 Char,1m Char,SCE Char,level 1 Char,Level 1 Head Char,Title 1 Char,NICHT BENUTZEN Char,Untertitel 1 Char,Kenmore-Level-1 Char,Heading Level 1 Char,Section Headin"/>
    <w:basedOn w:val="Normalny"/>
    <w:next w:val="Normalny"/>
    <w:link w:val="Nagwek1Znak"/>
    <w:uiPriority w:val="9"/>
    <w:rsid w:val="00026A5A"/>
    <w:pPr>
      <w:keepNext/>
      <w:pageBreakBefore/>
      <w:numPr>
        <w:numId w:val="2"/>
      </w:numPr>
      <w:tabs>
        <w:tab w:val="left" w:pos="0"/>
        <w:tab w:val="left" w:pos="488"/>
      </w:tabs>
      <w:spacing w:after="120"/>
      <w:outlineLvl w:val="0"/>
    </w:pPr>
    <w:rPr>
      <w:b/>
      <w:bCs/>
      <w:sz w:val="36"/>
      <w:lang w:eastAsia="ja-JP"/>
    </w:rPr>
  </w:style>
  <w:style w:type="paragraph" w:styleId="Nagwek2">
    <w:name w:val="heading 2"/>
    <w:aliases w:val="Heading 2 $,2,body,heading2,A,h2,A.B.C.,Header 2,l2,Prophead 2,H2,Heading 2 Hidden,Heading 2 Char,TEXT Char,h2 Char,A Char,H2 Char,21 Char,UNDERRUBRIK 1-2 Char,H21 Char,H22 Char,H23 Char,H211 Char,H221 Char,ASAPHeading 2 Char,Table2 Char,TEXT"/>
    <w:basedOn w:val="Normalny"/>
    <w:next w:val="Normalny"/>
    <w:link w:val="Nagwek2Znak"/>
    <w:uiPriority w:val="9"/>
    <w:qFormat/>
    <w:rsid w:val="00BE23B5"/>
    <w:pPr>
      <w:numPr>
        <w:ilvl w:val="1"/>
        <w:numId w:val="2"/>
      </w:numPr>
      <w:spacing w:before="240" w:after="60"/>
      <w:outlineLvl w:val="1"/>
    </w:pPr>
    <w:rPr>
      <w:rFonts w:ascii="Calibri" w:hAnsi="Calibri"/>
      <w:b/>
      <w:bCs/>
      <w:sz w:val="28"/>
      <w:szCs w:val="28"/>
      <w:lang w:eastAsia="ja-JP"/>
    </w:rPr>
  </w:style>
  <w:style w:type="paragraph" w:styleId="Nagwek3">
    <w:name w:val="heading 3"/>
    <w:aliases w:val="Heading 3 $,Heading 3 Char,3 Char,heading3 Char,3heading Char,Heading Char,l3 Char,H3 Char,subhead Char,h3 Char,1. Char,PARA3 Char,Section Char,Annotationen Char,3,heading3,3heading,Heading,l3,H3,subhead,h3,1.,PARA3,Section,Annotationen,3m,b"/>
    <w:basedOn w:val="Normalny"/>
    <w:next w:val="Normalny"/>
    <w:link w:val="Nagwek3Znak"/>
    <w:uiPriority w:val="9"/>
    <w:qFormat/>
    <w:rsid w:val="00160A20"/>
    <w:pPr>
      <w:keepNext/>
      <w:numPr>
        <w:ilvl w:val="2"/>
        <w:numId w:val="2"/>
      </w:numPr>
      <w:spacing w:before="240" w:after="60"/>
      <w:outlineLvl w:val="2"/>
    </w:pPr>
    <w:rPr>
      <w:rFonts w:ascii="Calibri" w:hAnsi="Calibri"/>
      <w:b/>
      <w:bCs/>
      <w:sz w:val="20"/>
      <w:szCs w:val="26"/>
      <w:lang w:eastAsia="ja-JP"/>
    </w:rPr>
  </w:style>
  <w:style w:type="paragraph" w:styleId="Nagwek4">
    <w:name w:val="heading 4"/>
    <w:aliases w:val="Heading 4 $,h4,a.,H4,4 dash,d,4,ASAPHeading 4,PA Micro Section,V_Head4,Subsection,Heading Level 4,•H4,ph,h:4,h41,ph1,h:41,Sub-Minor,Level 2 - a,Schedule,14,l4,Map Title,parapoint,¶,l4+toc4,Numbered List,11pt Heading 4,Fourth level,T"/>
    <w:basedOn w:val="Normalny"/>
    <w:next w:val="Normalny"/>
    <w:link w:val="Nagwek4Znak"/>
    <w:rsid w:val="00E95B91"/>
    <w:pPr>
      <w:keepNext/>
      <w:numPr>
        <w:ilvl w:val="3"/>
        <w:numId w:val="1"/>
      </w:numPr>
      <w:tabs>
        <w:tab w:val="clear" w:pos="643"/>
        <w:tab w:val="num" w:pos="864"/>
      </w:tabs>
      <w:spacing w:before="240" w:after="60"/>
      <w:ind w:left="864" w:hanging="864"/>
      <w:outlineLvl w:val="3"/>
    </w:pPr>
    <w:rPr>
      <w:b/>
      <w:bCs/>
      <w:sz w:val="20"/>
      <w:szCs w:val="28"/>
      <w:lang w:eastAsia="ja-JP"/>
    </w:rPr>
  </w:style>
  <w:style w:type="paragraph" w:styleId="Nagwek5">
    <w:name w:val="heading 5"/>
    <w:aliases w:val="Level 3 - i,H5,ITT t5,PA Pico Section,tcs,h5,tablecaps,Roman list"/>
    <w:basedOn w:val="Normalny"/>
    <w:next w:val="Normalny"/>
    <w:link w:val="Nagwek5Znak"/>
    <w:uiPriority w:val="99"/>
    <w:qFormat/>
    <w:rsid w:val="00E95B91"/>
    <w:pPr>
      <w:numPr>
        <w:ilvl w:val="4"/>
        <w:numId w:val="1"/>
      </w:numPr>
      <w:tabs>
        <w:tab w:val="clear" w:pos="643"/>
        <w:tab w:val="num" w:pos="1008"/>
      </w:tabs>
      <w:spacing w:before="240" w:after="60"/>
      <w:ind w:left="1008" w:hanging="1008"/>
      <w:outlineLvl w:val="4"/>
    </w:pPr>
    <w:rPr>
      <w:bCs/>
      <w:i/>
      <w:iCs/>
      <w:sz w:val="20"/>
      <w:szCs w:val="26"/>
      <w:lang w:eastAsia="ja-JP"/>
    </w:rPr>
  </w:style>
  <w:style w:type="paragraph" w:styleId="Nagwek6">
    <w:name w:val="heading 6"/>
    <w:aliases w:val="Nag,Legal Level 1.,H6,ITT t6,PA Appendix,fcl,h6,figurecapl,Bullet list"/>
    <w:basedOn w:val="Normalny"/>
    <w:next w:val="Normalny"/>
    <w:link w:val="Nagwek6Znak"/>
    <w:uiPriority w:val="99"/>
    <w:qFormat/>
    <w:rsid w:val="00E95B91"/>
    <w:pPr>
      <w:numPr>
        <w:ilvl w:val="5"/>
        <w:numId w:val="1"/>
      </w:numPr>
      <w:tabs>
        <w:tab w:val="clear" w:pos="643"/>
        <w:tab w:val="num" w:pos="1152"/>
      </w:tabs>
      <w:spacing w:before="240" w:after="60"/>
      <w:ind w:left="1152" w:hanging="1152"/>
      <w:outlineLvl w:val="5"/>
    </w:pPr>
    <w:rPr>
      <w:b/>
      <w:bCs/>
      <w:szCs w:val="22"/>
      <w:lang w:eastAsia="ja-JP"/>
    </w:rPr>
  </w:style>
  <w:style w:type="paragraph" w:styleId="Nagwek7">
    <w:name w:val="heading 7"/>
    <w:aliases w:val="Appendix,Legal Level 1.1.,ITT t7,PA Appendix Major,fcs,figurecaps,letter list,lettered list,h7"/>
    <w:basedOn w:val="Normalny"/>
    <w:next w:val="Normalny"/>
    <w:link w:val="Nagwek7Znak"/>
    <w:uiPriority w:val="99"/>
    <w:qFormat/>
    <w:rsid w:val="00E95B91"/>
    <w:pPr>
      <w:numPr>
        <w:ilvl w:val="6"/>
        <w:numId w:val="1"/>
      </w:numPr>
      <w:tabs>
        <w:tab w:val="clear" w:pos="643"/>
        <w:tab w:val="num" w:pos="1296"/>
      </w:tabs>
      <w:spacing w:before="240" w:after="60"/>
      <w:ind w:left="1296" w:hanging="1296"/>
      <w:outlineLvl w:val="6"/>
    </w:pPr>
    <w:rPr>
      <w:lang w:eastAsia="ja-JP"/>
    </w:rPr>
  </w:style>
  <w:style w:type="paragraph" w:styleId="Nagwek8">
    <w:name w:val="heading 8"/>
    <w:aliases w:val="Appendix1,Legal Level 1.1.1.,ITT t8,PA Appendix Minor,h8"/>
    <w:basedOn w:val="Normalny"/>
    <w:next w:val="Normalny"/>
    <w:link w:val="Nagwek8Znak"/>
    <w:uiPriority w:val="99"/>
    <w:qFormat/>
    <w:rsid w:val="00E95B91"/>
    <w:pPr>
      <w:numPr>
        <w:ilvl w:val="7"/>
        <w:numId w:val="1"/>
      </w:numPr>
      <w:tabs>
        <w:tab w:val="clear" w:pos="643"/>
        <w:tab w:val="num" w:pos="1440"/>
      </w:tabs>
      <w:spacing w:before="240" w:after="60"/>
      <w:ind w:left="1440" w:hanging="1440"/>
      <w:outlineLvl w:val="7"/>
    </w:pPr>
    <w:rPr>
      <w:i/>
      <w:iCs/>
      <w:lang w:eastAsia="ja-JP"/>
    </w:rPr>
  </w:style>
  <w:style w:type="paragraph" w:styleId="Nagwek9">
    <w:name w:val="heading 9"/>
    <w:aliases w:val="ITT t9,h9"/>
    <w:basedOn w:val="Normalny"/>
    <w:next w:val="Normalny"/>
    <w:link w:val="Nagwek9Znak"/>
    <w:uiPriority w:val="99"/>
    <w:qFormat/>
    <w:rsid w:val="00E95B91"/>
    <w:pPr>
      <w:numPr>
        <w:ilvl w:val="8"/>
        <w:numId w:val="1"/>
      </w:numPr>
      <w:tabs>
        <w:tab w:val="clear" w:pos="643"/>
        <w:tab w:val="num" w:pos="1584"/>
      </w:tabs>
      <w:spacing w:before="240" w:after="60"/>
      <w:ind w:left="1584" w:hanging="1584"/>
      <w:outlineLvl w:val="8"/>
    </w:pPr>
    <w:rPr>
      <w:szCs w:val="22"/>
      <w:lang w:eastAsia="ja-JP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aliases w:val="Heading 1 $ Znak,h1 Char Znak,new page/chapter Char Znak,1 Char Znak,Header 1 Char Znak,II+ Char Znak,I Char Znak,H1 Char Znak,1m Char Znak,SCE Char Znak,level 1 Char Znak,Level 1 Head Char Znak,Title 1 Char Znak,NICHT BENUTZEN Char Znak"/>
    <w:basedOn w:val="Domylnaczcionkaakapitu"/>
    <w:link w:val="Nagwek1"/>
    <w:uiPriority w:val="9"/>
    <w:locked/>
    <w:rsid w:val="00026A5A"/>
    <w:rPr>
      <w:rFonts w:asciiTheme="minorHAnsi" w:hAnsiTheme="minorHAnsi"/>
      <w:b/>
      <w:bCs/>
      <w:sz w:val="36"/>
      <w:szCs w:val="24"/>
      <w:lang w:val="en-US" w:eastAsia="ja-JP"/>
    </w:rPr>
  </w:style>
  <w:style w:type="character" w:customStyle="1" w:styleId="Nagwek2Znak">
    <w:name w:val="Nagłówek 2 Znak"/>
    <w:aliases w:val="Heading 2 $ Znak,2 Znak,body Znak,heading2 Znak,A Znak,h2 Znak,A.B.C. Znak,Header 2 Znak,l2 Znak,Prophead 2 Znak,H2 Znak,Heading 2 Hidden Znak,Heading 2 Char Znak,TEXT Char Znak,h2 Char Znak,A Char Znak,H2 Char Znak,21 Char Znak"/>
    <w:basedOn w:val="Domylnaczcionkaakapitu"/>
    <w:link w:val="Nagwek2"/>
    <w:uiPriority w:val="9"/>
    <w:locked/>
    <w:rsid w:val="00BE23B5"/>
    <w:rPr>
      <w:rFonts w:ascii="Calibri" w:hAnsi="Calibri"/>
      <w:b/>
      <w:bCs/>
      <w:sz w:val="28"/>
      <w:szCs w:val="28"/>
      <w:lang w:val="en-US" w:eastAsia="ja-JP"/>
    </w:rPr>
  </w:style>
  <w:style w:type="character" w:customStyle="1" w:styleId="Nagwek3Znak">
    <w:name w:val="Nagłówek 3 Znak"/>
    <w:aliases w:val="Heading 3 $ Znak,Heading 3 Char Znak,3 Char Znak,heading3 Char Znak,3heading Char Znak,Heading Char Znak,l3 Char Znak,H3 Char Znak,subhead Char Znak,h3 Char Znak,1. Char Znak,PARA3 Char Znak,Section Char Znak,Annotationen Char Znak"/>
    <w:basedOn w:val="Domylnaczcionkaakapitu"/>
    <w:link w:val="Nagwek3"/>
    <w:uiPriority w:val="9"/>
    <w:locked/>
    <w:rsid w:val="00160A20"/>
    <w:rPr>
      <w:rFonts w:ascii="Calibri" w:hAnsi="Calibri"/>
      <w:b/>
      <w:bCs/>
      <w:sz w:val="20"/>
      <w:szCs w:val="26"/>
      <w:lang w:val="en-US" w:eastAsia="ja-JP"/>
    </w:rPr>
  </w:style>
  <w:style w:type="character" w:customStyle="1" w:styleId="Nagwek4Znak">
    <w:name w:val="Nagłówek 4 Znak"/>
    <w:aliases w:val="Heading 4 $ Znak,h4 Znak,a. Znak,H4 Znak,4 dash Znak,d Znak,4 Znak,ASAPHeading 4 Znak,PA Micro Section Znak,V_Head4 Znak,Subsection Znak,Heading Level 4 Znak,•H4 Znak,ph Znak,h:4 Znak,h41 Znak,ph1 Znak,h:41 Znak,Sub-Minor Znak,14 Znak"/>
    <w:basedOn w:val="Domylnaczcionkaakapitu"/>
    <w:link w:val="Nagwek4"/>
    <w:locked/>
    <w:rsid w:val="00E95B91"/>
    <w:rPr>
      <w:rFonts w:asciiTheme="minorHAnsi" w:hAnsiTheme="minorHAnsi"/>
      <w:b/>
      <w:bCs/>
      <w:sz w:val="20"/>
      <w:szCs w:val="28"/>
      <w:lang w:val="en-US" w:eastAsia="ja-JP"/>
    </w:rPr>
  </w:style>
  <w:style w:type="character" w:customStyle="1" w:styleId="Nagwek5Znak">
    <w:name w:val="Nagłówek 5 Znak"/>
    <w:aliases w:val="Level 3 - i Znak,H5 Znak,ITT t5 Znak,PA Pico Section Znak,tcs Znak,h5 Znak,tablecaps Znak,Roman list Znak"/>
    <w:basedOn w:val="Domylnaczcionkaakapitu"/>
    <w:link w:val="Nagwek5"/>
    <w:uiPriority w:val="99"/>
    <w:locked/>
    <w:rPr>
      <w:rFonts w:asciiTheme="minorHAnsi" w:hAnsiTheme="minorHAnsi"/>
      <w:bCs/>
      <w:i/>
      <w:iCs/>
      <w:sz w:val="20"/>
      <w:szCs w:val="26"/>
      <w:lang w:val="en-US" w:eastAsia="ja-JP"/>
    </w:rPr>
  </w:style>
  <w:style w:type="character" w:customStyle="1" w:styleId="Nagwek6Znak">
    <w:name w:val="Nagłówek 6 Znak"/>
    <w:aliases w:val="Nag Znak,Legal Level 1. Znak,H6 Znak,ITT t6 Znak,PA Appendix Znak,fcl Znak,h6 Znak,figurecapl Znak,Bullet list Znak"/>
    <w:basedOn w:val="Domylnaczcionkaakapitu"/>
    <w:link w:val="Nagwek6"/>
    <w:uiPriority w:val="99"/>
    <w:locked/>
    <w:rPr>
      <w:rFonts w:asciiTheme="minorHAnsi" w:hAnsiTheme="minorHAnsi"/>
      <w:b/>
      <w:bCs/>
      <w:lang w:val="en-US" w:eastAsia="ja-JP"/>
    </w:rPr>
  </w:style>
  <w:style w:type="character" w:customStyle="1" w:styleId="Nagwek7Znak">
    <w:name w:val="Nagłówek 7 Znak"/>
    <w:aliases w:val="Appendix Znak,Legal Level 1.1. Znak,ITT t7 Znak,PA Appendix Major Znak,fcs Znak,figurecaps Znak,letter list Znak,lettered list Znak,h7 Znak"/>
    <w:basedOn w:val="Domylnaczcionkaakapitu"/>
    <w:link w:val="Nagwek7"/>
    <w:uiPriority w:val="99"/>
    <w:locked/>
    <w:rPr>
      <w:rFonts w:asciiTheme="minorHAnsi" w:hAnsiTheme="minorHAnsi"/>
      <w:szCs w:val="24"/>
      <w:lang w:val="en-US" w:eastAsia="ja-JP"/>
    </w:rPr>
  </w:style>
  <w:style w:type="character" w:customStyle="1" w:styleId="Nagwek8Znak">
    <w:name w:val="Nagłówek 8 Znak"/>
    <w:aliases w:val="Appendix1 Znak,Legal Level 1.1.1. Znak,ITT t8 Znak,PA Appendix Minor Znak,h8 Znak"/>
    <w:basedOn w:val="Domylnaczcionkaakapitu"/>
    <w:link w:val="Nagwek8"/>
    <w:uiPriority w:val="99"/>
    <w:locked/>
    <w:rPr>
      <w:rFonts w:asciiTheme="minorHAnsi" w:hAnsiTheme="minorHAnsi"/>
      <w:i/>
      <w:iCs/>
      <w:szCs w:val="24"/>
      <w:lang w:val="en-US" w:eastAsia="ja-JP"/>
    </w:rPr>
  </w:style>
  <w:style w:type="character" w:customStyle="1" w:styleId="Nagwek9Znak">
    <w:name w:val="Nagłówek 9 Znak"/>
    <w:aliases w:val="ITT t9 Znak,h9 Znak"/>
    <w:basedOn w:val="Domylnaczcionkaakapitu"/>
    <w:link w:val="Nagwek9"/>
    <w:uiPriority w:val="99"/>
    <w:locked/>
    <w:rPr>
      <w:rFonts w:asciiTheme="minorHAnsi" w:hAnsiTheme="minorHAnsi"/>
      <w:lang w:val="en-US" w:eastAsia="ja-JP"/>
    </w:rPr>
  </w:style>
  <w:style w:type="paragraph" w:styleId="Nagwek">
    <w:name w:val="header"/>
    <w:aliases w:val="h,Header/Footer"/>
    <w:basedOn w:val="Normalny"/>
    <w:link w:val="NagwekZnak"/>
    <w:uiPriority w:val="99"/>
    <w:semiHidden/>
    <w:rsid w:val="00E95B91"/>
    <w:pPr>
      <w:keepLines/>
      <w:tabs>
        <w:tab w:val="right" w:pos="9639"/>
      </w:tabs>
      <w:suppressAutoHyphens/>
    </w:pPr>
    <w:rPr>
      <w:sz w:val="20"/>
    </w:rPr>
  </w:style>
  <w:style w:type="character" w:customStyle="1" w:styleId="NagwekZnak">
    <w:name w:val="Nagłówek Znak"/>
    <w:aliases w:val="h Znak,Header/Footer Znak"/>
    <w:basedOn w:val="Domylnaczcionkaakapitu"/>
    <w:link w:val="Nagwek"/>
    <w:uiPriority w:val="99"/>
    <w:semiHidden/>
    <w:locked/>
    <w:rPr>
      <w:rFonts w:ascii="Arial" w:hAnsi="Arial"/>
      <w:sz w:val="24"/>
      <w:lang w:eastAsia="en-US"/>
    </w:rPr>
  </w:style>
  <w:style w:type="paragraph" w:styleId="Stopka">
    <w:name w:val="footer"/>
    <w:basedOn w:val="Normalny"/>
    <w:link w:val="StopkaZnak"/>
    <w:uiPriority w:val="99"/>
    <w:semiHidden/>
    <w:rsid w:val="00E95B91"/>
    <w:pPr>
      <w:tabs>
        <w:tab w:val="center" w:pos="4153"/>
        <w:tab w:val="right" w:pos="8306"/>
      </w:tabs>
    </w:pPr>
    <w:rPr>
      <w:sz w:val="24"/>
      <w:lang w:eastAsia="ja-JP"/>
    </w:rPr>
  </w:style>
  <w:style w:type="character" w:customStyle="1" w:styleId="StopkaZnak">
    <w:name w:val="Stopka Znak"/>
    <w:basedOn w:val="Domylnaczcionkaakapitu"/>
    <w:link w:val="Stopka"/>
    <w:uiPriority w:val="99"/>
    <w:locked/>
    <w:rsid w:val="00E95B91"/>
    <w:rPr>
      <w:rFonts w:ascii="Arial" w:hAnsi="Arial"/>
      <w:sz w:val="24"/>
      <w:lang w:val="pl-PL"/>
    </w:rPr>
  </w:style>
  <w:style w:type="character" w:styleId="Numerstrony">
    <w:name w:val="page number"/>
    <w:basedOn w:val="Domylnaczcionkaakapitu"/>
    <w:uiPriority w:val="99"/>
    <w:semiHidden/>
    <w:rsid w:val="00E95B91"/>
    <w:rPr>
      <w:rFonts w:cs="Times New Roman"/>
    </w:rPr>
  </w:style>
  <w:style w:type="paragraph" w:styleId="Spistreci2">
    <w:name w:val="toc 2"/>
    <w:basedOn w:val="Normalny"/>
    <w:next w:val="Normalny"/>
    <w:autoRedefine/>
    <w:uiPriority w:val="39"/>
    <w:rsid w:val="00E95B91"/>
    <w:pPr>
      <w:ind w:left="240"/>
    </w:pPr>
    <w:rPr>
      <w:smallCaps/>
    </w:rPr>
  </w:style>
  <w:style w:type="paragraph" w:styleId="Spistreci1">
    <w:name w:val="toc 1"/>
    <w:basedOn w:val="Normalny"/>
    <w:next w:val="Normalny"/>
    <w:autoRedefine/>
    <w:uiPriority w:val="39"/>
    <w:rsid w:val="00AA2069"/>
    <w:pPr>
      <w:tabs>
        <w:tab w:val="left" w:pos="480"/>
        <w:tab w:val="right" w:leader="dot" w:pos="9639"/>
      </w:tabs>
      <w:spacing w:before="120" w:after="120" w:line="240" w:lineRule="auto"/>
      <w:jc w:val="left"/>
    </w:pPr>
    <w:rPr>
      <w:b/>
      <w:bCs/>
      <w:caps/>
      <w:noProof/>
      <w:szCs w:val="36"/>
    </w:rPr>
  </w:style>
  <w:style w:type="paragraph" w:styleId="Spistreci3">
    <w:name w:val="toc 3"/>
    <w:basedOn w:val="Normalny"/>
    <w:next w:val="Normalny"/>
    <w:autoRedefine/>
    <w:uiPriority w:val="39"/>
    <w:rsid w:val="00E95B91"/>
    <w:pPr>
      <w:ind w:left="480"/>
    </w:pPr>
    <w:rPr>
      <w:i/>
      <w:iCs/>
    </w:rPr>
  </w:style>
  <w:style w:type="paragraph" w:styleId="Spistreci4">
    <w:name w:val="toc 4"/>
    <w:basedOn w:val="Normalny"/>
    <w:next w:val="Normalny"/>
    <w:autoRedefine/>
    <w:uiPriority w:val="39"/>
    <w:rsid w:val="00E95B91"/>
    <w:pPr>
      <w:ind w:left="720"/>
    </w:pPr>
    <w:rPr>
      <w:szCs w:val="21"/>
    </w:rPr>
  </w:style>
  <w:style w:type="paragraph" w:styleId="Spistreci5">
    <w:name w:val="toc 5"/>
    <w:basedOn w:val="Normalny"/>
    <w:next w:val="Normalny"/>
    <w:autoRedefine/>
    <w:uiPriority w:val="39"/>
    <w:rsid w:val="00E95B91"/>
    <w:pPr>
      <w:ind w:left="960"/>
    </w:pPr>
    <w:rPr>
      <w:szCs w:val="21"/>
    </w:rPr>
  </w:style>
  <w:style w:type="paragraph" w:styleId="Spistreci6">
    <w:name w:val="toc 6"/>
    <w:basedOn w:val="Normalny"/>
    <w:next w:val="Normalny"/>
    <w:autoRedefine/>
    <w:uiPriority w:val="39"/>
    <w:rsid w:val="00E95B91"/>
    <w:pPr>
      <w:ind w:left="1200"/>
    </w:pPr>
    <w:rPr>
      <w:szCs w:val="21"/>
    </w:rPr>
  </w:style>
  <w:style w:type="paragraph" w:styleId="Spistreci7">
    <w:name w:val="toc 7"/>
    <w:basedOn w:val="Normalny"/>
    <w:next w:val="Normalny"/>
    <w:autoRedefine/>
    <w:uiPriority w:val="39"/>
    <w:rsid w:val="00E95B91"/>
    <w:pPr>
      <w:ind w:left="1440"/>
    </w:pPr>
    <w:rPr>
      <w:szCs w:val="21"/>
    </w:rPr>
  </w:style>
  <w:style w:type="paragraph" w:styleId="Spistreci8">
    <w:name w:val="toc 8"/>
    <w:basedOn w:val="Normalny"/>
    <w:next w:val="Normalny"/>
    <w:autoRedefine/>
    <w:uiPriority w:val="39"/>
    <w:rsid w:val="00E95B91"/>
    <w:pPr>
      <w:ind w:left="1680"/>
    </w:pPr>
    <w:rPr>
      <w:szCs w:val="21"/>
    </w:rPr>
  </w:style>
  <w:style w:type="paragraph" w:styleId="Spistreci9">
    <w:name w:val="toc 9"/>
    <w:basedOn w:val="Normalny"/>
    <w:next w:val="Normalny"/>
    <w:autoRedefine/>
    <w:uiPriority w:val="39"/>
    <w:rsid w:val="00E95B91"/>
    <w:pPr>
      <w:ind w:left="1920"/>
    </w:pPr>
    <w:rPr>
      <w:szCs w:val="21"/>
    </w:rPr>
  </w:style>
  <w:style w:type="character" w:styleId="Hipercze">
    <w:name w:val="Hyperlink"/>
    <w:basedOn w:val="Domylnaczcionkaakapitu"/>
    <w:uiPriority w:val="99"/>
    <w:rsid w:val="00E95B91"/>
    <w:rPr>
      <w:rFonts w:cs="Times New Roman"/>
      <w:color w:val="0000FF"/>
      <w:u w:val="single"/>
    </w:rPr>
  </w:style>
  <w:style w:type="paragraph" w:styleId="Legenda">
    <w:name w:val="caption"/>
    <w:aliases w:val="Caption Char1 Char,Caption Char Char Char,Caption Char1 Char Char Char,Caption Char Char Char Char Char,Caption - Centre Graphic Char Char Char Char Char,fighead2 Char Char Char Char Char,0-Beskrivning Char Char Char Char Char,_Fig,_F"/>
    <w:basedOn w:val="Normalny"/>
    <w:next w:val="Normalny"/>
    <w:uiPriority w:val="99"/>
    <w:qFormat/>
    <w:rsid w:val="00E95B91"/>
    <w:pPr>
      <w:spacing w:before="120" w:after="120"/>
    </w:pPr>
    <w:rPr>
      <w:b/>
      <w:bCs/>
      <w:sz w:val="20"/>
      <w:szCs w:val="20"/>
    </w:rPr>
  </w:style>
  <w:style w:type="paragraph" w:styleId="Tekstprzypisukocowego">
    <w:name w:val="endnote text"/>
    <w:basedOn w:val="Normalny"/>
    <w:link w:val="TekstprzypisukocowegoZnak"/>
    <w:uiPriority w:val="99"/>
    <w:semiHidden/>
    <w:rsid w:val="00E95B91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locked/>
    <w:rPr>
      <w:rFonts w:ascii="Arial" w:hAnsi="Arial"/>
      <w:sz w:val="20"/>
      <w:lang w:eastAsia="en-US"/>
    </w:rPr>
  </w:style>
  <w:style w:type="character" w:styleId="Odwoanieprzypisukocowego">
    <w:name w:val="endnote reference"/>
    <w:basedOn w:val="Domylnaczcionkaakapitu"/>
    <w:uiPriority w:val="99"/>
    <w:semiHidden/>
    <w:rsid w:val="00E95B91"/>
    <w:rPr>
      <w:rFonts w:cs="Times New Roman"/>
      <w:vertAlign w:val="superscript"/>
    </w:rPr>
  </w:style>
  <w:style w:type="paragraph" w:styleId="Tekstpodstawowy">
    <w:name w:val="Body Text"/>
    <w:basedOn w:val="Normalny"/>
    <w:link w:val="TekstpodstawowyZnak"/>
    <w:uiPriority w:val="99"/>
    <w:rsid w:val="00E95B91"/>
    <w:pPr>
      <w:spacing w:after="120"/>
    </w:pPr>
    <w:rPr>
      <w:sz w:val="20"/>
    </w:rPr>
  </w:style>
  <w:style w:type="character" w:customStyle="1" w:styleId="TekstpodstawowyZnak">
    <w:name w:val="Tekst podstawowy Znak"/>
    <w:basedOn w:val="Domylnaczcionkaakapitu"/>
    <w:link w:val="Tekstpodstawowy"/>
    <w:uiPriority w:val="99"/>
    <w:locked/>
    <w:rPr>
      <w:rFonts w:ascii="Arial" w:hAnsi="Arial"/>
      <w:sz w:val="24"/>
      <w:lang w:eastAsia="en-US"/>
    </w:rPr>
  </w:style>
  <w:style w:type="character" w:styleId="UyteHipercze">
    <w:name w:val="FollowedHyperlink"/>
    <w:basedOn w:val="Domylnaczcionkaakapitu"/>
    <w:uiPriority w:val="99"/>
    <w:semiHidden/>
    <w:rsid w:val="00E95B91"/>
    <w:rPr>
      <w:rFonts w:cs="Times New Roman"/>
      <w:color w:val="800080"/>
      <w:u w:val="single"/>
    </w:rPr>
  </w:style>
  <w:style w:type="paragraph" w:styleId="Listapunktowana2">
    <w:name w:val="List Bullet 2"/>
    <w:basedOn w:val="Normalny"/>
    <w:autoRedefine/>
    <w:uiPriority w:val="99"/>
    <w:semiHidden/>
    <w:rsid w:val="00E95B91"/>
  </w:style>
  <w:style w:type="paragraph" w:styleId="Tytu">
    <w:name w:val="Title"/>
    <w:basedOn w:val="Normalny"/>
    <w:link w:val="TytuZnak"/>
    <w:qFormat/>
    <w:rsid w:val="00E95B91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ytuZnak">
    <w:name w:val="Tytuł Znak"/>
    <w:basedOn w:val="Domylnaczcionkaakapitu"/>
    <w:link w:val="Tytu"/>
    <w:locked/>
    <w:rPr>
      <w:rFonts w:ascii="Cambria" w:hAnsi="Cambria"/>
      <w:b/>
      <w:kern w:val="28"/>
      <w:sz w:val="32"/>
      <w:lang w:eastAsia="en-US"/>
    </w:rPr>
  </w:style>
  <w:style w:type="paragraph" w:styleId="Podtytu">
    <w:name w:val="Subtitle"/>
    <w:basedOn w:val="Normalny"/>
    <w:link w:val="PodtytuZnak"/>
    <w:qFormat/>
    <w:rsid w:val="00E95B91"/>
    <w:pPr>
      <w:spacing w:after="60"/>
      <w:jc w:val="center"/>
      <w:outlineLvl w:val="1"/>
    </w:pPr>
    <w:rPr>
      <w:rFonts w:ascii="Cambria" w:hAnsi="Cambria"/>
      <w:sz w:val="24"/>
    </w:rPr>
  </w:style>
  <w:style w:type="character" w:customStyle="1" w:styleId="PodtytuZnak">
    <w:name w:val="Podtytuł Znak"/>
    <w:basedOn w:val="Domylnaczcionkaakapitu"/>
    <w:link w:val="Podtytu"/>
    <w:locked/>
    <w:rPr>
      <w:rFonts w:ascii="Cambria" w:hAnsi="Cambria"/>
      <w:sz w:val="24"/>
      <w:lang w:eastAsia="en-US"/>
    </w:rPr>
  </w:style>
  <w:style w:type="paragraph" w:styleId="Tekstprzypisudolnego">
    <w:name w:val="footnote text"/>
    <w:basedOn w:val="Normalny"/>
    <w:link w:val="TekstprzypisudolnegoZnak"/>
    <w:uiPriority w:val="99"/>
    <w:semiHidden/>
    <w:rsid w:val="00E95B91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locked/>
    <w:rPr>
      <w:rFonts w:ascii="Arial" w:hAnsi="Arial"/>
      <w:sz w:val="20"/>
      <w:lang w:eastAsia="en-US"/>
    </w:rPr>
  </w:style>
  <w:style w:type="character" w:styleId="Odwoanieprzypisudolnego">
    <w:name w:val="footnote reference"/>
    <w:basedOn w:val="Domylnaczcionkaakapitu"/>
    <w:uiPriority w:val="99"/>
    <w:semiHidden/>
    <w:rsid w:val="00E95B91"/>
    <w:rPr>
      <w:rFonts w:cs="Times New Roman"/>
      <w:vertAlign w:val="superscript"/>
    </w:rPr>
  </w:style>
  <w:style w:type="paragraph" w:styleId="Tekstpodstawowywcity">
    <w:name w:val="Body Text Indent"/>
    <w:basedOn w:val="Normalny"/>
    <w:link w:val="TekstpodstawowywcityZnak"/>
    <w:uiPriority w:val="99"/>
    <w:semiHidden/>
    <w:rsid w:val="00E95B91"/>
    <w:pPr>
      <w:suppressAutoHyphens/>
      <w:ind w:left="567"/>
    </w:pPr>
    <w:rPr>
      <w:sz w:val="20"/>
    </w:r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semiHidden/>
    <w:locked/>
    <w:rPr>
      <w:rFonts w:ascii="Arial" w:hAnsi="Arial"/>
      <w:sz w:val="24"/>
      <w:lang w:eastAsia="en-US"/>
    </w:rPr>
  </w:style>
  <w:style w:type="paragraph" w:styleId="Tekstpodstawowywcity2">
    <w:name w:val="Body Text Indent 2"/>
    <w:basedOn w:val="Normalny"/>
    <w:link w:val="Tekstpodstawowywcity2Znak"/>
    <w:uiPriority w:val="99"/>
    <w:semiHidden/>
    <w:rsid w:val="00E95B91"/>
    <w:pPr>
      <w:ind w:firstLine="431"/>
    </w:pPr>
    <w:rPr>
      <w:sz w:val="20"/>
    </w:rPr>
  </w:style>
  <w:style w:type="character" w:customStyle="1" w:styleId="Tekstpodstawowywcity2Znak">
    <w:name w:val="Tekst podstawowy wcięty 2 Znak"/>
    <w:basedOn w:val="Domylnaczcionkaakapitu"/>
    <w:link w:val="Tekstpodstawowywcity2"/>
    <w:uiPriority w:val="99"/>
    <w:semiHidden/>
    <w:locked/>
    <w:rPr>
      <w:rFonts w:ascii="Arial" w:hAnsi="Arial"/>
      <w:sz w:val="24"/>
      <w:lang w:eastAsia="en-US"/>
    </w:rPr>
  </w:style>
  <w:style w:type="paragraph" w:styleId="Tekstpodstawowywcity3">
    <w:name w:val="Body Text Indent 3"/>
    <w:basedOn w:val="Normalny"/>
    <w:link w:val="Tekstpodstawowywcity3Znak"/>
    <w:uiPriority w:val="99"/>
    <w:semiHidden/>
    <w:rsid w:val="00E95B91"/>
    <w:pPr>
      <w:ind w:firstLine="576"/>
    </w:pPr>
    <w:rPr>
      <w:sz w:val="16"/>
      <w:szCs w:val="16"/>
    </w:rPr>
  </w:style>
  <w:style w:type="character" w:customStyle="1" w:styleId="Tekstpodstawowywcity3Znak">
    <w:name w:val="Tekst podstawowy wcięty 3 Znak"/>
    <w:basedOn w:val="Domylnaczcionkaakapitu"/>
    <w:link w:val="Tekstpodstawowywcity3"/>
    <w:uiPriority w:val="99"/>
    <w:semiHidden/>
    <w:locked/>
    <w:rPr>
      <w:rFonts w:ascii="Arial" w:hAnsi="Arial"/>
      <w:sz w:val="16"/>
      <w:lang w:eastAsia="en-US"/>
    </w:rPr>
  </w:style>
  <w:style w:type="paragraph" w:customStyle="1" w:styleId="admin-tab-active">
    <w:name w:val="admin-tab-active"/>
    <w:basedOn w:val="Normalny"/>
    <w:uiPriority w:val="99"/>
    <w:rsid w:val="00E95B91"/>
    <w:pPr>
      <w:pBdr>
        <w:top w:val="single" w:sz="4" w:space="2" w:color="D5D291"/>
        <w:left w:val="single" w:sz="4" w:space="11" w:color="D5D291"/>
        <w:right w:val="single" w:sz="4" w:space="11" w:color="D5D291"/>
      </w:pBdr>
      <w:shd w:val="clear" w:color="auto" w:fill="FFFFFF"/>
      <w:spacing w:before="100" w:beforeAutospacing="1" w:after="100" w:afterAutospacing="1"/>
      <w:jc w:val="center"/>
    </w:pPr>
    <w:rPr>
      <w:rFonts w:ascii="Verdana" w:eastAsia="Arial Unicode MS" w:hAnsi="Verdana" w:cs="Arial Unicode MS"/>
      <w:b/>
      <w:bCs/>
      <w:color w:val="696969"/>
      <w:sz w:val="13"/>
      <w:szCs w:val="13"/>
    </w:rPr>
  </w:style>
  <w:style w:type="paragraph" w:customStyle="1" w:styleId="admin-tab-inactive">
    <w:name w:val="admin-tab-inactive"/>
    <w:basedOn w:val="Normalny"/>
    <w:uiPriority w:val="99"/>
    <w:rsid w:val="00E95B91"/>
    <w:pPr>
      <w:pBdr>
        <w:top w:val="single" w:sz="4" w:space="2" w:color="D5D291"/>
        <w:left w:val="single" w:sz="4" w:space="11" w:color="D5D291"/>
        <w:bottom w:val="single" w:sz="4" w:space="2" w:color="D5D291"/>
        <w:right w:val="single" w:sz="4" w:space="11" w:color="D5D291"/>
      </w:pBdr>
      <w:shd w:val="clear" w:color="auto" w:fill="EDECD1"/>
      <w:spacing w:before="100" w:beforeAutospacing="1" w:after="100" w:afterAutospacing="1"/>
      <w:jc w:val="center"/>
    </w:pPr>
    <w:rPr>
      <w:rFonts w:ascii="Verdana" w:eastAsia="Arial Unicode MS" w:hAnsi="Verdana" w:cs="Arial Unicode MS"/>
      <w:b/>
      <w:bCs/>
      <w:color w:val="FFFFFF"/>
      <w:sz w:val="13"/>
      <w:szCs w:val="13"/>
    </w:rPr>
  </w:style>
  <w:style w:type="paragraph" w:customStyle="1" w:styleId="admin-tab-right">
    <w:name w:val="admin-tab-right"/>
    <w:basedOn w:val="Normalny"/>
    <w:uiPriority w:val="99"/>
    <w:rsid w:val="00E95B91"/>
    <w:pPr>
      <w:pBdr>
        <w:bottom w:val="single" w:sz="4" w:space="0" w:color="D5D291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admin-tan-border">
    <w:name w:val="admin-tan-border"/>
    <w:basedOn w:val="Normalny"/>
    <w:uiPriority w:val="99"/>
    <w:rsid w:val="00E95B91"/>
    <w:pPr>
      <w:pBdr>
        <w:top w:val="single" w:sz="4" w:space="0" w:color="FFFFFF"/>
        <w:left w:val="single" w:sz="4" w:space="0" w:color="D5D291"/>
        <w:bottom w:val="single" w:sz="4" w:space="0" w:color="D5D291"/>
        <w:right w:val="single" w:sz="4" w:space="0" w:color="D5D291"/>
      </w:pBdr>
      <w:shd w:val="clear" w:color="auto" w:fill="FFFFFF"/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grid-edit-column">
    <w:name w:val="grid-edit-column"/>
    <w:basedOn w:val="Normalny"/>
    <w:uiPriority w:val="99"/>
    <w:rsid w:val="00E95B91"/>
    <w:pPr>
      <w:pBdr>
        <w:top w:val="single" w:sz="4" w:space="0" w:color="696969"/>
        <w:left w:val="single" w:sz="4" w:space="0" w:color="696969"/>
        <w:bottom w:val="single" w:sz="4" w:space="0" w:color="696969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grid-first-item">
    <w:name w:val="grid-first-item"/>
    <w:basedOn w:val="Normalny"/>
    <w:uiPriority w:val="99"/>
    <w:rsid w:val="00E95B91"/>
    <w:pPr>
      <w:pBdr>
        <w:top w:val="single" w:sz="4" w:space="2" w:color="696969"/>
        <w:bottom w:val="single" w:sz="4" w:space="2" w:color="696969"/>
        <w:right w:val="single" w:sz="4" w:space="2" w:color="696969"/>
      </w:pBdr>
      <w:spacing w:before="12" w:after="12"/>
      <w:ind w:left="12" w:right="12"/>
    </w:pPr>
    <w:rPr>
      <w:rFonts w:ascii="Arial Unicode MS" w:eastAsia="Arial Unicode MS" w:hAnsi="Arial Unicode MS" w:cs="Arial Unicode MS"/>
    </w:rPr>
  </w:style>
  <w:style w:type="paragraph" w:customStyle="1" w:styleId="grid-item">
    <w:name w:val="grid-item"/>
    <w:basedOn w:val="Normalny"/>
    <w:uiPriority w:val="99"/>
    <w:rsid w:val="00E95B91"/>
    <w:pPr>
      <w:pBdr>
        <w:top w:val="single" w:sz="4" w:space="2" w:color="696969"/>
        <w:left w:val="double" w:sz="2" w:space="2" w:color="696969"/>
        <w:bottom w:val="single" w:sz="4" w:space="2" w:color="696969"/>
        <w:right w:val="single" w:sz="4" w:space="2" w:color="696969"/>
      </w:pBdr>
      <w:spacing w:before="12" w:after="12"/>
      <w:ind w:left="12" w:right="12"/>
    </w:pPr>
    <w:rPr>
      <w:rFonts w:ascii="Arial Unicode MS" w:eastAsia="Arial Unicode MS" w:hAnsi="Arial Unicode MS" w:cs="Arial Unicode MS"/>
    </w:rPr>
  </w:style>
  <w:style w:type="paragraph" w:customStyle="1" w:styleId="grid-header">
    <w:name w:val="grid-header"/>
    <w:basedOn w:val="Normalny"/>
    <w:uiPriority w:val="99"/>
    <w:rsid w:val="00E95B91"/>
    <w:pPr>
      <w:pBdr>
        <w:bottom w:val="single" w:sz="4" w:space="0" w:color="696969"/>
      </w:pBdr>
      <w:spacing w:before="100" w:beforeAutospacing="1" w:after="100" w:afterAutospacing="1"/>
    </w:pPr>
    <w:rPr>
      <w:rFonts w:ascii="Verdana" w:eastAsia="Arial Unicode MS" w:hAnsi="Verdana" w:cs="Arial Unicode MS"/>
      <w:b/>
      <w:bCs/>
      <w:color w:val="696969"/>
      <w:sz w:val="13"/>
      <w:szCs w:val="13"/>
    </w:rPr>
  </w:style>
  <w:style w:type="paragraph" w:customStyle="1" w:styleId="grid-last-item">
    <w:name w:val="grid-last-item"/>
    <w:basedOn w:val="Normalny"/>
    <w:uiPriority w:val="99"/>
    <w:rsid w:val="00E95B91"/>
    <w:pPr>
      <w:pBdr>
        <w:top w:val="single" w:sz="4" w:space="2" w:color="696969"/>
        <w:left w:val="single" w:sz="4" w:space="2" w:color="696969"/>
        <w:bottom w:val="single" w:sz="4" w:space="2" w:color="696969"/>
      </w:pBdr>
      <w:spacing w:before="12" w:after="12"/>
      <w:ind w:left="12" w:right="12"/>
    </w:pPr>
    <w:rPr>
      <w:rFonts w:ascii="Arial Unicode MS" w:eastAsia="Arial Unicode MS" w:hAnsi="Arial Unicode MS" w:cs="Arial Unicode MS"/>
    </w:rPr>
  </w:style>
  <w:style w:type="paragraph" w:customStyle="1" w:styleId="header-gray">
    <w:name w:val="header-gray"/>
    <w:basedOn w:val="Normalny"/>
    <w:uiPriority w:val="99"/>
    <w:rsid w:val="00E95B91"/>
    <w:pPr>
      <w:spacing w:before="100" w:beforeAutospacing="1" w:after="100" w:afterAutospacing="1"/>
    </w:pPr>
    <w:rPr>
      <w:rFonts w:ascii="Verdana" w:eastAsia="Arial Unicode MS" w:hAnsi="Verdana" w:cs="Arial Unicode MS"/>
      <w:b/>
      <w:bCs/>
      <w:color w:val="696969"/>
      <w:sz w:val="13"/>
      <w:szCs w:val="13"/>
    </w:rPr>
  </w:style>
  <w:style w:type="paragraph" w:customStyle="1" w:styleId="header-lightgray">
    <w:name w:val="header-lightgray"/>
    <w:basedOn w:val="Normalny"/>
    <w:uiPriority w:val="99"/>
    <w:rsid w:val="00E95B91"/>
    <w:pPr>
      <w:spacing w:before="100" w:beforeAutospacing="1" w:after="100" w:afterAutospacing="1"/>
    </w:pPr>
    <w:rPr>
      <w:rFonts w:ascii="Verdana" w:eastAsia="Arial Unicode MS" w:hAnsi="Verdana" w:cs="Arial Unicode MS"/>
      <w:b/>
      <w:bCs/>
      <w:color w:val="808080"/>
      <w:sz w:val="12"/>
      <w:szCs w:val="12"/>
    </w:rPr>
  </w:style>
  <w:style w:type="paragraph" w:customStyle="1" w:styleId="report-main-header">
    <w:name w:val="report-main-header"/>
    <w:basedOn w:val="Normalny"/>
    <w:uiPriority w:val="99"/>
    <w:rsid w:val="00E95B91"/>
    <w:pPr>
      <w:shd w:val="clear" w:color="auto" w:fill="DCDCDC"/>
      <w:spacing w:before="100" w:beforeAutospacing="1" w:after="100" w:afterAutospacing="1"/>
    </w:pPr>
    <w:rPr>
      <w:rFonts w:ascii="Verdana" w:eastAsia="Arial Unicode MS" w:hAnsi="Verdana" w:cs="Arial Unicode MS"/>
      <w:b/>
      <w:bCs/>
      <w:color w:val="000000"/>
      <w:sz w:val="13"/>
      <w:szCs w:val="13"/>
    </w:rPr>
  </w:style>
  <w:style w:type="paragraph" w:customStyle="1" w:styleId="report-header">
    <w:name w:val="report-header"/>
    <w:basedOn w:val="Normalny"/>
    <w:uiPriority w:val="99"/>
    <w:rsid w:val="00E95B91"/>
    <w:pPr>
      <w:spacing w:before="100" w:beforeAutospacing="1" w:after="100" w:afterAutospacing="1"/>
    </w:pPr>
    <w:rPr>
      <w:rFonts w:ascii="Verdana" w:eastAsia="Arial Unicode MS" w:hAnsi="Verdana" w:cs="Arial Unicode MS"/>
      <w:b/>
      <w:bCs/>
      <w:color w:val="000000"/>
      <w:sz w:val="13"/>
      <w:szCs w:val="13"/>
    </w:rPr>
  </w:style>
  <w:style w:type="paragraph" w:customStyle="1" w:styleId="report-text">
    <w:name w:val="report-text"/>
    <w:basedOn w:val="Normalny"/>
    <w:uiPriority w:val="99"/>
    <w:rsid w:val="00E95B91"/>
    <w:pPr>
      <w:spacing w:before="100" w:beforeAutospacing="1" w:after="100" w:afterAutospacing="1"/>
    </w:pPr>
    <w:rPr>
      <w:rFonts w:ascii="Verdana" w:eastAsia="Arial Unicode MS" w:hAnsi="Verdana" w:cs="Arial Unicode MS"/>
      <w:color w:val="000000"/>
      <w:sz w:val="12"/>
      <w:szCs w:val="12"/>
    </w:rPr>
  </w:style>
  <w:style w:type="paragraph" w:customStyle="1" w:styleId="standard-text">
    <w:name w:val="standard-text"/>
    <w:basedOn w:val="Normalny"/>
    <w:uiPriority w:val="99"/>
    <w:rsid w:val="00E95B91"/>
    <w:pPr>
      <w:spacing w:before="100" w:beforeAutospacing="1" w:after="100" w:afterAutospacing="1"/>
    </w:pPr>
    <w:rPr>
      <w:rFonts w:ascii="Verdana" w:eastAsia="Arial Unicode MS" w:hAnsi="Verdana" w:cs="Arial Unicode MS"/>
      <w:color w:val="000000"/>
      <w:sz w:val="11"/>
      <w:szCs w:val="11"/>
    </w:rPr>
  </w:style>
  <w:style w:type="paragraph" w:customStyle="1" w:styleId="tab-active">
    <w:name w:val="tab-active"/>
    <w:basedOn w:val="Normalny"/>
    <w:uiPriority w:val="99"/>
    <w:rsid w:val="00E95B91"/>
    <w:pPr>
      <w:pBdr>
        <w:left w:val="single" w:sz="4" w:space="11" w:color="EDECD1"/>
        <w:right w:val="single" w:sz="4" w:space="11" w:color="EDECD1"/>
      </w:pBdr>
      <w:shd w:val="clear" w:color="auto" w:fill="EDECD1"/>
      <w:spacing w:before="100" w:beforeAutospacing="1" w:after="100" w:afterAutospacing="1"/>
      <w:jc w:val="center"/>
    </w:pPr>
    <w:rPr>
      <w:rFonts w:ascii="Verdana" w:eastAsia="Arial Unicode MS" w:hAnsi="Verdana" w:cs="Arial Unicode MS"/>
      <w:b/>
      <w:bCs/>
      <w:color w:val="990000"/>
      <w:sz w:val="13"/>
      <w:szCs w:val="13"/>
    </w:rPr>
  </w:style>
  <w:style w:type="paragraph" w:customStyle="1" w:styleId="tab-inactive">
    <w:name w:val="tab-inactive"/>
    <w:basedOn w:val="Normalny"/>
    <w:uiPriority w:val="99"/>
    <w:rsid w:val="00E95B91"/>
    <w:pPr>
      <w:pBdr>
        <w:top w:val="single" w:sz="4" w:space="2" w:color="000000"/>
        <w:left w:val="single" w:sz="4" w:space="11" w:color="000000"/>
        <w:right w:val="single" w:sz="4" w:space="11" w:color="000000"/>
      </w:pBdr>
      <w:shd w:val="clear" w:color="auto" w:fill="797979"/>
      <w:spacing w:before="100" w:beforeAutospacing="1" w:after="100" w:afterAutospacing="1"/>
      <w:jc w:val="center"/>
    </w:pPr>
    <w:rPr>
      <w:rFonts w:ascii="Verdana" w:eastAsia="Arial Unicode MS" w:hAnsi="Verdana" w:cs="Arial Unicode MS"/>
      <w:b/>
      <w:bCs/>
      <w:color w:val="FFFFFF"/>
      <w:sz w:val="13"/>
      <w:szCs w:val="13"/>
    </w:rPr>
  </w:style>
  <w:style w:type="paragraph" w:customStyle="1" w:styleId="tan-border">
    <w:name w:val="tan-border"/>
    <w:basedOn w:val="Normalny"/>
    <w:uiPriority w:val="99"/>
    <w:rsid w:val="00E95B91"/>
    <w:pPr>
      <w:pBdr>
        <w:top w:val="single" w:sz="4" w:space="0" w:color="D5D291"/>
        <w:left w:val="single" w:sz="4" w:space="0" w:color="D5D291"/>
        <w:bottom w:val="single" w:sz="4" w:space="0" w:color="D5D291"/>
        <w:right w:val="single" w:sz="4" w:space="0" w:color="D5D291"/>
      </w:pBdr>
      <w:shd w:val="clear" w:color="auto" w:fill="FFFFFF"/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character" w:customStyle="1" w:styleId="Hyperlink1">
    <w:name w:val="Hyperlink1"/>
    <w:uiPriority w:val="99"/>
    <w:rsid w:val="00E95B91"/>
    <w:rPr>
      <w:rFonts w:ascii="Verdana" w:hAnsi="Verdana"/>
      <w:b/>
      <w:color w:val="696969"/>
      <w:sz w:val="13"/>
      <w:u w:val="none"/>
      <w:effect w:val="none"/>
    </w:rPr>
  </w:style>
  <w:style w:type="character" w:customStyle="1" w:styleId="FollowedHyperlink1">
    <w:name w:val="FollowedHyperlink1"/>
    <w:uiPriority w:val="99"/>
    <w:rsid w:val="00E95B91"/>
    <w:rPr>
      <w:rFonts w:ascii="Verdana" w:hAnsi="Verdana"/>
      <w:b/>
      <w:color w:val="696969"/>
      <w:sz w:val="13"/>
      <w:u w:val="none"/>
      <w:effect w:val="none"/>
    </w:rPr>
  </w:style>
  <w:style w:type="character" w:customStyle="1" w:styleId="Hyperlink2">
    <w:name w:val="Hyperlink2"/>
    <w:uiPriority w:val="99"/>
    <w:rsid w:val="00E95B91"/>
    <w:rPr>
      <w:color w:val="696969"/>
      <w:u w:val="none"/>
      <w:effect w:val="none"/>
    </w:rPr>
  </w:style>
  <w:style w:type="character" w:customStyle="1" w:styleId="FollowedHyperlink2">
    <w:name w:val="FollowedHyperlink2"/>
    <w:uiPriority w:val="99"/>
    <w:rsid w:val="00E95B91"/>
    <w:rPr>
      <w:color w:val="696969"/>
      <w:u w:val="none"/>
      <w:effect w:val="none"/>
    </w:rPr>
  </w:style>
  <w:style w:type="character" w:customStyle="1" w:styleId="Hyperlink3">
    <w:name w:val="Hyperlink3"/>
    <w:uiPriority w:val="99"/>
    <w:rsid w:val="00E95B91"/>
    <w:rPr>
      <w:rFonts w:ascii="Verdana" w:hAnsi="Verdana"/>
      <w:b/>
      <w:color w:val="000000"/>
      <w:sz w:val="13"/>
      <w:u w:val="none"/>
      <w:effect w:val="none"/>
    </w:rPr>
  </w:style>
  <w:style w:type="character" w:customStyle="1" w:styleId="FollowedHyperlink3">
    <w:name w:val="FollowedHyperlink3"/>
    <w:uiPriority w:val="99"/>
    <w:rsid w:val="00E95B91"/>
    <w:rPr>
      <w:rFonts w:ascii="Verdana" w:hAnsi="Verdana"/>
      <w:b/>
      <w:color w:val="000000"/>
      <w:sz w:val="13"/>
      <w:u w:val="none"/>
      <w:effect w:val="none"/>
    </w:rPr>
  </w:style>
  <w:style w:type="character" w:customStyle="1" w:styleId="Hyperlink4">
    <w:name w:val="Hyperlink4"/>
    <w:uiPriority w:val="99"/>
    <w:rsid w:val="00E95B91"/>
    <w:rPr>
      <w:rFonts w:ascii="Verdana" w:hAnsi="Verdana"/>
      <w:b/>
      <w:color w:val="FFFFFF"/>
      <w:sz w:val="13"/>
      <w:u w:val="none"/>
      <w:effect w:val="none"/>
    </w:rPr>
  </w:style>
  <w:style w:type="character" w:customStyle="1" w:styleId="FollowedHyperlink4">
    <w:name w:val="FollowedHyperlink4"/>
    <w:uiPriority w:val="99"/>
    <w:rsid w:val="00E95B91"/>
    <w:rPr>
      <w:rFonts w:ascii="Verdana" w:hAnsi="Verdana"/>
      <w:b/>
      <w:color w:val="FFFFFF"/>
      <w:sz w:val="13"/>
      <w:u w:val="none"/>
      <w:effect w:val="none"/>
    </w:rPr>
  </w:style>
  <w:style w:type="paragraph" w:customStyle="1" w:styleId="NagwekText4">
    <w:name w:val="Nagłówek Text 4"/>
    <w:basedOn w:val="Normalny"/>
    <w:uiPriority w:val="99"/>
    <w:rsid w:val="00E95B91"/>
    <w:rPr>
      <w:rFonts w:ascii="Times" w:hAnsi="Times"/>
      <w:sz w:val="16"/>
      <w:szCs w:val="20"/>
    </w:rPr>
  </w:style>
  <w:style w:type="paragraph" w:styleId="Tekstdymka">
    <w:name w:val="Balloon Text"/>
    <w:basedOn w:val="Normalny"/>
    <w:link w:val="TekstdymkaZnak"/>
    <w:uiPriority w:val="99"/>
    <w:rsid w:val="00E95B91"/>
    <w:pPr>
      <w:tabs>
        <w:tab w:val="left" w:pos="284"/>
        <w:tab w:val="left" w:pos="567"/>
      </w:tabs>
      <w:spacing w:line="240" w:lineRule="auto"/>
      <w:ind w:firstLine="567"/>
    </w:pPr>
    <w:rPr>
      <w:rFonts w:ascii="Tahoma" w:hAnsi="Tahoma"/>
      <w:sz w:val="16"/>
      <w:szCs w:val="16"/>
      <w:lang w:eastAsia="pl-PL"/>
    </w:rPr>
  </w:style>
  <w:style w:type="character" w:customStyle="1" w:styleId="TekstdymkaZnak">
    <w:name w:val="Tekst dymka Znak"/>
    <w:basedOn w:val="Domylnaczcionkaakapitu"/>
    <w:link w:val="Tekstdymka"/>
    <w:uiPriority w:val="99"/>
    <w:locked/>
    <w:rsid w:val="00E95B91"/>
    <w:rPr>
      <w:rFonts w:ascii="Tahoma" w:hAnsi="Tahoma"/>
      <w:sz w:val="16"/>
      <w:lang w:val="en-US" w:eastAsia="pl-PL"/>
    </w:rPr>
  </w:style>
  <w:style w:type="paragraph" w:customStyle="1" w:styleId="TableNormal1">
    <w:name w:val="Table Normal1"/>
    <w:uiPriority w:val="99"/>
    <w:rsid w:val="00E95B91"/>
    <w:pPr>
      <w:overflowPunct w:val="0"/>
      <w:autoSpaceDE w:val="0"/>
      <w:autoSpaceDN w:val="0"/>
      <w:adjustRightInd w:val="0"/>
      <w:textAlignment w:val="baseline"/>
    </w:pPr>
    <w:rPr>
      <w:rFonts w:ascii="Arial" w:hAnsi="Arial"/>
      <w:szCs w:val="20"/>
      <w:lang w:val="de-DE"/>
    </w:rPr>
  </w:style>
  <w:style w:type="paragraph" w:customStyle="1" w:styleId="table">
    <w:name w:val="table"/>
    <w:basedOn w:val="TableNormal1"/>
    <w:uiPriority w:val="99"/>
    <w:rsid w:val="00E95B91"/>
    <w:pPr>
      <w:keepNext/>
      <w:jc w:val="both"/>
    </w:pPr>
    <w:rPr>
      <w:sz w:val="24"/>
      <w:lang w:val="en-GB"/>
    </w:rPr>
  </w:style>
  <w:style w:type="paragraph" w:customStyle="1" w:styleId="Normal2">
    <w:name w:val="Normal 2"/>
    <w:basedOn w:val="Normalny"/>
    <w:uiPriority w:val="99"/>
    <w:rsid w:val="00E95B91"/>
    <w:pPr>
      <w:keepLines/>
      <w:suppressAutoHyphens/>
      <w:spacing w:after="120"/>
      <w:jc w:val="left"/>
    </w:pPr>
    <w:rPr>
      <w:szCs w:val="20"/>
      <w:lang w:val="en-GB" w:eastAsia="pl-PL"/>
    </w:rPr>
  </w:style>
  <w:style w:type="paragraph" w:customStyle="1" w:styleId="Normal3">
    <w:name w:val="Normal 3"/>
    <w:basedOn w:val="Normal2"/>
    <w:uiPriority w:val="99"/>
    <w:rsid w:val="00E95B91"/>
  </w:style>
  <w:style w:type="paragraph" w:styleId="Lista-kontynuacja">
    <w:name w:val="List Continue"/>
    <w:basedOn w:val="Normalny"/>
    <w:uiPriority w:val="99"/>
    <w:semiHidden/>
    <w:rsid w:val="00E95B91"/>
    <w:pPr>
      <w:spacing w:after="120" w:line="240" w:lineRule="auto"/>
    </w:pPr>
    <w:rPr>
      <w:rFonts w:ascii="Tahoma" w:hAnsi="Tahoma"/>
      <w:sz w:val="20"/>
      <w:szCs w:val="20"/>
      <w:lang w:val="fr-FR" w:eastAsia="fr-FR"/>
    </w:rPr>
  </w:style>
  <w:style w:type="paragraph" w:customStyle="1" w:styleId="NormalStandardowy1">
    <w:name w:val="Normal.Standardowy1"/>
    <w:uiPriority w:val="99"/>
    <w:rsid w:val="00E95B91"/>
    <w:pPr>
      <w:spacing w:after="120"/>
      <w:jc w:val="both"/>
    </w:pPr>
    <w:rPr>
      <w:rFonts w:ascii="Tahoma" w:hAnsi="Tahoma"/>
      <w:sz w:val="20"/>
      <w:szCs w:val="20"/>
      <w:lang w:val="fr-FR"/>
    </w:rPr>
  </w:style>
  <w:style w:type="paragraph" w:customStyle="1" w:styleId="Tekstdymka1">
    <w:name w:val="Tekst dymka1"/>
    <w:basedOn w:val="Normalny"/>
    <w:uiPriority w:val="99"/>
    <w:semiHidden/>
    <w:rsid w:val="00E95B91"/>
    <w:rPr>
      <w:rFonts w:ascii="Tahoma" w:hAnsi="Tahoma" w:cs="Tahoma"/>
      <w:sz w:val="16"/>
      <w:szCs w:val="16"/>
    </w:rPr>
  </w:style>
  <w:style w:type="paragraph" w:styleId="Tekstpodstawowy2">
    <w:name w:val="Body Text 2"/>
    <w:basedOn w:val="Normalny"/>
    <w:link w:val="Tekstpodstawowy2Znak"/>
    <w:uiPriority w:val="99"/>
    <w:semiHidden/>
    <w:rsid w:val="00E95B91"/>
    <w:pPr>
      <w:jc w:val="center"/>
    </w:pPr>
    <w:rPr>
      <w:sz w:val="20"/>
    </w:rPr>
  </w:style>
  <w:style w:type="character" w:customStyle="1" w:styleId="Tekstpodstawowy2Znak">
    <w:name w:val="Tekst podstawowy 2 Znak"/>
    <w:basedOn w:val="Domylnaczcionkaakapitu"/>
    <w:link w:val="Tekstpodstawowy2"/>
    <w:uiPriority w:val="99"/>
    <w:semiHidden/>
    <w:locked/>
    <w:rPr>
      <w:rFonts w:ascii="Arial" w:hAnsi="Arial"/>
      <w:sz w:val="24"/>
      <w:lang w:eastAsia="en-US"/>
    </w:rPr>
  </w:style>
  <w:style w:type="character" w:styleId="Odwoaniedokomentarza">
    <w:name w:val="annotation reference"/>
    <w:basedOn w:val="Domylnaczcionkaakapitu"/>
    <w:uiPriority w:val="99"/>
    <w:semiHidden/>
    <w:rsid w:val="00E95B91"/>
    <w:rPr>
      <w:rFonts w:cs="Times New Roman"/>
      <w:sz w:val="16"/>
    </w:rPr>
  </w:style>
  <w:style w:type="paragraph" w:styleId="Listapunktowana">
    <w:name w:val="List Bullet"/>
    <w:basedOn w:val="Normalny"/>
    <w:uiPriority w:val="99"/>
    <w:semiHidden/>
    <w:rsid w:val="00E95B91"/>
    <w:pPr>
      <w:tabs>
        <w:tab w:val="num" w:pos="360"/>
      </w:tabs>
      <w:ind w:left="360" w:hanging="360"/>
    </w:pPr>
  </w:style>
  <w:style w:type="paragraph" w:styleId="Tekstpodstawowyzwciciem">
    <w:name w:val="Body Text First Indent"/>
    <w:basedOn w:val="Tekstpodstawowy"/>
    <w:link w:val="TekstpodstawowyzwciciemZnak"/>
    <w:uiPriority w:val="99"/>
    <w:semiHidden/>
    <w:rsid w:val="00E95B91"/>
    <w:pPr>
      <w:ind w:firstLine="210"/>
    </w:pPr>
  </w:style>
  <w:style w:type="character" w:customStyle="1" w:styleId="TekstpodstawowyzwciciemZnak">
    <w:name w:val="Tekst podstawowy z wcięciem Znak"/>
    <w:basedOn w:val="TekstpodstawowyZnak"/>
    <w:link w:val="Tekstpodstawowyzwciciem"/>
    <w:uiPriority w:val="99"/>
    <w:semiHidden/>
    <w:locked/>
    <w:rPr>
      <w:rFonts w:ascii="Arial" w:hAnsi="Arial" w:cs="Times New Roman"/>
      <w:sz w:val="24"/>
      <w:szCs w:val="24"/>
      <w:lang w:eastAsia="en-US"/>
    </w:rPr>
  </w:style>
  <w:style w:type="paragraph" w:styleId="NormalnyWeb">
    <w:name w:val="Normal (Web)"/>
    <w:basedOn w:val="Normalny"/>
    <w:uiPriority w:val="99"/>
    <w:semiHidden/>
    <w:rsid w:val="00E95B91"/>
    <w:pPr>
      <w:spacing w:before="100" w:beforeAutospacing="1" w:after="100" w:afterAutospacing="1" w:line="240" w:lineRule="auto"/>
      <w:jc w:val="left"/>
    </w:pPr>
    <w:rPr>
      <w:rFonts w:ascii="Times New Roman" w:hAnsi="Times New Roman"/>
      <w:color w:val="000000"/>
      <w:sz w:val="24"/>
    </w:rPr>
  </w:style>
  <w:style w:type="paragraph" w:styleId="Tekstkomentarza">
    <w:name w:val="annotation text"/>
    <w:basedOn w:val="Normalny"/>
    <w:link w:val="TekstkomentarzaZnak"/>
    <w:rsid w:val="00E95B91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locked/>
    <w:rsid w:val="00E95B91"/>
    <w:rPr>
      <w:rFonts w:ascii="Arial" w:hAnsi="Arial"/>
      <w:lang w:val="pl-PL" w:eastAsia="en-US"/>
    </w:rPr>
  </w:style>
  <w:style w:type="paragraph" w:customStyle="1" w:styleId="Normalzr">
    <w:name w:val="Normalzr"/>
    <w:basedOn w:val="Normalny"/>
    <w:uiPriority w:val="99"/>
    <w:rsid w:val="00E95B91"/>
    <w:pPr>
      <w:tabs>
        <w:tab w:val="left" w:pos="284"/>
        <w:tab w:val="left" w:pos="567"/>
        <w:tab w:val="left" w:pos="851"/>
      </w:tabs>
      <w:spacing w:before="60" w:line="240" w:lineRule="auto"/>
      <w:jc w:val="left"/>
    </w:pPr>
    <w:rPr>
      <w:rFonts w:ascii="FuturaA Bk BT" w:hAnsi="FuturaA Bk BT"/>
      <w:sz w:val="20"/>
      <w:szCs w:val="20"/>
      <w:lang w:val="en-GB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rsid w:val="00E95B91"/>
    <w:rPr>
      <w:rFonts w:ascii="Trebuchet MS" w:hAnsi="Trebuchet MS"/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locked/>
    <w:rsid w:val="00E95B91"/>
    <w:rPr>
      <w:rFonts w:ascii="Arial" w:hAnsi="Arial" w:cs="Times New Roman"/>
      <w:lang w:val="pl-PL" w:eastAsia="en-US"/>
    </w:rPr>
  </w:style>
  <w:style w:type="paragraph" w:customStyle="1" w:styleId="Alcatel">
    <w:name w:val="Alcatel"/>
    <w:basedOn w:val="Normalny"/>
    <w:uiPriority w:val="99"/>
    <w:rsid w:val="00E95B91"/>
    <w:pPr>
      <w:tabs>
        <w:tab w:val="left" w:pos="1008"/>
      </w:tabs>
      <w:spacing w:line="240" w:lineRule="auto"/>
    </w:pPr>
    <w:rPr>
      <w:rFonts w:ascii="FuturaA Bk BT" w:hAnsi="FuturaA Bk BT"/>
      <w:sz w:val="20"/>
      <w:szCs w:val="20"/>
    </w:rPr>
  </w:style>
  <w:style w:type="paragraph" w:styleId="Akapitzlist">
    <w:name w:val="List Paragraph"/>
    <w:basedOn w:val="Normalny"/>
    <w:uiPriority w:val="34"/>
    <w:qFormat/>
    <w:rsid w:val="00E95B91"/>
    <w:pPr>
      <w:ind w:left="720"/>
    </w:pPr>
  </w:style>
  <w:style w:type="paragraph" w:styleId="Lista">
    <w:name w:val="List"/>
    <w:basedOn w:val="Normalny"/>
    <w:uiPriority w:val="99"/>
    <w:semiHidden/>
    <w:rsid w:val="00E95B91"/>
    <w:pPr>
      <w:ind w:left="283" w:hanging="283"/>
      <w:contextualSpacing/>
    </w:pPr>
  </w:style>
  <w:style w:type="paragraph" w:styleId="Lista2">
    <w:name w:val="List 2"/>
    <w:basedOn w:val="Normalny"/>
    <w:uiPriority w:val="99"/>
    <w:semiHidden/>
    <w:rsid w:val="00E95B91"/>
    <w:pPr>
      <w:ind w:left="566" w:hanging="283"/>
      <w:contextualSpacing/>
    </w:pPr>
  </w:style>
  <w:style w:type="paragraph" w:styleId="Lista3">
    <w:name w:val="List 3"/>
    <w:basedOn w:val="Normalny"/>
    <w:uiPriority w:val="99"/>
    <w:semiHidden/>
    <w:rsid w:val="00E95B91"/>
    <w:pPr>
      <w:ind w:left="849" w:hanging="283"/>
      <w:contextualSpacing/>
    </w:pPr>
  </w:style>
  <w:style w:type="paragraph" w:customStyle="1" w:styleId="boxed">
    <w:name w:val="boxed"/>
    <w:basedOn w:val="Normalny"/>
    <w:uiPriority w:val="99"/>
    <w:rsid w:val="00E95B91"/>
    <w:pPr>
      <w:widowControl w:val="0"/>
      <w:spacing w:after="40" w:line="240" w:lineRule="auto"/>
    </w:pPr>
    <w:rPr>
      <w:rFonts w:ascii="FuturaA Bk BT" w:hAnsi="FuturaA Bk BT"/>
      <w:b/>
      <w:bCs/>
      <w:color w:val="000000"/>
      <w:szCs w:val="16"/>
    </w:rPr>
  </w:style>
  <w:style w:type="paragraph" w:customStyle="1" w:styleId="KeepNext">
    <w:name w:val="KeepNext"/>
    <w:basedOn w:val="Normalny"/>
    <w:next w:val="Normalny"/>
    <w:uiPriority w:val="99"/>
    <w:rsid w:val="00E95B91"/>
    <w:pPr>
      <w:keepNext/>
      <w:keepLines/>
      <w:widowControl w:val="0"/>
      <w:spacing w:before="120" w:after="120" w:line="240" w:lineRule="auto"/>
    </w:pPr>
    <w:rPr>
      <w:rFonts w:ascii="FuturaA Bk BT" w:hAnsi="FuturaA Bk BT"/>
      <w:color w:val="000000"/>
      <w:szCs w:val="16"/>
      <w:lang w:val="en-GB"/>
    </w:rPr>
  </w:style>
  <w:style w:type="paragraph" w:customStyle="1" w:styleId="ListBulletheader">
    <w:name w:val="List Bullet header"/>
    <w:basedOn w:val="Normalny"/>
    <w:uiPriority w:val="99"/>
    <w:rsid w:val="00E95B91"/>
    <w:pPr>
      <w:widowControl w:val="0"/>
      <w:numPr>
        <w:ilvl w:val="1"/>
        <w:numId w:val="3"/>
      </w:numPr>
      <w:spacing w:after="40" w:line="240" w:lineRule="auto"/>
    </w:pPr>
    <w:rPr>
      <w:rFonts w:ascii="FuturaA Bk BT" w:hAnsi="FuturaA Bk BT"/>
      <w:color w:val="000000"/>
      <w:szCs w:val="16"/>
      <w:lang w:val="en-GB"/>
    </w:rPr>
  </w:style>
  <w:style w:type="paragraph" w:customStyle="1" w:styleId="Bullet1">
    <w:name w:val="Bullet 1 $"/>
    <w:basedOn w:val="Normalny"/>
    <w:autoRedefine/>
    <w:uiPriority w:val="99"/>
    <w:rsid w:val="00E95B91"/>
    <w:pPr>
      <w:keepNext/>
      <w:keepLines/>
      <w:numPr>
        <w:numId w:val="4"/>
      </w:numPr>
      <w:tabs>
        <w:tab w:val="clear" w:pos="1571"/>
        <w:tab w:val="num" w:pos="1276"/>
      </w:tabs>
      <w:spacing w:before="120" w:line="240" w:lineRule="auto"/>
      <w:ind w:left="1276" w:right="63" w:hanging="425"/>
      <w:jc w:val="left"/>
    </w:pPr>
    <w:rPr>
      <w:rFonts w:cs="Arial"/>
      <w:szCs w:val="20"/>
    </w:rPr>
  </w:style>
  <w:style w:type="paragraph" w:customStyle="1" w:styleId="1CharCharChar">
    <w:name w:val="1 Char Char Char"/>
    <w:basedOn w:val="Normalny"/>
    <w:uiPriority w:val="99"/>
    <w:rsid w:val="00E95B91"/>
    <w:pPr>
      <w:spacing w:after="160" w:line="240" w:lineRule="exact"/>
      <w:jc w:val="left"/>
    </w:pPr>
    <w:rPr>
      <w:sz w:val="20"/>
      <w:szCs w:val="20"/>
      <w:lang w:val="en-GB"/>
    </w:rPr>
  </w:style>
  <w:style w:type="paragraph" w:styleId="Mapadokumentu">
    <w:name w:val="Document Map"/>
    <w:basedOn w:val="Normalny"/>
    <w:link w:val="MapadokumentuZnak"/>
    <w:uiPriority w:val="99"/>
    <w:semiHidden/>
    <w:rsid w:val="00E95B91"/>
    <w:rPr>
      <w:rFonts w:ascii="Tahoma" w:hAnsi="Tahoma"/>
      <w:sz w:val="16"/>
      <w:szCs w:val="16"/>
    </w:rPr>
  </w:style>
  <w:style w:type="character" w:customStyle="1" w:styleId="MapadokumentuZnak">
    <w:name w:val="Mapa dokumentu Znak"/>
    <w:basedOn w:val="Domylnaczcionkaakapitu"/>
    <w:link w:val="Mapadokumentu"/>
    <w:uiPriority w:val="99"/>
    <w:locked/>
    <w:rsid w:val="00E95B91"/>
    <w:rPr>
      <w:rFonts w:ascii="Tahoma" w:hAnsi="Tahoma"/>
      <w:sz w:val="16"/>
      <w:lang w:val="pl-PL" w:eastAsia="en-US"/>
    </w:rPr>
  </w:style>
  <w:style w:type="paragraph" w:customStyle="1" w:styleId="CharChar">
    <w:name w:val="Char Char"/>
    <w:basedOn w:val="Normalny"/>
    <w:uiPriority w:val="99"/>
    <w:rsid w:val="00E95B91"/>
    <w:rPr>
      <w:rFonts w:ascii="Verdana" w:hAnsi="Verdana" w:cs="Arial"/>
      <w:sz w:val="20"/>
      <w:lang w:eastAsia="pl-PL"/>
    </w:rPr>
  </w:style>
  <w:style w:type="character" w:customStyle="1" w:styleId="prefs-disabledlabel">
    <w:name w:val="prefs-disabledlabel"/>
    <w:uiPriority w:val="99"/>
    <w:rsid w:val="00E95B91"/>
  </w:style>
  <w:style w:type="paragraph" w:styleId="Listapunktowana3">
    <w:name w:val="List Bullet 3"/>
    <w:basedOn w:val="Normalny"/>
    <w:uiPriority w:val="99"/>
    <w:semiHidden/>
    <w:rsid w:val="00E95B91"/>
    <w:pPr>
      <w:tabs>
        <w:tab w:val="num" w:pos="926"/>
      </w:tabs>
      <w:ind w:left="926" w:hanging="360"/>
    </w:pPr>
    <w:rPr>
      <w:rFonts w:ascii="Trebuchet MS" w:hAnsi="Trebuchet MS"/>
    </w:rPr>
  </w:style>
  <w:style w:type="paragraph" w:styleId="Listapunktowana4">
    <w:name w:val="List Bullet 4"/>
    <w:basedOn w:val="Normalny"/>
    <w:uiPriority w:val="99"/>
    <w:semiHidden/>
    <w:rsid w:val="00E95B91"/>
    <w:pPr>
      <w:tabs>
        <w:tab w:val="num" w:pos="1209"/>
      </w:tabs>
      <w:ind w:left="1209" w:hanging="360"/>
    </w:pPr>
    <w:rPr>
      <w:rFonts w:ascii="Trebuchet MS" w:hAnsi="Trebuchet MS"/>
    </w:rPr>
  </w:style>
  <w:style w:type="paragraph" w:customStyle="1" w:styleId="ZnakZnak">
    <w:name w:val="Znak Znak"/>
    <w:basedOn w:val="Normalny"/>
    <w:uiPriority w:val="99"/>
    <w:rsid w:val="00E95B91"/>
    <w:pPr>
      <w:suppressAutoHyphens/>
    </w:pPr>
    <w:rPr>
      <w:rFonts w:ascii="Verdana" w:hAnsi="Verdana"/>
      <w:sz w:val="20"/>
      <w:szCs w:val="20"/>
      <w:lang w:eastAsia="ar-SA"/>
    </w:rPr>
  </w:style>
  <w:style w:type="paragraph" w:customStyle="1" w:styleId="Tabela">
    <w:name w:val="Tabela"/>
    <w:basedOn w:val="Normalny"/>
    <w:uiPriority w:val="99"/>
    <w:rsid w:val="00E95B91"/>
    <w:pPr>
      <w:tabs>
        <w:tab w:val="left" w:pos="284"/>
        <w:tab w:val="left" w:pos="567"/>
      </w:tabs>
      <w:spacing w:before="60" w:after="60" w:line="240" w:lineRule="auto"/>
    </w:pPr>
    <w:rPr>
      <w:rFonts w:cs="Arial"/>
      <w:sz w:val="20"/>
      <w:szCs w:val="20"/>
      <w:lang w:eastAsia="pl-PL"/>
    </w:rPr>
  </w:style>
  <w:style w:type="paragraph" w:customStyle="1" w:styleId="Tebelanagwek">
    <w:name w:val="Tebela nagłówek"/>
    <w:basedOn w:val="Tabela"/>
    <w:uiPriority w:val="99"/>
    <w:rsid w:val="00E95B91"/>
    <w:pPr>
      <w:jc w:val="center"/>
    </w:pPr>
    <w:rPr>
      <w:b/>
      <w:bCs/>
    </w:rPr>
  </w:style>
  <w:style w:type="paragraph" w:customStyle="1" w:styleId="xStylNagwek1WyjustowanyPo24pt1">
    <w:name w:val="x Styl Nagłówek 1 + Wyjustowany Po:  24 pt1"/>
    <w:basedOn w:val="Nagwek1"/>
    <w:next w:val="xStylNagwek2Interlinia15wiersza1"/>
    <w:uiPriority w:val="99"/>
    <w:rsid w:val="00E95B91"/>
    <w:pPr>
      <w:keepNext w:val="0"/>
      <w:widowControl w:val="0"/>
      <w:numPr>
        <w:numId w:val="5"/>
      </w:numPr>
      <w:tabs>
        <w:tab w:val="clear" w:pos="0"/>
        <w:tab w:val="clear" w:pos="488"/>
        <w:tab w:val="num" w:pos="432"/>
      </w:tabs>
      <w:spacing w:before="240" w:after="480"/>
    </w:pPr>
    <w:rPr>
      <w:rFonts w:ascii="Arial" w:hAnsi="Arial"/>
      <w:sz w:val="32"/>
      <w:szCs w:val="20"/>
      <w:lang w:eastAsia="pl-PL"/>
    </w:rPr>
  </w:style>
  <w:style w:type="paragraph" w:customStyle="1" w:styleId="xStylNagwek2Interlinia15wiersza1">
    <w:name w:val="x Styl Nagłówek 2 + Interlinia:  15 wiersza1"/>
    <w:basedOn w:val="Nagwek2"/>
    <w:uiPriority w:val="99"/>
    <w:rsid w:val="00E95B91"/>
    <w:pPr>
      <w:numPr>
        <w:numId w:val="5"/>
      </w:numPr>
      <w:spacing w:before="360"/>
    </w:pPr>
    <w:rPr>
      <w:rFonts w:ascii="Arial" w:hAnsi="Arial"/>
      <w:i/>
      <w:iCs/>
      <w:szCs w:val="20"/>
      <w:lang w:eastAsia="pl-PL"/>
    </w:rPr>
  </w:style>
  <w:style w:type="character" w:customStyle="1" w:styleId="xStylNagwek3Przed12ptPo3pt13ptZnakZnak">
    <w:name w:val="x Styl Nagłówek 3 + Przed:  12 pt Po:  3 pt + 13 pt Znak Znak"/>
    <w:uiPriority w:val="99"/>
    <w:rsid w:val="00E95B91"/>
    <w:rPr>
      <w:rFonts w:ascii="Arial" w:hAnsi="Arial"/>
      <w:b/>
      <w:sz w:val="24"/>
      <w:lang w:val="pl-PL" w:eastAsia="pl-PL"/>
    </w:rPr>
  </w:style>
  <w:style w:type="paragraph" w:customStyle="1" w:styleId="xStylNagwek3Przed12ptPo3pt13pt">
    <w:name w:val="x Styl Nagłówek 3 + Przed:  12 pt Po:  3 pt + 13 pt"/>
    <w:basedOn w:val="Normalny"/>
    <w:uiPriority w:val="99"/>
    <w:rsid w:val="00E95B91"/>
    <w:pPr>
      <w:keepNext/>
      <w:numPr>
        <w:ilvl w:val="2"/>
        <w:numId w:val="5"/>
      </w:numPr>
      <w:spacing w:before="240" w:after="60"/>
      <w:outlineLvl w:val="2"/>
    </w:pPr>
    <w:rPr>
      <w:b/>
      <w:bCs/>
      <w:sz w:val="24"/>
      <w:szCs w:val="20"/>
      <w:lang w:eastAsia="pl-PL"/>
    </w:rPr>
  </w:style>
  <w:style w:type="paragraph" w:customStyle="1" w:styleId="Podpisrysunku">
    <w:name w:val="Podpis rysunku"/>
    <w:basedOn w:val="Normalny"/>
    <w:next w:val="Normalny"/>
    <w:uiPriority w:val="99"/>
    <w:rsid w:val="00D23211"/>
    <w:pPr>
      <w:tabs>
        <w:tab w:val="left" w:pos="284"/>
        <w:tab w:val="left" w:pos="567"/>
      </w:tabs>
      <w:spacing w:before="20" w:after="240" w:line="240" w:lineRule="atLeast"/>
      <w:jc w:val="center"/>
    </w:pPr>
    <w:rPr>
      <w:i/>
      <w:sz w:val="18"/>
      <w:szCs w:val="18"/>
      <w:lang w:eastAsia="pl-PL"/>
    </w:rPr>
  </w:style>
  <w:style w:type="paragraph" w:customStyle="1" w:styleId="Rysunek">
    <w:name w:val="Rysunek"/>
    <w:basedOn w:val="Normalny"/>
    <w:uiPriority w:val="99"/>
    <w:rsid w:val="00D23211"/>
    <w:pPr>
      <w:keepNext/>
      <w:tabs>
        <w:tab w:val="left" w:pos="284"/>
        <w:tab w:val="left" w:pos="567"/>
      </w:tabs>
      <w:spacing w:before="120" w:after="60" w:line="240" w:lineRule="atLeast"/>
      <w:jc w:val="center"/>
    </w:pPr>
    <w:rPr>
      <w:sz w:val="20"/>
      <w:szCs w:val="20"/>
      <w:lang w:eastAsia="pl-PL"/>
    </w:rPr>
  </w:style>
  <w:style w:type="paragraph" w:customStyle="1" w:styleId="NagwekTabeli">
    <w:name w:val="Nagłówek Tabeli"/>
    <w:basedOn w:val="Tabela"/>
    <w:uiPriority w:val="99"/>
    <w:rsid w:val="00D23211"/>
    <w:pPr>
      <w:keepLines/>
      <w:spacing w:before="0" w:after="0" w:line="240" w:lineRule="atLeast"/>
      <w:jc w:val="center"/>
    </w:pPr>
    <w:rPr>
      <w:rFonts w:cs="Times New Roman"/>
      <w:b/>
      <w:sz w:val="18"/>
      <w:lang w:val="pl-PL"/>
    </w:rPr>
  </w:style>
  <w:style w:type="paragraph" w:customStyle="1" w:styleId="Tematkomentarza1">
    <w:name w:val="Temat komentarza1"/>
    <w:basedOn w:val="Tekstkomentarza"/>
    <w:next w:val="Tekstkomentarza"/>
    <w:uiPriority w:val="99"/>
    <w:semiHidden/>
    <w:rsid w:val="00D23211"/>
  </w:style>
  <w:style w:type="paragraph" w:customStyle="1" w:styleId="TPtekst">
    <w:name w:val="TP tekst"/>
    <w:basedOn w:val="Tekstpodstawowy"/>
    <w:autoRedefine/>
    <w:uiPriority w:val="99"/>
    <w:rsid w:val="00D23211"/>
    <w:pPr>
      <w:tabs>
        <w:tab w:val="left" w:pos="4253"/>
      </w:tabs>
      <w:spacing w:before="120" w:after="0"/>
    </w:pPr>
    <w:rPr>
      <w:rFonts w:cs="Arial"/>
      <w:sz w:val="24"/>
      <w:lang w:eastAsia="pl-PL"/>
    </w:rPr>
  </w:style>
  <w:style w:type="character" w:customStyle="1" w:styleId="PodpisrysunkuZnak">
    <w:name w:val="Podpis rysunku Znak"/>
    <w:uiPriority w:val="99"/>
    <w:rsid w:val="00D23211"/>
    <w:rPr>
      <w:rFonts w:ascii="Arial" w:hAnsi="Arial"/>
      <w:i/>
      <w:sz w:val="18"/>
      <w:lang w:val="pl-PL" w:eastAsia="pl-PL"/>
    </w:rPr>
  </w:style>
  <w:style w:type="paragraph" w:customStyle="1" w:styleId="Wyrnienie">
    <w:name w:val="Wyróżnienie"/>
    <w:basedOn w:val="Normalny"/>
    <w:uiPriority w:val="99"/>
    <w:rsid w:val="00D23211"/>
    <w:pPr>
      <w:tabs>
        <w:tab w:val="left" w:pos="284"/>
        <w:tab w:val="left" w:pos="567"/>
      </w:tabs>
      <w:spacing w:before="60" w:after="60" w:line="240" w:lineRule="atLeast"/>
      <w:jc w:val="left"/>
    </w:pPr>
    <w:rPr>
      <w:rFonts w:cs="Arial"/>
      <w:b/>
      <w:sz w:val="20"/>
      <w:szCs w:val="20"/>
      <w:u w:val="single"/>
      <w:lang w:eastAsia="pl-PL"/>
    </w:rPr>
  </w:style>
  <w:style w:type="paragraph" w:customStyle="1" w:styleId="Przykad">
    <w:name w:val="Przykład"/>
    <w:basedOn w:val="Normalny"/>
    <w:uiPriority w:val="99"/>
    <w:rsid w:val="00D2321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3F3F3"/>
      <w:tabs>
        <w:tab w:val="left" w:pos="284"/>
        <w:tab w:val="left" w:pos="567"/>
      </w:tabs>
      <w:spacing w:before="60" w:after="60" w:line="240" w:lineRule="atLeast"/>
      <w:jc w:val="left"/>
    </w:pPr>
    <w:rPr>
      <w:sz w:val="20"/>
      <w:szCs w:val="20"/>
      <w:lang w:eastAsia="pl-PL"/>
    </w:rPr>
  </w:style>
  <w:style w:type="paragraph" w:customStyle="1" w:styleId="Komentarz">
    <w:name w:val="Komentarz"/>
    <w:basedOn w:val="Normalny"/>
    <w:uiPriority w:val="99"/>
    <w:rsid w:val="00D23211"/>
    <w:pPr>
      <w:pBdr>
        <w:top w:val="dashSmallGap" w:sz="4" w:space="1" w:color="999999"/>
        <w:left w:val="dashSmallGap" w:sz="4" w:space="4" w:color="999999"/>
        <w:bottom w:val="dashSmallGap" w:sz="4" w:space="1" w:color="999999"/>
        <w:right w:val="dashSmallGap" w:sz="4" w:space="4" w:color="999999"/>
      </w:pBdr>
      <w:shd w:val="clear" w:color="auto" w:fill="FFFF99"/>
      <w:tabs>
        <w:tab w:val="left" w:pos="284"/>
        <w:tab w:val="left" w:pos="567"/>
      </w:tabs>
      <w:spacing w:before="20" w:after="40" w:line="240" w:lineRule="atLeast"/>
      <w:jc w:val="left"/>
    </w:pPr>
    <w:rPr>
      <w:i/>
      <w:iCs/>
      <w:sz w:val="20"/>
      <w:szCs w:val="20"/>
      <w:lang w:eastAsia="pl-PL"/>
    </w:rPr>
  </w:style>
  <w:style w:type="paragraph" w:styleId="Listanumerowana">
    <w:name w:val="List Number"/>
    <w:basedOn w:val="Normalny"/>
    <w:uiPriority w:val="99"/>
    <w:semiHidden/>
    <w:rsid w:val="00D23211"/>
    <w:pPr>
      <w:tabs>
        <w:tab w:val="num" w:pos="360"/>
        <w:tab w:val="left" w:pos="709"/>
      </w:tabs>
      <w:spacing w:before="20" w:after="40" w:line="240" w:lineRule="atLeast"/>
      <w:ind w:left="360" w:hanging="360"/>
      <w:jc w:val="left"/>
    </w:pPr>
    <w:rPr>
      <w:sz w:val="20"/>
      <w:szCs w:val="20"/>
      <w:lang w:eastAsia="pl-PL"/>
    </w:rPr>
  </w:style>
  <w:style w:type="paragraph" w:styleId="Listanumerowana2">
    <w:name w:val="List Number 2"/>
    <w:basedOn w:val="Normalny"/>
    <w:uiPriority w:val="99"/>
    <w:semiHidden/>
    <w:rsid w:val="00D23211"/>
    <w:pPr>
      <w:keepLines/>
      <w:tabs>
        <w:tab w:val="left" w:pos="851"/>
        <w:tab w:val="num" w:pos="927"/>
      </w:tabs>
      <w:spacing w:before="20" w:after="20" w:line="220" w:lineRule="atLeast"/>
      <w:ind w:left="927" w:hanging="360"/>
      <w:jc w:val="left"/>
    </w:pPr>
    <w:rPr>
      <w:sz w:val="20"/>
      <w:szCs w:val="20"/>
      <w:lang w:eastAsia="pl-PL"/>
    </w:rPr>
  </w:style>
  <w:style w:type="character" w:customStyle="1" w:styleId="ZnakZnak2">
    <w:name w:val="Znak Znak2"/>
    <w:uiPriority w:val="99"/>
    <w:rsid w:val="00D23211"/>
    <w:rPr>
      <w:rFonts w:ascii="Arial" w:hAnsi="Arial"/>
    </w:rPr>
  </w:style>
  <w:style w:type="character" w:customStyle="1" w:styleId="ZnakZnak1">
    <w:name w:val="Znak Znak1"/>
    <w:uiPriority w:val="99"/>
    <w:rsid w:val="00D23211"/>
    <w:rPr>
      <w:rFonts w:ascii="Arial" w:hAnsi="Arial"/>
    </w:rPr>
  </w:style>
  <w:style w:type="paragraph" w:customStyle="1" w:styleId="Wymaganie">
    <w:name w:val="Wymaganie"/>
    <w:basedOn w:val="Normalny"/>
    <w:uiPriority w:val="99"/>
    <w:rsid w:val="00D23211"/>
    <w:pPr>
      <w:spacing w:after="120" w:line="240" w:lineRule="auto"/>
      <w:ind w:left="624" w:hanging="624"/>
    </w:pPr>
    <w:rPr>
      <w:rFonts w:cs="Arial"/>
      <w:b/>
      <w:bCs/>
      <w:sz w:val="20"/>
      <w:szCs w:val="20"/>
    </w:rPr>
  </w:style>
  <w:style w:type="paragraph" w:customStyle="1" w:styleId="Wymaganie2">
    <w:name w:val="Wymaganie 2"/>
    <w:basedOn w:val="Normalny"/>
    <w:uiPriority w:val="99"/>
    <w:rsid w:val="00D23211"/>
    <w:pPr>
      <w:spacing w:after="120" w:line="240" w:lineRule="auto"/>
      <w:ind w:left="624" w:hanging="624"/>
    </w:pPr>
    <w:rPr>
      <w:rFonts w:cs="Arial"/>
      <w:sz w:val="20"/>
      <w:szCs w:val="20"/>
    </w:rPr>
  </w:style>
  <w:style w:type="paragraph" w:customStyle="1" w:styleId="Tabelatre">
    <w:name w:val="Tabela treść"/>
    <w:basedOn w:val="Normalny"/>
    <w:uiPriority w:val="99"/>
    <w:rsid w:val="00D23211"/>
    <w:pPr>
      <w:spacing w:line="240" w:lineRule="auto"/>
      <w:jc w:val="left"/>
    </w:pPr>
    <w:rPr>
      <w:sz w:val="18"/>
      <w:lang w:eastAsia="pl-PL"/>
    </w:rPr>
  </w:style>
  <w:style w:type="character" w:customStyle="1" w:styleId="TabelatreZnak">
    <w:name w:val="Tabela treść Znak"/>
    <w:uiPriority w:val="99"/>
    <w:rsid w:val="00D23211"/>
    <w:rPr>
      <w:rFonts w:ascii="Arial" w:hAnsi="Arial"/>
      <w:sz w:val="24"/>
      <w:lang w:val="pl-PL" w:eastAsia="pl-PL"/>
    </w:rPr>
  </w:style>
  <w:style w:type="paragraph" w:customStyle="1" w:styleId="Tabelanag">
    <w:name w:val="Tabela nagł"/>
    <w:basedOn w:val="Normalny"/>
    <w:next w:val="Tabelatre"/>
    <w:uiPriority w:val="99"/>
    <w:rsid w:val="00D23211"/>
    <w:pPr>
      <w:spacing w:before="60" w:after="60" w:line="240" w:lineRule="auto"/>
      <w:jc w:val="center"/>
    </w:pPr>
    <w:rPr>
      <w:b/>
      <w:bCs/>
      <w:sz w:val="18"/>
      <w:szCs w:val="20"/>
      <w:lang w:eastAsia="pl-PL"/>
    </w:rPr>
  </w:style>
  <w:style w:type="paragraph" w:customStyle="1" w:styleId="Wcicienormalne1">
    <w:name w:val="Wcięcie normalne1"/>
    <w:basedOn w:val="Normalny"/>
    <w:uiPriority w:val="99"/>
    <w:rsid w:val="00D23211"/>
    <w:pPr>
      <w:suppressAutoHyphens/>
      <w:spacing w:before="120" w:line="264" w:lineRule="auto"/>
      <w:ind w:left="680" w:right="57"/>
    </w:pPr>
    <w:rPr>
      <w:rFonts w:ascii="Times New Roman" w:hAnsi="Times New Roman"/>
      <w:sz w:val="20"/>
      <w:lang w:eastAsia="ar-SA"/>
    </w:rPr>
  </w:style>
  <w:style w:type="paragraph" w:customStyle="1" w:styleId="ZnakZnakZnakZnak">
    <w:name w:val="Znak Znak Znak Znak"/>
    <w:basedOn w:val="Normalny"/>
    <w:uiPriority w:val="99"/>
    <w:rsid w:val="00D23211"/>
    <w:pPr>
      <w:spacing w:after="120" w:line="240" w:lineRule="exact"/>
      <w:jc w:val="left"/>
    </w:pPr>
    <w:rPr>
      <w:rFonts w:ascii="Verdana" w:hAnsi="Verdana" w:cs="Verdana"/>
      <w:sz w:val="20"/>
      <w:szCs w:val="20"/>
      <w:lang w:bidi="ta-IN"/>
    </w:rPr>
  </w:style>
  <w:style w:type="character" w:customStyle="1" w:styleId="ZnakZnak5">
    <w:name w:val="Znak Znak5"/>
    <w:uiPriority w:val="99"/>
    <w:rsid w:val="00D23211"/>
    <w:rPr>
      <w:sz w:val="24"/>
      <w:lang w:eastAsia="fr-FR"/>
    </w:rPr>
  </w:style>
  <w:style w:type="character" w:customStyle="1" w:styleId="Code">
    <w:name w:val="Code"/>
    <w:uiPriority w:val="99"/>
    <w:rsid w:val="00D23211"/>
    <w:rPr>
      <w:rFonts w:ascii="Courier New" w:hAnsi="Courier New"/>
      <w:noProof/>
      <w:color w:val="008000"/>
    </w:rPr>
  </w:style>
  <w:style w:type="character" w:styleId="Uwydatnienie">
    <w:name w:val="Emphasis"/>
    <w:basedOn w:val="Domylnaczcionkaakapitu"/>
    <w:uiPriority w:val="20"/>
    <w:qFormat/>
    <w:rsid w:val="00D23211"/>
    <w:rPr>
      <w:rFonts w:ascii="Times New Roman" w:hAnsi="Times New Roman" w:cs="Times New Roman"/>
      <w:i/>
      <w:color w:val="000000"/>
      <w:sz w:val="22"/>
      <w:u w:color="000000"/>
    </w:rPr>
  </w:style>
  <w:style w:type="character" w:customStyle="1" w:styleId="WW8Num19z0">
    <w:name w:val="WW8Num19z0"/>
    <w:uiPriority w:val="99"/>
    <w:rsid w:val="00D23211"/>
    <w:rPr>
      <w:rFonts w:ascii="Symbol" w:hAnsi="Symbol"/>
    </w:rPr>
  </w:style>
  <w:style w:type="character" w:customStyle="1" w:styleId="ZnakZnak4">
    <w:name w:val="Znak Znak4"/>
    <w:uiPriority w:val="99"/>
    <w:rsid w:val="00D23211"/>
    <w:rPr>
      <w:rFonts w:ascii="Arial" w:hAnsi="Arial"/>
      <w:b/>
      <w:sz w:val="24"/>
      <w:lang w:val="pl-PL" w:eastAsia="pl-PL"/>
    </w:rPr>
  </w:style>
  <w:style w:type="character" w:customStyle="1" w:styleId="ZnakZnak3">
    <w:name w:val="Znak Znak3"/>
    <w:uiPriority w:val="99"/>
    <w:rsid w:val="00D23211"/>
    <w:rPr>
      <w:rFonts w:ascii="Arial" w:hAnsi="Arial"/>
      <w:b/>
    </w:rPr>
  </w:style>
  <w:style w:type="paragraph" w:customStyle="1" w:styleId="tabelalistawypunktowana">
    <w:name w:val="tabela lista wypunktowana"/>
    <w:basedOn w:val="Normalny"/>
    <w:uiPriority w:val="99"/>
    <w:rsid w:val="00D23211"/>
    <w:pPr>
      <w:tabs>
        <w:tab w:val="left" w:pos="284"/>
        <w:tab w:val="left" w:pos="567"/>
        <w:tab w:val="num" w:pos="1500"/>
      </w:tabs>
      <w:spacing w:before="60" w:after="60" w:line="240" w:lineRule="atLeast"/>
      <w:ind w:left="1500" w:hanging="360"/>
      <w:jc w:val="left"/>
    </w:pPr>
    <w:rPr>
      <w:sz w:val="20"/>
      <w:szCs w:val="20"/>
      <w:lang w:eastAsia="pl-PL"/>
    </w:rPr>
  </w:style>
  <w:style w:type="character" w:customStyle="1" w:styleId="ZwykytekstZnak">
    <w:name w:val="Zwykły tekst Znak"/>
    <w:link w:val="Zwykytekst"/>
    <w:uiPriority w:val="99"/>
    <w:semiHidden/>
    <w:locked/>
    <w:rsid w:val="00D23211"/>
    <w:rPr>
      <w:rFonts w:ascii="Courier New" w:hAnsi="Courier New"/>
      <w:color w:val="000000"/>
      <w:u w:color="000000"/>
      <w:lang w:val="en-US" w:eastAsia="en-US"/>
    </w:rPr>
  </w:style>
  <w:style w:type="paragraph" w:styleId="Zwykytekst">
    <w:name w:val="Plain Text"/>
    <w:basedOn w:val="Normalny"/>
    <w:link w:val="ZwykytekstZnak"/>
    <w:uiPriority w:val="99"/>
    <w:semiHidden/>
    <w:rsid w:val="00D23211"/>
    <w:pPr>
      <w:spacing w:line="240" w:lineRule="auto"/>
      <w:jc w:val="left"/>
    </w:pPr>
    <w:rPr>
      <w:rFonts w:ascii="Courier New" w:hAnsi="Courier New"/>
      <w:color w:val="000000"/>
      <w:sz w:val="20"/>
      <w:szCs w:val="20"/>
      <w:u w:color="000000"/>
    </w:rPr>
  </w:style>
  <w:style w:type="character" w:customStyle="1" w:styleId="PlainTextChar1">
    <w:name w:val="Plain Text Char1"/>
    <w:basedOn w:val="Domylnaczcionkaakapitu"/>
    <w:uiPriority w:val="99"/>
    <w:semiHidden/>
    <w:rPr>
      <w:rFonts w:ascii="Courier New" w:hAnsi="Courier New"/>
      <w:sz w:val="20"/>
      <w:lang w:eastAsia="en-US"/>
    </w:rPr>
  </w:style>
  <w:style w:type="character" w:customStyle="1" w:styleId="4Char1">
    <w:name w:val="4 Char1"/>
    <w:aliases w:val="H4-Heading 4 Char,h4 Char1,Level 2 - a Char,H4 Char1,Sub-Minor Char1,Heading_Numbered_4 Char,H4 Char Char,(Alt+4) Char,H41 Char,(Alt+4)1 Char,H42 Char,(Alt+4)2 Char,H43 Char,(Alt+4)3 Char,H44 Char,(Alt+4)4 Char,H45 Char,(Alt+4)5 Char,H411 Char"/>
    <w:uiPriority w:val="99"/>
    <w:rsid w:val="00D23211"/>
    <w:rPr>
      <w:rFonts w:ascii="Arial" w:hAnsi="Arial"/>
      <w:sz w:val="22"/>
      <w:lang w:val="pl-PL" w:eastAsia="pl-PL"/>
    </w:rPr>
  </w:style>
  <w:style w:type="character" w:customStyle="1" w:styleId="CaptionChar1CharChar">
    <w:name w:val="Caption Char1 Char Char"/>
    <w:aliases w:val="Caption Char Char Char Char,Caption Char1 Char Char Char Char,Caption Char Char Char Char Char Char,Caption - Centre Graphic Char Char Char Char Char Char,fighead2 Char Char Char Char Char Char,_Fig Char,_F Char Char"/>
    <w:uiPriority w:val="99"/>
    <w:rsid w:val="00D23211"/>
    <w:rPr>
      <w:rFonts w:ascii="Arial" w:hAnsi="Arial"/>
      <w:b/>
      <w:i/>
      <w:sz w:val="18"/>
      <w:lang w:val="pl-PL" w:eastAsia="pl-PL"/>
    </w:rPr>
  </w:style>
  <w:style w:type="table" w:styleId="Jasnalistaakcent2">
    <w:name w:val="Light List Accent 2"/>
    <w:basedOn w:val="Standardowy"/>
    <w:uiPriority w:val="99"/>
    <w:rsid w:val="00C865B2"/>
    <w:rPr>
      <w:sz w:val="20"/>
      <w:szCs w:val="20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rPr>
        <w:rFonts w:cs="Times New Roman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Jasnecieniowanieakcent2">
    <w:name w:val="Light Shading Accent 2"/>
    <w:basedOn w:val="Standardowy"/>
    <w:uiPriority w:val="99"/>
    <w:rsid w:val="00F259BC"/>
    <w:rPr>
      <w:color w:val="943634"/>
      <w:sz w:val="20"/>
      <w:szCs w:val="20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/>
      </w:pPr>
      <w:rPr>
        <w:rFonts w:cs="Times New Roman"/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rednialista1akcent2">
    <w:name w:val="Medium List 1 Accent 2"/>
    <w:basedOn w:val="Standardowy"/>
    <w:uiPriority w:val="99"/>
    <w:rsid w:val="004E5B91"/>
    <w:rPr>
      <w:color w:val="000000"/>
      <w:sz w:val="20"/>
      <w:szCs w:val="20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Times New Roman" w:eastAsia="Times New Roman" w:hAnsi="Times New Roman" w:cs="Times New Roma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rFonts w:cs="Times New Roman"/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rPr>
        <w:rFonts w:cs="Times New Roman"/>
      </w:rPr>
      <w:tblPr/>
      <w:tcPr>
        <w:shd w:val="clear" w:color="auto" w:fill="EFD3D2"/>
      </w:tcPr>
    </w:tblStylePr>
    <w:tblStylePr w:type="band1Horz">
      <w:rPr>
        <w:rFonts w:cs="Times New Roman"/>
      </w:rPr>
      <w:tblPr/>
      <w:tcPr>
        <w:shd w:val="clear" w:color="auto" w:fill="EFD3D2"/>
      </w:tcPr>
    </w:tblStylePr>
  </w:style>
  <w:style w:type="table" w:styleId="redniasiatka2akcent2">
    <w:name w:val="Medium Grid 2 Accent 2"/>
    <w:basedOn w:val="Standardowy"/>
    <w:uiPriority w:val="99"/>
    <w:rsid w:val="004E5B91"/>
    <w:rPr>
      <w:rFonts w:ascii="Cambria" w:hAnsi="Cambria"/>
      <w:color w:val="000000"/>
      <w:sz w:val="20"/>
      <w:szCs w:val="20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rFonts w:cs="Times New Roman"/>
        <w:b/>
        <w:bCs/>
        <w:color w:val="000000"/>
      </w:rPr>
      <w:tblPr/>
      <w:tcPr>
        <w:shd w:val="clear" w:color="auto" w:fill="F8EDED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rPr>
        <w:rFonts w:cs="Times New Roman"/>
      </w:rPr>
      <w:tblPr/>
      <w:tcPr>
        <w:shd w:val="clear" w:color="auto" w:fill="DFA7A6"/>
      </w:tcPr>
    </w:tblStylePr>
    <w:tblStylePr w:type="band1Horz">
      <w:rPr>
        <w:rFonts w:cs="Times New Roman"/>
      </w:rPr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paragraph" w:customStyle="1" w:styleId="StandardowyStandardowy1">
    <w:name w:val="Standardowy.Standardowy1"/>
    <w:uiPriority w:val="99"/>
    <w:rsid w:val="00B67A84"/>
    <w:rPr>
      <w:rFonts w:eastAsia="MS Mincho"/>
      <w:sz w:val="24"/>
      <w:szCs w:val="20"/>
      <w:lang w:val="en-GB"/>
    </w:rPr>
  </w:style>
  <w:style w:type="paragraph" w:customStyle="1" w:styleId="ZnakZnak13">
    <w:name w:val="Znak Znak13"/>
    <w:basedOn w:val="Normalny"/>
    <w:uiPriority w:val="99"/>
    <w:rsid w:val="00B67A84"/>
    <w:pPr>
      <w:suppressAutoHyphens/>
    </w:pPr>
    <w:rPr>
      <w:rFonts w:ascii="Verdana" w:hAnsi="Verdana"/>
      <w:sz w:val="20"/>
      <w:szCs w:val="20"/>
      <w:lang w:eastAsia="ar-SA"/>
    </w:rPr>
  </w:style>
  <w:style w:type="table" w:styleId="Jasnalistaakcent6">
    <w:name w:val="Light List Accent 6"/>
    <w:basedOn w:val="Standardowy"/>
    <w:uiPriority w:val="61"/>
    <w:rsid w:val="008A35A1"/>
    <w:rPr>
      <w:sz w:val="20"/>
      <w:szCs w:val="20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rPr>
        <w:rFonts w:cs="Times New Roman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paragraph" w:customStyle="1" w:styleId="Akapitzlist1">
    <w:name w:val="Akapit z listą1"/>
    <w:basedOn w:val="Normalny"/>
    <w:uiPriority w:val="99"/>
    <w:rsid w:val="00ED5054"/>
    <w:pPr>
      <w:widowControl w:val="0"/>
      <w:spacing w:before="60" w:line="300" w:lineRule="auto"/>
      <w:ind w:left="708"/>
    </w:pPr>
    <w:rPr>
      <w:rFonts w:cs="Arial"/>
      <w:szCs w:val="22"/>
    </w:rPr>
  </w:style>
  <w:style w:type="paragraph" w:customStyle="1" w:styleId="DBH2">
    <w:name w:val="DB H2"/>
    <w:basedOn w:val="Normalny"/>
    <w:next w:val="Normalny"/>
    <w:link w:val="DBH2Znak"/>
    <w:qFormat/>
    <w:rsid w:val="008908E2"/>
    <w:pPr>
      <w:keepNext/>
      <w:keepLines/>
      <w:numPr>
        <w:ilvl w:val="1"/>
        <w:numId w:val="8"/>
      </w:numPr>
      <w:tabs>
        <w:tab w:val="left" w:pos="0"/>
      </w:tabs>
      <w:overflowPunct/>
      <w:autoSpaceDE/>
      <w:autoSpaceDN/>
      <w:adjustRightInd/>
      <w:spacing w:before="240" w:after="120" w:line="240" w:lineRule="auto"/>
      <w:textAlignment w:val="auto"/>
      <w:outlineLvl w:val="1"/>
    </w:pPr>
    <w:rPr>
      <w:rFonts w:ascii="Calibri" w:hAnsi="Calibri"/>
      <w:b/>
      <w:bCs/>
      <w:color w:val="1F497D"/>
      <w:sz w:val="28"/>
      <w:szCs w:val="28"/>
      <w:lang w:eastAsia="ja-JP"/>
    </w:rPr>
  </w:style>
  <w:style w:type="character" w:customStyle="1" w:styleId="DBH2Znak">
    <w:name w:val="DB H2 Znak"/>
    <w:link w:val="DBH2"/>
    <w:locked/>
    <w:rsid w:val="008908E2"/>
    <w:rPr>
      <w:rFonts w:ascii="Calibri" w:hAnsi="Calibri"/>
      <w:b/>
      <w:bCs/>
      <w:color w:val="1F497D"/>
      <w:sz w:val="28"/>
      <w:szCs w:val="28"/>
      <w:lang w:val="en-US" w:eastAsia="ja-JP"/>
    </w:rPr>
  </w:style>
  <w:style w:type="paragraph" w:customStyle="1" w:styleId="DBN">
    <w:name w:val="DB N"/>
    <w:basedOn w:val="Normalny"/>
    <w:link w:val="DBNZnak"/>
    <w:qFormat/>
    <w:rsid w:val="00947B25"/>
    <w:pPr>
      <w:spacing w:before="120" w:after="120" w:line="240" w:lineRule="auto"/>
    </w:pPr>
    <w:rPr>
      <w:rFonts w:ascii="Calibri" w:hAnsi="Calibri"/>
      <w:lang w:eastAsia="ja-JP"/>
    </w:rPr>
  </w:style>
  <w:style w:type="character" w:customStyle="1" w:styleId="DBNZnak">
    <w:name w:val="DB N Znak"/>
    <w:link w:val="DBN"/>
    <w:locked/>
    <w:rsid w:val="00947B25"/>
    <w:rPr>
      <w:rFonts w:ascii="Calibri" w:hAnsi="Calibri"/>
      <w:szCs w:val="24"/>
      <w:lang w:eastAsia="ja-JP"/>
    </w:rPr>
  </w:style>
  <w:style w:type="paragraph" w:customStyle="1" w:styleId="DBH1">
    <w:name w:val="DB H1"/>
    <w:basedOn w:val="Normalny"/>
    <w:next w:val="Normalny"/>
    <w:link w:val="DBH1Znak"/>
    <w:qFormat/>
    <w:rsid w:val="006B1DE1"/>
    <w:pPr>
      <w:keepNext/>
      <w:keepLines/>
      <w:numPr>
        <w:numId w:val="8"/>
      </w:numPr>
      <w:tabs>
        <w:tab w:val="left" w:pos="0"/>
      </w:tabs>
      <w:overflowPunct/>
      <w:autoSpaceDE/>
      <w:autoSpaceDN/>
      <w:adjustRightInd/>
      <w:spacing w:before="240" w:after="120" w:line="240" w:lineRule="auto"/>
      <w:textAlignment w:val="auto"/>
      <w:outlineLvl w:val="0"/>
    </w:pPr>
    <w:rPr>
      <w:rFonts w:ascii="Calibri" w:hAnsi="Calibri"/>
      <w:b/>
      <w:bCs/>
      <w:color w:val="1F497D"/>
      <w:sz w:val="36"/>
      <w:szCs w:val="36"/>
      <w:lang w:eastAsia="ja-JP"/>
    </w:rPr>
  </w:style>
  <w:style w:type="character" w:customStyle="1" w:styleId="DBH1Znak">
    <w:name w:val="DB H1 Znak"/>
    <w:link w:val="DBH1"/>
    <w:locked/>
    <w:rsid w:val="006B1DE1"/>
    <w:rPr>
      <w:rFonts w:ascii="Calibri" w:hAnsi="Calibri"/>
      <w:b/>
      <w:bCs/>
      <w:color w:val="1F497D"/>
      <w:sz w:val="36"/>
      <w:szCs w:val="36"/>
      <w:lang w:val="en-US" w:eastAsia="ja-JP"/>
    </w:rPr>
  </w:style>
  <w:style w:type="paragraph" w:customStyle="1" w:styleId="DBKod">
    <w:name w:val="DB Kod"/>
    <w:basedOn w:val="Bezodstpw"/>
    <w:link w:val="DBKodZnak"/>
    <w:qFormat/>
    <w:rsid w:val="003A14F5"/>
    <w:rPr>
      <w:rFonts w:ascii="Courier New" w:hAnsi="Courier New"/>
      <w:szCs w:val="22"/>
      <w:lang w:eastAsia="ja-JP"/>
    </w:rPr>
  </w:style>
  <w:style w:type="character" w:customStyle="1" w:styleId="DBKodZnak">
    <w:name w:val="DB Kod Znak"/>
    <w:link w:val="DBKod"/>
    <w:locked/>
    <w:rsid w:val="003A14F5"/>
    <w:rPr>
      <w:rFonts w:ascii="Courier New" w:hAnsi="Courier New"/>
      <w:sz w:val="22"/>
      <w:lang w:val="pl-PL"/>
    </w:rPr>
  </w:style>
  <w:style w:type="paragraph" w:styleId="Bezodstpw">
    <w:name w:val="No Spacing"/>
    <w:link w:val="BezodstpwZnak"/>
    <w:uiPriority w:val="1"/>
    <w:qFormat/>
    <w:rsid w:val="003A14F5"/>
    <w:pPr>
      <w:jc w:val="both"/>
    </w:pPr>
    <w:rPr>
      <w:rFonts w:ascii="Arial" w:hAnsi="Arial"/>
      <w:szCs w:val="24"/>
      <w:lang w:eastAsia="en-US"/>
    </w:rPr>
  </w:style>
  <w:style w:type="table" w:styleId="Tabela-Siatka">
    <w:name w:val="Table Grid"/>
    <w:basedOn w:val="Standardowy"/>
    <w:uiPriority w:val="59"/>
    <w:locked/>
    <w:rsid w:val="0031031B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f4">
    <w:name w:val="gf4"/>
    <w:basedOn w:val="Normalny"/>
    <w:link w:val="gf4Car"/>
    <w:rsid w:val="00D23B87"/>
    <w:pPr>
      <w:spacing w:before="60" w:after="80" w:line="240" w:lineRule="auto"/>
      <w:ind w:left="-85"/>
    </w:pPr>
    <w:rPr>
      <w:rFonts w:ascii="Calibri" w:eastAsia="MS Mincho" w:hAnsi="Calibri"/>
      <w:sz w:val="18"/>
      <w:szCs w:val="20"/>
      <w:lang w:val="en-GB" w:eastAsia="ja-JP"/>
    </w:rPr>
  </w:style>
  <w:style w:type="character" w:customStyle="1" w:styleId="gf4Car">
    <w:name w:val="gf4 Car"/>
    <w:link w:val="gf4"/>
    <w:locked/>
    <w:rsid w:val="00D23B87"/>
    <w:rPr>
      <w:rFonts w:ascii="Calibri" w:eastAsia="MS Mincho" w:hAnsi="Calibri"/>
      <w:sz w:val="18"/>
      <w:lang w:val="en-GB" w:eastAsia="ja-JP"/>
    </w:rPr>
  </w:style>
  <w:style w:type="paragraph" w:customStyle="1" w:styleId="gf3b">
    <w:name w:val="gf3b"/>
    <w:basedOn w:val="gf4"/>
    <w:rsid w:val="00D23B87"/>
    <w:pPr>
      <w:keepNext/>
      <w:spacing w:before="160" w:after="0"/>
    </w:pPr>
    <w:rPr>
      <w:b/>
      <w:bCs/>
      <w:color w:val="808080"/>
      <w:sz w:val="24"/>
      <w:szCs w:val="24"/>
    </w:rPr>
  </w:style>
  <w:style w:type="paragraph" w:customStyle="1" w:styleId="Textbody">
    <w:name w:val="Text body"/>
    <w:basedOn w:val="Normalny"/>
    <w:rsid w:val="002F6DF9"/>
    <w:pPr>
      <w:widowControl w:val="0"/>
      <w:tabs>
        <w:tab w:val="left" w:pos="709"/>
      </w:tabs>
      <w:suppressAutoHyphens/>
      <w:spacing w:after="120" w:line="240" w:lineRule="auto"/>
      <w:jc w:val="left"/>
    </w:pPr>
    <w:rPr>
      <w:rFonts w:ascii="Liberation Serif" w:hAnsi="Liberation Serif" w:cs="Lohit Hindi"/>
      <w:sz w:val="24"/>
      <w:lang w:eastAsia="zh-CN" w:bidi="hi-IN"/>
    </w:rPr>
  </w:style>
  <w:style w:type="paragraph" w:customStyle="1" w:styleId="gf3">
    <w:name w:val="gf3"/>
    <w:basedOn w:val="gf4"/>
    <w:uiPriority w:val="99"/>
    <w:rsid w:val="00A220D8"/>
    <w:pPr>
      <w:keepNext/>
      <w:spacing w:before="300"/>
    </w:pPr>
    <w:rPr>
      <w:rFonts w:cs="Arial"/>
      <w:b/>
      <w:bCs/>
      <w:sz w:val="24"/>
      <w:szCs w:val="28"/>
      <w:lang w:val="en-US"/>
    </w:rPr>
  </w:style>
  <w:style w:type="paragraph" w:customStyle="1" w:styleId="item4">
    <w:name w:val="item4"/>
    <w:basedOn w:val="gf4"/>
    <w:uiPriority w:val="99"/>
    <w:rsid w:val="00A220D8"/>
    <w:pPr>
      <w:numPr>
        <w:numId w:val="6"/>
      </w:numPr>
    </w:pPr>
    <w:rPr>
      <w:rFonts w:cs="Arial"/>
    </w:rPr>
  </w:style>
  <w:style w:type="paragraph" w:customStyle="1" w:styleId="Header3">
    <w:name w:val="Header 3"/>
    <w:basedOn w:val="Nagwek3"/>
    <w:link w:val="Header3Char"/>
    <w:rsid w:val="00A96EBB"/>
    <w:pPr>
      <w:numPr>
        <w:ilvl w:val="0"/>
        <w:numId w:val="0"/>
      </w:numPr>
      <w:ind w:left="720" w:hanging="720"/>
    </w:pPr>
    <w:rPr>
      <w:color w:val="FF9933"/>
      <w:sz w:val="22"/>
    </w:rPr>
  </w:style>
  <w:style w:type="character" w:customStyle="1" w:styleId="Header3Char">
    <w:name w:val="Header 3 Char"/>
    <w:link w:val="Header3"/>
    <w:locked/>
    <w:rsid w:val="00A96EBB"/>
    <w:rPr>
      <w:rFonts w:ascii="Calibri" w:hAnsi="Calibri"/>
      <w:b/>
      <w:color w:val="FF9933"/>
      <w:sz w:val="26"/>
    </w:rPr>
  </w:style>
  <w:style w:type="table" w:styleId="Jasnalista">
    <w:name w:val="Light List"/>
    <w:basedOn w:val="Standardowy"/>
    <w:uiPriority w:val="61"/>
    <w:rsid w:val="000F55E2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Jasnecieniowanieakcent6">
    <w:name w:val="Light Shading Accent 6"/>
    <w:basedOn w:val="Standardowy"/>
    <w:uiPriority w:val="60"/>
    <w:rsid w:val="000F55E2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paragraph" w:customStyle="1" w:styleId="TableText-Numbered">
    <w:name w:val="Table Text - Numbered $"/>
    <w:basedOn w:val="Normalny"/>
    <w:uiPriority w:val="99"/>
    <w:rsid w:val="00AE2C1F"/>
    <w:pPr>
      <w:keepLines/>
      <w:numPr>
        <w:numId w:val="7"/>
      </w:numPr>
      <w:tabs>
        <w:tab w:val="clear" w:pos="360"/>
        <w:tab w:val="num" w:pos="268"/>
      </w:tabs>
      <w:overflowPunct/>
      <w:autoSpaceDE/>
      <w:autoSpaceDN/>
      <w:adjustRightInd/>
      <w:spacing w:before="60" w:after="60" w:line="220" w:lineRule="atLeast"/>
      <w:ind w:left="268" w:right="63" w:hanging="268"/>
      <w:textAlignment w:val="auto"/>
    </w:pPr>
    <w:rPr>
      <w:rFonts w:ascii="Calibri" w:hAnsi="Calibri" w:cs="Arial"/>
      <w:b/>
      <w:iCs/>
      <w:sz w:val="18"/>
      <w:szCs w:val="20"/>
    </w:rPr>
  </w:style>
  <w:style w:type="paragraph" w:styleId="Poprawka">
    <w:name w:val="Revision"/>
    <w:hidden/>
    <w:uiPriority w:val="99"/>
    <w:semiHidden/>
    <w:rsid w:val="00A6461A"/>
    <w:rPr>
      <w:rFonts w:asciiTheme="minorHAnsi" w:hAnsiTheme="minorHAnsi"/>
      <w:szCs w:val="24"/>
      <w:lang w:eastAsia="en-US"/>
    </w:rPr>
  </w:style>
  <w:style w:type="paragraph" w:customStyle="1" w:styleId="DBH3">
    <w:name w:val="DB H3"/>
    <w:basedOn w:val="Normalny"/>
    <w:link w:val="DBH3Znak"/>
    <w:qFormat/>
    <w:rsid w:val="007668C1"/>
    <w:pPr>
      <w:keepNext/>
      <w:numPr>
        <w:ilvl w:val="2"/>
        <w:numId w:val="8"/>
      </w:numPr>
      <w:overflowPunct/>
      <w:autoSpaceDE/>
      <w:autoSpaceDN/>
      <w:adjustRightInd/>
      <w:spacing w:before="240" w:after="120"/>
      <w:textAlignment w:val="auto"/>
      <w:outlineLvl w:val="2"/>
    </w:pPr>
    <w:rPr>
      <w:rFonts w:ascii="Calibri" w:hAnsi="Calibri" w:cs="Arial Black"/>
      <w:b/>
      <w:color w:val="1F497D"/>
      <w:szCs w:val="22"/>
    </w:rPr>
  </w:style>
  <w:style w:type="character" w:customStyle="1" w:styleId="DBH3Znak">
    <w:name w:val="DB H3 Znak"/>
    <w:basedOn w:val="Domylnaczcionkaakapitu"/>
    <w:link w:val="DBH3"/>
    <w:rsid w:val="007668C1"/>
    <w:rPr>
      <w:rFonts w:ascii="Calibri" w:hAnsi="Calibri" w:cs="Arial Black"/>
      <w:b/>
      <w:color w:val="1F497D"/>
      <w:lang w:val="en-US" w:eastAsia="en-US"/>
    </w:rPr>
  </w:style>
  <w:style w:type="paragraph" w:customStyle="1" w:styleId="DBH4">
    <w:name w:val="DB H4"/>
    <w:basedOn w:val="DBH3"/>
    <w:link w:val="DBH4Znak"/>
    <w:qFormat/>
    <w:rsid w:val="00CF3A5D"/>
    <w:pPr>
      <w:numPr>
        <w:ilvl w:val="3"/>
      </w:numPr>
      <w:ind w:left="862" w:hanging="862"/>
      <w:outlineLvl w:val="3"/>
    </w:pPr>
  </w:style>
  <w:style w:type="character" w:customStyle="1" w:styleId="DBH4Znak">
    <w:name w:val="DB H4 Znak"/>
    <w:basedOn w:val="DBH3Znak"/>
    <w:link w:val="DBH4"/>
    <w:rsid w:val="00CF3A5D"/>
    <w:rPr>
      <w:rFonts w:ascii="Calibri" w:hAnsi="Calibri" w:cs="Arial Black"/>
      <w:b/>
      <w:color w:val="1F497D"/>
      <w:lang w:val="en-US" w:eastAsia="en-US"/>
    </w:rPr>
  </w:style>
  <w:style w:type="paragraph" w:customStyle="1" w:styleId="DBPunkty">
    <w:name w:val="DB Punkty"/>
    <w:basedOn w:val="Normalny"/>
    <w:link w:val="DBPunktyZnak"/>
    <w:rsid w:val="00CF3A5D"/>
    <w:pPr>
      <w:overflowPunct/>
      <w:autoSpaceDE/>
      <w:autoSpaceDN/>
      <w:adjustRightInd/>
      <w:spacing w:before="120" w:after="120" w:line="240" w:lineRule="auto"/>
      <w:ind w:left="1440" w:hanging="360"/>
      <w:textAlignment w:val="auto"/>
    </w:pPr>
    <w:rPr>
      <w:rFonts w:ascii="Calibri" w:hAnsi="Calibri" w:cs="Arial"/>
    </w:rPr>
  </w:style>
  <w:style w:type="character" w:customStyle="1" w:styleId="DBPunktyZnak">
    <w:name w:val="DB Punkty Znak"/>
    <w:basedOn w:val="Domylnaczcionkaakapitu"/>
    <w:link w:val="DBPunkty"/>
    <w:rsid w:val="00CF3A5D"/>
    <w:rPr>
      <w:rFonts w:ascii="Calibri" w:hAnsi="Calibri" w:cs="Arial"/>
      <w:szCs w:val="24"/>
      <w:lang w:eastAsia="en-US"/>
    </w:rPr>
  </w:style>
  <w:style w:type="character" w:styleId="Pogrubienie">
    <w:name w:val="Strong"/>
    <w:uiPriority w:val="22"/>
    <w:qFormat/>
    <w:locked/>
    <w:rsid w:val="00CF3A5D"/>
    <w:rPr>
      <w:b/>
      <w:bCs/>
    </w:rPr>
  </w:style>
  <w:style w:type="character" w:customStyle="1" w:styleId="BezodstpwZnak">
    <w:name w:val="Bez odstępów Znak"/>
    <w:basedOn w:val="Domylnaczcionkaakapitu"/>
    <w:link w:val="Bezodstpw"/>
    <w:uiPriority w:val="1"/>
    <w:rsid w:val="00CF3A5D"/>
    <w:rPr>
      <w:rFonts w:ascii="Arial" w:hAnsi="Arial"/>
      <w:szCs w:val="24"/>
      <w:lang w:eastAsia="en-US"/>
    </w:rPr>
  </w:style>
  <w:style w:type="paragraph" w:styleId="Cytat">
    <w:name w:val="Quote"/>
    <w:basedOn w:val="Normalny"/>
    <w:next w:val="Normalny"/>
    <w:link w:val="CytatZnak"/>
    <w:uiPriority w:val="29"/>
    <w:rsid w:val="00CF3A5D"/>
    <w:pPr>
      <w:overflowPunct/>
      <w:autoSpaceDE/>
      <w:autoSpaceDN/>
      <w:adjustRightInd/>
      <w:spacing w:before="120" w:after="120"/>
      <w:textAlignment w:val="auto"/>
    </w:pPr>
    <w:rPr>
      <w:rFonts w:ascii="Calibri" w:hAnsi="Calibri" w:cs="Arial"/>
      <w:i/>
      <w:iCs/>
      <w:color w:val="000000" w:themeColor="text1"/>
      <w:szCs w:val="22"/>
    </w:rPr>
  </w:style>
  <w:style w:type="character" w:customStyle="1" w:styleId="CytatZnak">
    <w:name w:val="Cytat Znak"/>
    <w:basedOn w:val="Domylnaczcionkaakapitu"/>
    <w:link w:val="Cytat"/>
    <w:uiPriority w:val="29"/>
    <w:rsid w:val="00CF3A5D"/>
    <w:rPr>
      <w:rFonts w:ascii="Calibri" w:hAnsi="Calibri" w:cs="Arial"/>
      <w:i/>
      <w:iCs/>
      <w:color w:val="000000" w:themeColor="text1"/>
      <w:lang w:eastAsia="en-US"/>
    </w:rPr>
  </w:style>
  <w:style w:type="paragraph" w:styleId="Cytatintensywny">
    <w:name w:val="Intense Quote"/>
    <w:basedOn w:val="Normalny"/>
    <w:next w:val="Normalny"/>
    <w:link w:val="CytatintensywnyZnak"/>
    <w:uiPriority w:val="30"/>
    <w:rsid w:val="00CF3A5D"/>
    <w:pPr>
      <w:pBdr>
        <w:bottom w:val="single" w:sz="4" w:space="4" w:color="4F81BD" w:themeColor="accent1"/>
      </w:pBdr>
      <w:overflowPunct/>
      <w:autoSpaceDE/>
      <w:autoSpaceDN/>
      <w:adjustRightInd/>
      <w:spacing w:before="200" w:after="280"/>
      <w:ind w:left="936" w:right="936"/>
      <w:textAlignment w:val="auto"/>
    </w:pPr>
    <w:rPr>
      <w:rFonts w:ascii="Calibri" w:hAnsi="Calibri" w:cs="Arial"/>
      <w:b/>
      <w:bCs/>
      <w:i/>
      <w:iCs/>
      <w:color w:val="4F81BD" w:themeColor="accent1"/>
      <w:szCs w:val="22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F3A5D"/>
    <w:rPr>
      <w:rFonts w:ascii="Calibri" w:hAnsi="Calibri" w:cs="Arial"/>
      <w:b/>
      <w:bCs/>
      <w:i/>
      <w:iCs/>
      <w:color w:val="4F81BD" w:themeColor="accent1"/>
      <w:lang w:eastAsia="en-US"/>
    </w:rPr>
  </w:style>
  <w:style w:type="character" w:styleId="Wyrnieniedelikatne">
    <w:name w:val="Subtle Emphasis"/>
    <w:uiPriority w:val="19"/>
    <w:rsid w:val="00CF3A5D"/>
    <w:rPr>
      <w:i/>
      <w:iCs/>
      <w:color w:val="808080" w:themeColor="text1" w:themeTint="7F"/>
    </w:rPr>
  </w:style>
  <w:style w:type="character" w:styleId="Wyrnienieintensywne">
    <w:name w:val="Intense Emphasis"/>
    <w:uiPriority w:val="21"/>
    <w:qFormat/>
    <w:rsid w:val="00CF3A5D"/>
    <w:rPr>
      <w:b/>
      <w:bCs/>
      <w:i/>
      <w:iCs/>
      <w:color w:val="4F81BD" w:themeColor="accent1"/>
    </w:rPr>
  </w:style>
  <w:style w:type="character" w:styleId="Odwoaniedelikatne">
    <w:name w:val="Subtle Reference"/>
    <w:uiPriority w:val="31"/>
    <w:rsid w:val="00CF3A5D"/>
    <w:rPr>
      <w:smallCaps/>
      <w:color w:val="C0504D" w:themeColor="accent2"/>
      <w:u w:val="single"/>
    </w:rPr>
  </w:style>
  <w:style w:type="character" w:styleId="Odwoanieintensywne">
    <w:name w:val="Intense Reference"/>
    <w:uiPriority w:val="32"/>
    <w:rsid w:val="00CF3A5D"/>
    <w:rPr>
      <w:b/>
      <w:bCs/>
      <w:smallCaps/>
      <w:color w:val="C0504D" w:themeColor="accent2"/>
      <w:spacing w:val="5"/>
      <w:u w:val="single"/>
    </w:rPr>
  </w:style>
  <w:style w:type="character" w:styleId="Tytuksiki">
    <w:name w:val="Book Title"/>
    <w:uiPriority w:val="33"/>
    <w:rsid w:val="00CF3A5D"/>
    <w:rPr>
      <w:b/>
      <w:b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CF3A5D"/>
    <w:pPr>
      <w:keepLines/>
      <w:pageBreakBefore w:val="0"/>
      <w:numPr>
        <w:numId w:val="0"/>
      </w:numPr>
      <w:tabs>
        <w:tab w:val="clear" w:pos="0"/>
      </w:tabs>
      <w:overflowPunct/>
      <w:autoSpaceDE/>
      <w:autoSpaceDN/>
      <w:adjustRightInd/>
      <w:spacing w:before="480" w:after="0"/>
      <w:textAlignment w:val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pl-PL" w:eastAsia="en-US"/>
    </w:rPr>
  </w:style>
  <w:style w:type="table" w:styleId="redniecieniowanie1akcent6">
    <w:name w:val="Medium Shading 1 Accent 6"/>
    <w:aliases w:val="DB Tabela"/>
    <w:basedOn w:val="Standardowy"/>
    <w:uiPriority w:val="63"/>
    <w:rsid w:val="00CF3A5D"/>
    <w:rPr>
      <w:rFonts w:ascii="Calibri" w:hAnsi="Calibri"/>
      <w:sz w:val="20"/>
      <w:szCs w:val="20"/>
      <w:lang w:eastAsia="en-US"/>
    </w:rPr>
    <w:tblPr>
      <w:tblStyleRowBandSize w:val="1"/>
      <w:tblStyleColBandSize w:val="1"/>
      <w:tblBorders>
        <w:top w:val="single" w:sz="8" w:space="0" w:color="FBD4B4" w:themeColor="accent6" w:themeTint="66"/>
        <w:left w:val="single" w:sz="8" w:space="0" w:color="FBD4B4" w:themeColor="accent6" w:themeTint="66"/>
        <w:bottom w:val="single" w:sz="8" w:space="0" w:color="FBD4B4" w:themeColor="accent6" w:themeTint="66"/>
        <w:right w:val="single" w:sz="8" w:space="0" w:color="FBD4B4" w:themeColor="accent6" w:themeTint="66"/>
        <w:insideH w:val="single" w:sz="8" w:space="0" w:color="FBD4B4" w:themeColor="accent6" w:themeTint="66"/>
        <w:insideV w:val="single" w:sz="8" w:space="0" w:color="FBD4B4" w:themeColor="accent6" w:themeTint="6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BD4B4" w:themeColor="accent6" w:themeTint="66"/>
          <w:left w:val="single" w:sz="8" w:space="0" w:color="FBD4B4" w:themeColor="accent6" w:themeTint="66"/>
          <w:bottom w:val="single" w:sz="8" w:space="0" w:color="FBD4B4" w:themeColor="accent6" w:themeTint="66"/>
          <w:right w:val="single" w:sz="8" w:space="0" w:color="FBD4B4" w:themeColor="accent6" w:themeTint="66"/>
          <w:insideH w:val="single" w:sz="8" w:space="0" w:color="FBD4B4" w:themeColor="accent6" w:themeTint="66"/>
          <w:insideV w:val="single" w:sz="8" w:space="0" w:color="FBD4B4" w:themeColor="accent6" w:themeTint="66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D4B4" w:themeColor="accent6" w:themeTint="66"/>
          <w:left w:val="single" w:sz="8" w:space="0" w:color="FBD4B4" w:themeColor="accent6" w:themeTint="66"/>
          <w:bottom w:val="single" w:sz="8" w:space="0" w:color="FBD4B4" w:themeColor="accent6" w:themeTint="66"/>
          <w:right w:val="single" w:sz="8" w:space="0" w:color="FBD4B4" w:themeColor="accent6" w:themeTint="66"/>
          <w:insideH w:val="single" w:sz="8" w:space="0" w:color="FBD4B4" w:themeColor="accent6" w:themeTint="66"/>
          <w:insideV w:val="single" w:sz="8" w:space="0" w:color="FBD4B4" w:themeColor="accent6" w:themeTint="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tblPr/>
      <w:tcPr>
        <w:tcBorders>
          <w:top w:val="single" w:sz="8" w:space="0" w:color="FBD4B4" w:themeColor="accent6" w:themeTint="66"/>
          <w:left w:val="single" w:sz="8" w:space="0" w:color="FBD4B4" w:themeColor="accent6" w:themeTint="66"/>
          <w:bottom w:val="single" w:sz="8" w:space="0" w:color="FBD4B4" w:themeColor="accent6" w:themeTint="66"/>
          <w:right w:val="single" w:sz="8" w:space="0" w:color="FBD4B4" w:themeColor="accent6" w:themeTint="66"/>
          <w:insideH w:val="single" w:sz="8" w:space="0" w:color="FBD4B4" w:themeColor="accent6" w:themeTint="66"/>
          <w:insideV w:val="single" w:sz="8" w:space="0" w:color="FBD4B4" w:themeColor="accent6" w:themeTint="6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BD4B4" w:themeColor="accent6" w:themeTint="66"/>
          <w:left w:val="single" w:sz="8" w:space="0" w:color="FBD4B4" w:themeColor="accent6" w:themeTint="66"/>
          <w:bottom w:val="single" w:sz="8" w:space="0" w:color="FBD4B4" w:themeColor="accent6" w:themeTint="66"/>
          <w:right w:val="single" w:sz="8" w:space="0" w:color="FBD4B4" w:themeColor="accent6" w:themeTint="66"/>
          <w:insideH w:val="single" w:sz="8" w:space="0" w:color="FBD4B4" w:themeColor="accent6" w:themeTint="66"/>
          <w:insideV w:val="single" w:sz="8" w:space="0" w:color="FBD4B4" w:themeColor="accent6" w:themeTint="66"/>
        </w:tcBorders>
      </w:tcPr>
    </w:tblStylePr>
  </w:style>
  <w:style w:type="table" w:styleId="rednialista1akcent6">
    <w:name w:val="Medium List 1 Accent 6"/>
    <w:basedOn w:val="Standardowy"/>
    <w:uiPriority w:val="65"/>
    <w:rsid w:val="00CF3A5D"/>
    <w:rPr>
      <w:rFonts w:ascii="Calibri" w:hAnsi="Calibri"/>
      <w:color w:val="000000" w:themeColor="text1"/>
      <w:sz w:val="20"/>
      <w:szCs w:val="20"/>
      <w:lang w:eastAsia="en-US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Kolorowasiatkaakcent6">
    <w:name w:val="Colorful Grid Accent 6"/>
    <w:basedOn w:val="Standardowy"/>
    <w:uiPriority w:val="73"/>
    <w:rsid w:val="00CF3A5D"/>
    <w:rPr>
      <w:rFonts w:ascii="Calibri" w:hAnsi="Calibri"/>
      <w:color w:val="000000" w:themeColor="text1"/>
      <w:sz w:val="20"/>
      <w:szCs w:val="20"/>
      <w:lang w:eastAsia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redniasiatka1akcent6">
    <w:name w:val="Medium Grid 1 Accent 6"/>
    <w:basedOn w:val="Standardowy"/>
    <w:uiPriority w:val="67"/>
    <w:rsid w:val="00CF3A5D"/>
    <w:rPr>
      <w:rFonts w:ascii="Calibri" w:hAnsi="Calibri"/>
      <w:sz w:val="20"/>
      <w:szCs w:val="20"/>
      <w:lang w:eastAsia="en-US"/>
    </w:r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redniecieniowanie2akcent1">
    <w:name w:val="Medium Shading 2 Accent 1"/>
    <w:basedOn w:val="Standardowy"/>
    <w:uiPriority w:val="64"/>
    <w:rsid w:val="00CF3A5D"/>
    <w:rPr>
      <w:rFonts w:ascii="Calibri" w:hAnsi="Calibri"/>
      <w:sz w:val="20"/>
      <w:szCs w:val="20"/>
      <w:lang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Jasnecieniowanieakcent3">
    <w:name w:val="Light Shading Accent 3"/>
    <w:basedOn w:val="Standardowy"/>
    <w:uiPriority w:val="60"/>
    <w:rsid w:val="009B6AFC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-Accent11">
    <w:name w:val="List Table 3 - Accent 11"/>
    <w:basedOn w:val="Standardowy"/>
    <w:uiPriority w:val="48"/>
    <w:rsid w:val="00830190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customStyle="1" w:styleId="UnresolvedMention1">
    <w:name w:val="Unresolved Mention1"/>
    <w:basedOn w:val="Domylnaczcionkaakapitu"/>
    <w:uiPriority w:val="99"/>
    <w:semiHidden/>
    <w:unhideWhenUsed/>
    <w:rsid w:val="00AC4842"/>
    <w:rPr>
      <w:color w:val="605E5C"/>
      <w:shd w:val="clear" w:color="auto" w:fill="E1DFDD"/>
    </w:rPr>
  </w:style>
  <w:style w:type="table" w:styleId="Tabelasiatki1jasnaakcent5">
    <w:name w:val="Grid Table 1 Light Accent 5"/>
    <w:basedOn w:val="Standardowy"/>
    <w:uiPriority w:val="46"/>
    <w:rsid w:val="001548C1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2akcent5">
    <w:name w:val="Grid Table 2 Accent 5"/>
    <w:basedOn w:val="Standardowy"/>
    <w:uiPriority w:val="47"/>
    <w:rsid w:val="001548C1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elasiatki2akcent1">
    <w:name w:val="Grid Table 2 Accent 1"/>
    <w:basedOn w:val="Standardowy"/>
    <w:uiPriority w:val="47"/>
    <w:rsid w:val="001548C1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asiatki6kolorowaakcent1">
    <w:name w:val="Grid Table 6 Colorful Accent 1"/>
    <w:basedOn w:val="Standardowy"/>
    <w:uiPriority w:val="51"/>
    <w:rsid w:val="001548C1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asiatki1jasnaakcent1">
    <w:name w:val="Grid Table 1 Light Accent 1"/>
    <w:basedOn w:val="Standardowy"/>
    <w:uiPriority w:val="46"/>
    <w:rsid w:val="001548C1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converted-space">
    <w:name w:val="apple-converted-space"/>
    <w:basedOn w:val="Domylnaczcionkaakapitu"/>
    <w:rsid w:val="00B41B78"/>
  </w:style>
  <w:style w:type="character" w:customStyle="1" w:styleId="redcolor">
    <w:name w:val="redcolor"/>
    <w:basedOn w:val="Domylnaczcionkaakapitu"/>
    <w:rsid w:val="00AC4049"/>
  </w:style>
  <w:style w:type="paragraph" w:customStyle="1" w:styleId="msonormal0">
    <w:name w:val="msonormal"/>
    <w:basedOn w:val="Normalny"/>
    <w:rsid w:val="00130E03"/>
    <w:pPr>
      <w:overflowPunct/>
      <w:autoSpaceDE/>
      <w:autoSpaceDN/>
      <w:adjustRightInd/>
      <w:spacing w:before="100" w:beforeAutospacing="1" w:after="100" w:afterAutospacing="1" w:line="240" w:lineRule="auto"/>
      <w:jc w:val="left"/>
      <w:textAlignment w:val="auto"/>
    </w:pPr>
    <w:rPr>
      <w:rFonts w:ascii="Times New Roman" w:hAnsi="Times New Roman"/>
      <w:sz w:val="24"/>
      <w:lang w:val="pl-PL" w:eastAsia="pl-PL"/>
    </w:rPr>
  </w:style>
  <w:style w:type="character" w:customStyle="1" w:styleId="octicon">
    <w:name w:val="octicon"/>
    <w:basedOn w:val="Domylnaczcionkaakapitu"/>
    <w:rsid w:val="00130E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8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9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12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0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3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4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4414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6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2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7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3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14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8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834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1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6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642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0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9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04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36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79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149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037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37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20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70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99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0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39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6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7.png"/><Relationship Id="rId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ACA607B-9AF0-0645-BBFD-FB8DB6A2E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23293</TotalTime>
  <Pages>142</Pages>
  <Words>22459</Words>
  <Characters>134757</Characters>
  <Application>Microsoft Office Word</Application>
  <DocSecurity>0</DocSecurity>
  <Lines>1122</Lines>
  <Paragraphs>313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Sieci Szerokopasmowe - ARM SA</vt:lpstr>
      <vt:lpstr>Sieci Szerokopasmowe - ARM SA</vt:lpstr>
    </vt:vector>
  </TitlesOfParts>
  <Company>DOTS</Company>
  <LinksUpToDate>false</LinksUpToDate>
  <CharactersWithSpaces>156903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Sieci Szerokopasmowe - ARM SA</dc:title>
  <dc:subject>CRM - Specyfikacja Procesów</dc:subject>
  <dc:creator>DOTS</dc:creator>
  <cp:keywords/>
  <dc:description/>
  <cp:lastModifiedBy>Agnieszka Kutowska</cp:lastModifiedBy>
  <cp:revision>105</cp:revision>
  <cp:lastPrinted>2022-11-22T09:09:00Z</cp:lastPrinted>
  <dcterms:created xsi:type="dcterms:W3CDTF">2023-01-25T15:27:00Z</dcterms:created>
  <dcterms:modified xsi:type="dcterms:W3CDTF">2023-03-30T09:48:00Z</dcterms:modified>
</cp:coreProperties>
</file>